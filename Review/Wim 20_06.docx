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55F28" w14:textId="77777777" w:rsidR="0044110D" w:rsidRDefault="00000000">
      <w:pPr>
        <w:spacing w:after="297" w:line="259" w:lineRule="auto"/>
        <w:ind w:left="0" w:firstLine="0"/>
        <w:jc w:val="center"/>
      </w:pPr>
      <w:r>
        <w:rPr>
          <w:sz w:val="29"/>
          <w:szCs w:val="29"/>
        </w:rPr>
        <w:t>A Novel Measure of Social Mobility</w:t>
      </w:r>
      <w:ins w:id="0" w:author="Wim Groot" w:date="2025-06-20T08:54:00Z">
        <w:r>
          <w:rPr>
            <w:sz w:val="29"/>
            <w:szCs w:val="29"/>
            <w:lang w:val="en-US"/>
          </w:rPr>
          <w:t xml:space="preserve"> with an </w:t>
        </w:r>
      </w:ins>
      <w:del w:id="1" w:author="Wim Groot" w:date="2025-06-20T08:54:00Z">
        <w:r>
          <w:rPr>
            <w:sz w:val="29"/>
            <w:szCs w:val="29"/>
          </w:rPr>
          <w:delText xml:space="preserve">: </w:delText>
        </w:r>
      </w:del>
      <w:r>
        <w:rPr>
          <w:sz w:val="29"/>
          <w:szCs w:val="29"/>
        </w:rPr>
        <w:t>Application to a Global Dataset</w:t>
      </w:r>
      <w:r>
        <w:rPr>
          <w:sz w:val="29"/>
          <w:szCs w:val="29"/>
          <w:vertAlign w:val="superscript"/>
        </w:rPr>
        <w:footnoteReference w:id="2"/>
      </w:r>
    </w:p>
    <w:p w14:paraId="1CB55F29" w14:textId="77777777" w:rsidR="0044110D" w:rsidRDefault="00000000">
      <w:pPr>
        <w:spacing w:after="172" w:line="266" w:lineRule="auto"/>
        <w:ind w:left="15" w:right="15" w:hanging="10"/>
        <w:jc w:val="center"/>
      </w:pPr>
      <w:r>
        <w:t>Khanh Duong</w:t>
      </w:r>
      <w:r>
        <w:rPr>
          <w:vertAlign w:val="superscript"/>
        </w:rPr>
        <w:t>a,</w:t>
      </w:r>
      <w:r>
        <w:rPr>
          <w:rFonts w:ascii="Arial Unicode MS" w:hAnsi="Arial Unicode MS"/>
          <w:vertAlign w:val="superscript"/>
        </w:rPr>
        <w:t>∗</w:t>
      </w:r>
      <w:r>
        <w:t>, Wim Groot</w:t>
      </w:r>
      <w:r>
        <w:rPr>
          <w:vertAlign w:val="superscript"/>
        </w:rPr>
        <w:t>a</w:t>
      </w:r>
      <w:r>
        <w:t>, Kristof De Witte</w:t>
      </w:r>
      <w:r>
        <w:rPr>
          <w:vertAlign w:val="superscript"/>
        </w:rPr>
        <w:t>a,b</w:t>
      </w:r>
    </w:p>
    <w:p w14:paraId="1CB55F2A" w14:textId="77777777" w:rsidR="0044110D" w:rsidRDefault="00000000">
      <w:pPr>
        <w:spacing w:after="477" w:line="269" w:lineRule="auto"/>
        <w:ind w:left="1406" w:right="1406" w:firstLine="0"/>
        <w:jc w:val="center"/>
      </w:pPr>
      <w:r>
        <w:rPr>
          <w:i/>
          <w:iCs/>
          <w:sz w:val="18"/>
          <w:szCs w:val="18"/>
          <w:vertAlign w:val="superscript"/>
        </w:rPr>
        <w:t>a</w:t>
      </w:r>
      <w:r>
        <w:rPr>
          <w:i/>
          <w:iCs/>
          <w:sz w:val="18"/>
          <w:szCs w:val="18"/>
        </w:rPr>
        <w:t xml:space="preserve">UNU-MERIT, Boschstraat 24, 6211 AX, Maastricht, The Netherlands </w:t>
      </w:r>
      <w:r>
        <w:rPr>
          <w:i/>
          <w:iCs/>
          <w:sz w:val="18"/>
          <w:szCs w:val="18"/>
          <w:vertAlign w:val="superscript"/>
        </w:rPr>
        <w:t>b</w:t>
      </w:r>
      <w:r>
        <w:rPr>
          <w:i/>
          <w:iCs/>
          <w:sz w:val="18"/>
          <w:szCs w:val="18"/>
        </w:rPr>
        <w:t>Faculty of Economics and Business KU Leuven, Naamsestraat 69, 3000, Leuven, Belgium</w:t>
      </w:r>
    </w:p>
    <w:p w14:paraId="1CB55F2B" w14:textId="77777777" w:rsidR="0044110D" w:rsidRDefault="00000000">
      <w:pPr>
        <w:spacing w:after="244" w:line="259" w:lineRule="auto"/>
        <w:ind w:left="0" w:right="0" w:firstLine="0"/>
        <w:jc w:val="left"/>
      </w:pPr>
      <w:r>
        <w:rPr>
          <w:noProof/>
        </w:rPr>
        <mc:AlternateContent>
          <mc:Choice Requires="wps">
            <w:drawing>
              <wp:inline distT="0" distB="0" distL="0" distR="0" wp14:anchorId="1CB5682D" wp14:editId="1CB5682E">
                <wp:extent cx="5921401" cy="0"/>
                <wp:effectExtent l="0" t="0" r="0" b="0"/>
                <wp:docPr id="1073741825" name="officeArt object" descr="Shape 19"/>
                <wp:cNvGraphicFramePr/>
                <a:graphic xmlns:a="http://schemas.openxmlformats.org/drawingml/2006/main">
                  <a:graphicData uri="http://schemas.microsoft.com/office/word/2010/wordprocessingShape">
                    <wps:wsp>
                      <wps:cNvCnPr/>
                      <wps:spPr>
                        <a:xfrm>
                          <a:off x="0" y="0"/>
                          <a:ext cx="5921401" cy="0"/>
                        </a:xfrm>
                        <a:prstGeom prst="line">
                          <a:avLst/>
                        </a:prstGeom>
                        <a:noFill/>
                        <a:ln w="5055" cap="flat">
                          <a:solidFill>
                            <a:srgbClr val="000000"/>
                          </a:solidFill>
                          <a:prstDash val="solid"/>
                          <a:miter lim="127000"/>
                        </a:ln>
                        <a:effectLst/>
                      </wps:spPr>
                      <wps:bodyPr/>
                    </wps:wsp>
                  </a:graphicData>
                </a:graphic>
              </wp:inline>
            </w:drawing>
          </mc:Choice>
          <mc:Fallback>
            <w:pict>
              <v:line id="_x0000_s1026" style="visibility:visible;width:466.3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p>
    <w:p w14:paraId="1CB55F2C" w14:textId="77777777" w:rsidR="0044110D" w:rsidRDefault="00000000">
      <w:pPr>
        <w:pStyle w:val="Heading1"/>
        <w:ind w:right="0"/>
      </w:pPr>
      <w:r>
        <w:t>Abstract</w:t>
      </w:r>
    </w:p>
    <w:p w14:paraId="1CB55F2D" w14:textId="77777777" w:rsidR="0044110D" w:rsidRDefault="00000000">
      <w:pPr>
        <w:spacing w:after="146"/>
        <w:ind w:left="0" w:right="0" w:firstLine="0"/>
      </w:pPr>
      <w:r>
        <w:t xml:space="preserve">Although social mobility is often associated with equality of opportunity, its precise meaning remains ambiguous. Consequently, the measurement of social mobility is problematic as well. This paper examines two key challenges in measuring social mobility: the directionality problem and the difficulty problem. The directionality problem arises </w:t>
      </w:r>
      <w:ins w:id="2" w:author="Wim Groot" w:date="2025-06-20T09:00:00Z">
        <w:r>
          <w:rPr>
            <w:lang w:val="en-US"/>
          </w:rPr>
          <w:t>because</w:t>
        </w:r>
      </w:ins>
      <w:del w:id="3" w:author="Wim Groot" w:date="2025-06-20T09:00:00Z">
        <w:r>
          <w:delText>when</w:delText>
        </w:r>
      </w:del>
      <w:r>
        <w:t xml:space="preserve"> social fluidity—defined as the independence of socioeconomic outcomes from parental status—does not necessarily reflect true progress, particularly in cases of downward mobility. The difficulty problem occurs when the effort required for mobility is not properly accounted for, as it varies significantly across different social contexts. Relative mobility is often affected by the directionality problem, while absolute mobility is subject to the difficulty problem. Local measures focusing on disadvantaged groups may offer valuable insights but fail to capture the complete national picture. They are also less effective in developed countries, where most of the population is already well-educated, making global comparisons more challenging. To address these problems, this paper introduces a new index called the "Progress Gap," which quantifies the gap—interpreted as the national </w:t>
      </w:r>
      <w:ins w:id="4" w:author="Wim Groot" w:date="2025-06-20T09:02:00Z">
        <w:r>
          <w:rPr>
            <w:lang w:val="en-US"/>
          </w:rPr>
          <w:t>challenge</w:t>
        </w:r>
      </w:ins>
      <w:del w:id="5" w:author="Wim Groot" w:date="2025-06-20T09:02:00Z">
        <w:r>
          <w:delText>effort</w:delText>
        </w:r>
      </w:del>
      <w:r>
        <w:t>—between the actual transition matrix and a predefined target tailored to each country’s context. By design, this index is independent of country-specific factors, enabling more consistent comparisons. It offers a more rigorous and meaningful assessment of social mobility in education on a global scale, contributing to a deeper understanding of inclusive growth.</w:t>
      </w:r>
    </w:p>
    <w:p w14:paraId="1CB55F2E" w14:textId="77777777" w:rsidR="0044110D" w:rsidRDefault="00000000">
      <w:pPr>
        <w:ind w:left="0" w:right="569" w:firstLine="0"/>
      </w:pPr>
      <w:r>
        <w:rPr>
          <w:i/>
          <w:iCs/>
        </w:rPr>
        <w:t xml:space="preserve">Keywords: </w:t>
      </w:r>
      <w:r>
        <w:t xml:space="preserve">Social mobility, Equality of opportunity, Educational progress, Measurement issues </w:t>
      </w:r>
      <w:r>
        <w:rPr>
          <w:i/>
          <w:iCs/>
        </w:rPr>
        <w:t xml:space="preserve">JEL: </w:t>
      </w:r>
      <w:r>
        <w:t>I24, D63, O15</w:t>
      </w:r>
    </w:p>
    <w:p w14:paraId="1CB55F2F" w14:textId="77777777" w:rsidR="0044110D" w:rsidRDefault="00000000">
      <w:pPr>
        <w:spacing w:after="602" w:line="259" w:lineRule="auto"/>
        <w:ind w:left="0" w:right="0" w:firstLine="0"/>
        <w:jc w:val="left"/>
      </w:pPr>
      <w:r>
        <w:rPr>
          <w:noProof/>
        </w:rPr>
        <mc:AlternateContent>
          <mc:Choice Requires="wps">
            <w:drawing>
              <wp:inline distT="0" distB="0" distL="0" distR="0" wp14:anchorId="1CB5682F" wp14:editId="1CB56830">
                <wp:extent cx="5921401" cy="0"/>
                <wp:effectExtent l="0" t="0" r="0" b="0"/>
                <wp:docPr id="1073741826" name="officeArt object" descr="Shape 61"/>
                <wp:cNvGraphicFramePr/>
                <a:graphic xmlns:a="http://schemas.openxmlformats.org/drawingml/2006/main">
                  <a:graphicData uri="http://schemas.microsoft.com/office/word/2010/wordprocessingShape">
                    <wps:wsp>
                      <wps:cNvCnPr/>
                      <wps:spPr>
                        <a:xfrm>
                          <a:off x="0" y="0"/>
                          <a:ext cx="5921401" cy="0"/>
                        </a:xfrm>
                        <a:prstGeom prst="line">
                          <a:avLst/>
                        </a:prstGeom>
                        <a:noFill/>
                        <a:ln w="5055" cap="flat">
                          <a:solidFill>
                            <a:srgbClr val="000000"/>
                          </a:solidFill>
                          <a:prstDash val="solid"/>
                          <a:miter lim="127000"/>
                        </a:ln>
                        <a:effectLst/>
                      </wps:spPr>
                      <wps:bodyPr/>
                    </wps:wsp>
                  </a:graphicData>
                </a:graphic>
              </wp:inline>
            </w:drawing>
          </mc:Choice>
          <mc:Fallback>
            <w:pict>
              <v:line id="_x0000_s1027" style="visibility:visible;width:466.3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p>
    <w:p w14:paraId="1CB55F30" w14:textId="77777777" w:rsidR="0044110D" w:rsidRDefault="00000000">
      <w:pPr>
        <w:pStyle w:val="Heading1"/>
        <w:numPr>
          <w:ilvl w:val="0"/>
          <w:numId w:val="2"/>
        </w:numPr>
        <w:spacing w:after="163"/>
      </w:pPr>
      <w:r>
        <w:t>Introduction</w:t>
      </w:r>
    </w:p>
    <w:p w14:paraId="1CB55F31" w14:textId="77777777" w:rsidR="0044110D" w:rsidRDefault="00000000">
      <w:pPr>
        <w:spacing w:after="0"/>
        <w:ind w:left="0" w:right="0" w:firstLine="324"/>
      </w:pPr>
      <w:r>
        <w:t>"Every day, nearly 400,000 babies are born around the world. None of them get to choose their gender, race, place of birth, or the social and economic conditions of their families. Life’s starting point is a lottery. But the future needn’t be left to chance," said Kristalina Georgieva, Chief Executive Officer of the World Bank, in their report on global intergenerational mobility (Narayan et al., 2018). All parents, but especially those in the poorest segments of society in low-income countries, hope their children will have a better life than they have. And every child in those circumstances aspires to social mobility—to break free from the constraints imposed by their birth. This idea was once called the "American Dream," but the ideal has long transcended American borders, instilling hope in children struggling in poverty around the world. A more precise term for it is intergenerational mobility. However, a dream is just a dream when, as the World Bank report shows, upward mobility remains elusive for the poor, especially in developing countries (Narayan et al., 2018). Even in the so-called "land of opportunity," the U.S., opportunities for social mobility are not evenly distributed, as Chetty et al. (2014) has pointed out. This raises the question: Is our current progress fair?—the very theme of the report mentioned above (Narayan et al., 2018). It also reinforces the call for equality of opportunity, as existing inequalities deepen disparities and suppress mobility, a pattern captured by what we now call the "Great Gatsby curve.</w:t>
      </w:r>
      <w:commentRangeStart w:id="6"/>
      <w:r>
        <w:t>"</w:t>
      </w:r>
      <w:commentRangeEnd w:id="6"/>
      <w:r>
        <w:commentReference w:id="6"/>
      </w:r>
    </w:p>
    <w:p w14:paraId="1CB55F32" w14:textId="77777777" w:rsidR="0044110D" w:rsidRDefault="00000000">
      <w:pPr>
        <w:spacing w:after="63"/>
        <w:ind w:left="0" w:right="0" w:firstLine="324"/>
      </w:pPr>
      <w:r>
        <w:t>Patterns of mobility vary widely across countries and over time. Nordic countries such as Denmark, Finland, Norway, and Sweden consistently rank high in both income and educational mobility, while countries in South America and Southern Europe—such as Brazil, Italy, Portugal, and Spain—tend to</w:t>
      </w:r>
      <w:ins w:id="7" w:author="Wim Groot" w:date="2025-06-20T09:07:00Z">
        <w:r>
          <w:rPr>
            <w:lang w:val="en-US"/>
          </w:rPr>
          <w:t xml:space="preserve"> have</w:t>
        </w:r>
      </w:ins>
      <w:del w:id="8" w:author="Wim Groot" w:date="2025-06-20T09:07:00Z">
        <w:r>
          <w:delText xml:space="preserve"> show</w:delText>
        </w:r>
      </w:del>
      <w:r>
        <w:t xml:space="preserve"> lower mobility, with high educational persistence observed in Portugal (Apouey et al., 2023; Blanden, 2013; Di Paolo et al., 2013). The United States displays lower relative income mobility than many high-income European nations, although earlier periods report higher social class mobility, subject to measurement caveats (Blanden, 2013; Deutscher &amp; Mazumder, 2023). Developing economies generally exhibit lower absolute and relative educational mobility than high-income economies, though regional variation is substantial; East Asia performs notably better than Sub-Saharan Africa (Narayan et al., 2018). At the global level, mobility is lower than in the average country, highlighting the critical role of national context (Van der Weide et al., 2024). Gender differences further complicate the picture: in countries like Portugal and Russia, women may show higher income mobility than men, although results are mixed (Borisov &amp; Pissarides, 2020; ClementeCasinhas et al., 2025). In education, girls in developing countries are closing gaps with boys (Narayan et al., 2018) and have surpassed them on some measures in high-income countries (Van der Weide et al., 2024), with mother-child mobility often exceeding that from fathers in parts of Europe (Apouey et al., 2023). Over time, mobility trends also shift. Absolute income mobility in the U.S. declined for cohorts born from 1940 to 1984 (Narayan et al., 2018), while Europe saw rising educational mobility, especially where initial levels were low, and stable rates in already mobile nations like those in the Nordics (Di Paolo et al., 2013). Globally, inequality-sensitive measures</w:t>
      </w:r>
      <w:r>
        <w:rPr>
          <w:vertAlign w:val="superscript"/>
        </w:rPr>
        <w:footnoteReference w:id="3"/>
      </w:r>
      <w:r>
        <w:rPr>
          <w:vertAlign w:val="superscript"/>
        </w:rPr>
        <w:t xml:space="preserve"> </w:t>
      </w:r>
      <w:r>
        <w:t>of mobility show an upward trend, whereas inequality-invariant indicators</w:t>
      </w:r>
      <w:r>
        <w:rPr>
          <w:vertAlign w:val="superscript"/>
        </w:rPr>
        <w:t xml:space="preserve">2 </w:t>
      </w:r>
      <w:r>
        <w:t>remain largely flat (Van der Weide et al., 2024).</w:t>
      </w:r>
    </w:p>
    <w:p w14:paraId="1CB55F33" w14:textId="77777777" w:rsidR="0044110D" w:rsidRDefault="00000000">
      <w:pPr>
        <w:spacing w:after="0"/>
        <w:ind w:left="0" w:right="0" w:firstLine="324"/>
      </w:pPr>
      <w:r>
        <w:t>Conceptually, mobility measures differ along several dimensions. First, absolute mobility reflects whether children attain higher living standards than their parents, often measured by the probability of exceeding parental income, and is strictly increasing in child incomes (Narayan et al., 2018). In contrast, relative mobility captures the extent to which children’s socioeconomic outcomes are independent of their parents’, measured by indicators like intergenerational income elasticity (IGE) and rank-rank slopes (Clemente-Casinhas et al., 2025), which are homogeneous of degree zero in child incomes. These two types of mobility are not mutually dependent; societies can exhibit one without the other. Global measures summarize mobility across the full joint distribution of parent-child outcomes, while local measures target specific segments, such as the poor or the affluent, using tools like conditional expected ranks or directional rank mobility (Deutscher &amp; Mazumder, 2023). Some measures rely solely on the joint density of parent and child income, while others incorporate broader family and contextual factors, such as sibling correlations (Bingley &amp; Cappellari, 2019; Solon et al., 1991) or inequality of opportunity metrics (Björklund et al., 2012; Mitnik et al., 2020; Peragine, Ferreira, et al., 2015). Another distinction is between origin independence—minimized when parent-child income correlation is low—and movement-based measures that capture total generational income changes, including exchange mobility</w:t>
      </w:r>
      <w:r>
        <w:rPr>
          <w:vertAlign w:val="superscript"/>
        </w:rPr>
        <w:footnoteReference w:id="4"/>
      </w:r>
      <w:r>
        <w:rPr>
          <w:vertAlign w:val="superscript"/>
        </w:rPr>
        <w:t xml:space="preserve"> </w:t>
      </w:r>
      <w:r>
        <w:t>(Ray &amp; Genicot, 2023). The choice of outcome metric also matters; mobility can be measured in income, education, or social class, with rank-based measures classified as absolute or relative depending on the benchmark (Blanden, 2013). Educational mobility often uses ordinal categories, while social class mobility may reflect distinct persistence mechanisms. Finally, estimates are sensitive to data and methodological choices, as long-run income is often unavailable and requires lifecycle adjustments (Blanden, 2013; Clemente-Casinhas et al., 2025); administrative data provide greater precision than surveys (Ray &amp; Genicot, 2023); cross-country comparisons must address differences in education and class measures (Blanden, 2013), as well as co-residency and sibling bias (Ahsan et al., 2025), and gender effects (Hu &amp; Qian, 2023).</w:t>
      </w:r>
    </w:p>
    <w:p w14:paraId="1CB55F34" w14:textId="77777777" w:rsidR="0044110D" w:rsidRDefault="00000000">
      <w:pPr>
        <w:spacing w:after="0"/>
        <w:ind w:left="0" w:right="0" w:firstLine="324"/>
      </w:pPr>
      <w:r>
        <w:t>Intergenerational mobility is widely viewed as a marker of fairness and opportunity in society, shaping how individuals perceive the legitimacy of economic systems and the role of effort in life outcomes. Accurate measurement is therefore not only an academic concern but central to informing policies that aim to reduce inequality and promote social progress. However, existing metrics often fall short in capturing the full complexity of mobility. Relative measures—such as intergenerational elasticity, rank correlations, and transition matrices—indicate how closely children’s outcomes track those of their parents, but they fail to distinguish upward from downward movement. This leads to the directionality problem, where a society marked by downward mobility may appear just as mobile as one experiencing upward progress, thus obscuring whether mobility reflects genuine advancement or decline. Absolute measures—such as the share of children surpassing their parents in education—face their own issues. The ceiling problem limits measured mobility in highly educated societies, while the difficulty problem arises when aggregate figures mask variation in how far or how hard individuals have had to move. Local indicators, like bottom-to-top mobility, offer partial fixes but lose interpretive power where high attainment is widespread. Relying on these imperfect metrics risks drawing flawed conclusions about which societies are improving and which policies are effective, potentially misguiding public investment and weakening trust in institutional reforms. To address these limitations, a movement-based framework disaggregates mobility into upward, downward, and total components using weighted, inequality-sensitive measures that reflect both the direction and intensity of movement. By distinguishing gross from net mobility—adjusting for structural differences in educational distributions—this approach isolates true progress from composition effects, enabling more meaningful cross-country comparisons and clearer evaluations of policy effort.</w:t>
      </w:r>
    </w:p>
    <w:p w14:paraId="1CB55F35" w14:textId="77777777" w:rsidR="0044110D" w:rsidRDefault="00000000">
      <w:pPr>
        <w:spacing w:after="297"/>
        <w:ind w:left="0" w:right="0" w:firstLine="324"/>
      </w:pPr>
      <w:r>
        <w:t>The next section (Section 2) reviews the social mobility measures commonly used in cross-national reports on intergenerational mobility. It concludes by highlighting the gap between the desired measurement of social progress and the challenges posed by the difficulty and directionality problems. Section 3 then details the construction of a novel approach to address this gap. This methodology is applied to the recently released global database on intergenerational mobility from the World Bank, demonstrating how our index better captures social mobility (toward to equality of opportunity) compared to existing measures (see Section 4). The paper concludes with a discussion of its contributions to the field and potential directions for future research (see Section 5).</w:t>
      </w:r>
    </w:p>
    <w:p w14:paraId="1CB55F36" w14:textId="77777777" w:rsidR="0044110D" w:rsidRDefault="00000000">
      <w:pPr>
        <w:pStyle w:val="Heading1"/>
        <w:numPr>
          <w:ilvl w:val="0"/>
          <w:numId w:val="2"/>
        </w:numPr>
      </w:pPr>
      <w:r>
        <w:t>Current measures of social mobility</w:t>
      </w:r>
    </w:p>
    <w:p w14:paraId="1CB55F37" w14:textId="77777777" w:rsidR="0044110D" w:rsidRDefault="00000000">
      <w:pPr>
        <w:spacing w:after="0"/>
        <w:ind w:left="0" w:right="0" w:firstLine="324"/>
      </w:pPr>
      <w:r>
        <w:t xml:space="preserve">Recent research demonstrates a wide range of intergenerational mobility measures applied across different contexts and data sources. Deutscher and Mazumder (2023) analyze 19 mobility metrics using Australian tax data, linking global, local, absolute, and relative measures, and reference key studies like Chetty et al. (2014) on rank-based estimators in the U.S. Regional studies include work on Sweden (Heidrich, 2017), Canada (Corak, 2020), Italy (Acciari et al., 2022), and Nordic countries examining policy impacts (Bütikofer et al., 2025; Nybom &amp; Stuhler, 2017; Pekkarinen et al., 2009). Sibling correlations (Björklund et al., 2010; Mazumder, 2008) and inequality of opportunity indices (Mitnik et al., 2020) further enrich the analysis. Blanden (2013) summarizes </w:t>
      </w:r>
      <w:ins w:id="9" w:author="Wim Groot" w:date="2025-06-20T09:13:00Z">
        <w:r>
          <w:rPr>
            <w:lang w:val="en-US"/>
          </w:rPr>
          <w:t>the evidence on the</w:t>
        </w:r>
      </w:ins>
      <w:del w:id="10" w:author="Wim Groot" w:date="2025-06-20T09:13:00Z">
        <w:r>
          <w:delText xml:space="preserve">international </w:delText>
        </w:r>
      </w:del>
      <w:ins w:id="11" w:author="Wim Groot" w:date="2025-06-20T09:13:00Z">
        <w:r>
          <w:rPr>
            <w:lang w:val="en-US"/>
          </w:rPr>
          <w:t xml:space="preserve"> </w:t>
        </w:r>
      </w:ins>
      <w:del w:id="12" w:author="Wim Groot" w:date="2025-06-20T09:13:00Z">
        <w:r>
          <w:delText xml:space="preserve">use of </w:delText>
        </w:r>
      </w:del>
      <w:r>
        <w:t xml:space="preserve">intergenerational income elasticity (IGE) and schooling persistence across multiple countries, while Di Paolo et al. (2013) and Apouey et al. (2023) develop new combined and ordinal mobility indices </w:t>
      </w:r>
      <w:ins w:id="13" w:author="Wim Groot" w:date="2025-06-20T09:13:00Z">
        <w:r>
          <w:rPr>
            <w:lang w:val="en-US"/>
          </w:rPr>
          <w:t xml:space="preserve">and </w:t>
        </w:r>
      </w:ins>
      <w:r>
        <w:t>appl</w:t>
      </w:r>
      <w:ins w:id="14" w:author="Wim Groot" w:date="2025-06-20T09:13:00Z">
        <w:r>
          <w:rPr>
            <w:lang w:val="en-US"/>
          </w:rPr>
          <w:t>y these</w:t>
        </w:r>
      </w:ins>
      <w:del w:id="15" w:author="Wim Groot" w:date="2025-06-20T09:13:00Z">
        <w:r>
          <w:delText>ied</w:delText>
        </w:r>
      </w:del>
      <w:r>
        <w:t xml:space="preserve"> to European data. Ray and Genicot (2023) propose a panel-independent upward mobility measure studied in Brazil, India, and France. The Global Database on Intergenerational Mobility (Van der Weide et al., 2024) compiles educational mobility for 153 economies using di</w:t>
      </w:r>
      <w:proofErr w:type="spellStart"/>
      <w:ins w:id="16" w:author="Wim Groot" w:date="2025-06-20T09:14:00Z">
        <w:r>
          <w:rPr>
            <w:lang w:val="en-US"/>
          </w:rPr>
          <w:t>fferent</w:t>
        </w:r>
      </w:ins>
      <w:proofErr w:type="spellEnd"/>
      <w:del w:id="17" w:author="Wim Groot" w:date="2025-06-20T09:14:00Z">
        <w:r>
          <w:delText>verse</w:delText>
        </w:r>
      </w:del>
      <w:r>
        <w:t xml:space="preserve"> metrics. These examples show the extensive use of </w:t>
      </w:r>
      <w:ins w:id="18" w:author="Wim Groot" w:date="2025-06-20T09:14:00Z">
        <w:r>
          <w:rPr>
            <w:lang w:val="en-US"/>
          </w:rPr>
          <w:t>different</w:t>
        </w:r>
      </w:ins>
      <w:del w:id="19" w:author="Wim Groot" w:date="2025-06-20T09:14:00Z">
        <w:r>
          <w:delText>varied</w:delText>
        </w:r>
      </w:del>
      <w:r>
        <w:t xml:space="preserve"> indices to capture different aspects of mobility, relying on large administrative or survey data and </w:t>
      </w:r>
      <w:ins w:id="20" w:author="Wim Groot" w:date="2025-06-20T09:15:00Z">
        <w:r>
          <w:rPr>
            <w:lang w:val="en-US"/>
          </w:rPr>
          <w:t xml:space="preserve">the </w:t>
        </w:r>
      </w:ins>
      <w:r>
        <w:t>continuing</w:t>
      </w:r>
      <w:del w:id="21" w:author="Wim Groot" w:date="2025-06-20T09:15:00Z">
        <w:r>
          <w:delText xml:space="preserve"> to evolve</w:delText>
        </w:r>
      </w:del>
      <w:r>
        <w:t xml:space="preserve"> methodologically</w:t>
      </w:r>
      <w:ins w:id="22" w:author="Wim Groot" w:date="2025-06-20T09:15:00Z">
        <w:r>
          <w:rPr>
            <w:lang w:val="en-US"/>
          </w:rPr>
          <w:t xml:space="preserve"> evolution of these indices</w:t>
        </w:r>
      </w:ins>
      <w:r>
        <w:t>.</w:t>
      </w:r>
    </w:p>
    <w:p w14:paraId="1CB55F38" w14:textId="77777777" w:rsidR="0044110D" w:rsidRDefault="00000000">
      <w:pPr>
        <w:spacing w:after="222"/>
        <w:ind w:left="0" w:right="0" w:firstLine="324"/>
      </w:pPr>
      <w:r>
        <w:t xml:space="preserve">Social mobility is measured </w:t>
      </w:r>
      <w:ins w:id="23" w:author="Wim Groot" w:date="2025-06-20T09:15:00Z">
        <w:r>
          <w:rPr>
            <w:lang w:val="en-US"/>
          </w:rPr>
          <w:t>by</w:t>
        </w:r>
      </w:ins>
      <w:del w:id="24" w:author="Wim Groot" w:date="2025-06-20T09:15:00Z">
        <w:r>
          <w:delText>through</w:delText>
        </w:r>
      </w:del>
      <w:r>
        <w:t xml:space="preserve"> several approaches—most commonly </w:t>
      </w:r>
      <w:ins w:id="25" w:author="Wim Groot" w:date="2025-06-20T09:15:00Z">
        <w:r>
          <w:rPr>
            <w:lang w:val="en-US"/>
          </w:rPr>
          <w:t>using</w:t>
        </w:r>
      </w:ins>
      <w:del w:id="26" w:author="Wim Groot" w:date="2025-06-20T09:15:00Z">
        <w:r>
          <w:delText>via</w:delText>
        </w:r>
      </w:del>
      <w:r>
        <w:t xml:space="preserve"> continuous earnings data, categorical occupational classifications, and ordinal educational transition matrices—each offering distinct insights. Earnings-based measures like the intergenerational income elasticity (IGE) provide numerical precision and capture persistence, but they suffer from lifecycle bias (Deutscher &amp; Mazumder, 2023), attenuation due to income volatility (Clemente-Casinhas et al., 2025), and require reliable multi-year income data (Blanden, 2013), often unavailable outside a few high-income countries. Occupational measures, while easier to collect and less sensitive to age-related variation, face challenges due to classification inconsistencies and the lack of strict hierarchical ordering across categories, which complicates cross-national comparability (Blanden, 2013). In contrast, education-based transition matrices offer a stable, clearly ordered metric of mobility. Educational attainment does not vary over the life course and aligns well with social stratification (Van der Weide et al., 2024). Data on parental education is more widely available and more</w:t>
      </w:r>
      <w:del w:id="27" w:author="Wim Groot" w:date="2025-06-20T09:16:00Z">
        <w:r>
          <w:delText xml:space="preserve"> consistently</w:delText>
        </w:r>
      </w:del>
      <w:r>
        <w:t xml:space="preserve"> comparable across countries due to frameworks like ISCED (Narayan et al., 2018). These matrices allow</w:t>
      </w:r>
      <w:ins w:id="28" w:author="Wim Groot" w:date="2025-06-20T09:16:00Z">
        <w:r>
          <w:rPr>
            <w:lang w:val="en-US"/>
          </w:rPr>
          <w:t xml:space="preserve"> for the</w:t>
        </w:r>
      </w:ins>
      <w:r>
        <w:t xml:space="preserve"> analysis of upward and downward mobility probabilities and support new indices sensitive to inequality (Apouey et al., 2023). Despite limitations such as ceiling effects and possible diploma inflation, educational mobility remains a strong proxy for social status persistence and is widely used in global databases like the Global Database on Intergenerational Mobility (GDIM), making it the most practical and scalable approach for international comparisons (Narayan et al., 2018).</w:t>
      </w:r>
    </w:p>
    <w:p w14:paraId="1CB55F39" w14:textId="77777777" w:rsidR="0044110D" w:rsidRDefault="00000000">
      <w:pPr>
        <w:ind w:left="0" w:right="0" w:firstLine="0"/>
      </w:pPr>
      <w:del w:id="29" w:author="Wim Groot" w:date="2025-06-20T09:17:00Z">
        <w:r>
          <w:rPr>
            <w:i/>
            <w:iCs/>
          </w:rPr>
          <w:delText xml:space="preserve">Common measures. </w:delText>
        </w:r>
      </w:del>
      <w:r>
        <w:t xml:space="preserve">Intergenerational mobility in education can be assessed through two key concepts: absolute mobility and relative mobility. Acknowledging the World Bank as a global leader in measuring intergenerational mobility (Narayan et al., 2018; Van der Weide et al., 2024), this study primarily adopts </w:t>
      </w:r>
      <w:ins w:id="30" w:author="Wim Groot" w:date="2025-06-20T09:17:00Z">
        <w:r>
          <w:rPr>
            <w:lang w:val="en-US"/>
          </w:rPr>
          <w:t>this</w:t>
        </w:r>
      </w:ins>
      <w:del w:id="31" w:author="Wim Groot" w:date="2025-06-20T09:17:00Z">
        <w:r>
          <w:delText>its</w:delText>
        </w:r>
      </w:del>
      <w:r>
        <w:t xml:space="preserve"> methodological framework</w:t>
      </w:r>
      <w:r>
        <w:rPr>
          <w:vertAlign w:val="superscript"/>
        </w:rPr>
        <w:footnoteReference w:id="5"/>
      </w:r>
      <w:r>
        <w:t xml:space="preserve">, as illustrated in Table 1. Absolute mobility measures the proportion of individuals who achieve a higher education level than their parents. Two key indicators for this are </w:t>
      </w:r>
      <w:r>
        <w:rPr>
          <w:i/>
          <w:iCs/>
        </w:rPr>
        <w:t>CAT</w:t>
      </w:r>
      <w:r>
        <w:t xml:space="preserve">, which calculates the probability that a child surpasses their parents’ education level assuming the parents did not complete university, and </w:t>
      </w:r>
      <w:r>
        <w:rPr>
          <w:i/>
          <w:iCs/>
        </w:rPr>
        <w:t>MIX</w:t>
      </w:r>
      <w:r>
        <w:t xml:space="preserve">, which includes both children who exceed their parents’ education and those who reach university if at least one parent did. In contrast, relative mobility focuses on how much a child’s education is influenced by their parents’ education. The lower the dependency on parents’ education, the higher the relative mobility. This is often measured with statistical indicators such as </w:t>
      </w:r>
      <w:r>
        <w:rPr>
          <w:i/>
          <w:iCs/>
        </w:rPr>
        <w:t>1-COR</w:t>
      </w:r>
      <w:r>
        <w:t xml:space="preserve">, which calculates one minus the correlation between parents’ and children’s years of schooling, and </w:t>
      </w:r>
      <w:r>
        <w:rPr>
          <w:i/>
          <w:iCs/>
        </w:rPr>
        <w:t>1-BETA</w:t>
      </w:r>
      <w:r>
        <w:t xml:space="preserve">, which is derived from a regression model predicting a child’s years of schooling based on their parents’ years of schooling. Both of these metrics suggest that higher values indicate greater mobility. Additionally, several measures specifically focus on mobility for children from disadvantaged backgrounds. </w:t>
      </w:r>
      <w:r>
        <w:rPr>
          <w:i/>
          <w:iCs/>
        </w:rPr>
        <w:t xml:space="preserve">MU050 </w:t>
      </w:r>
      <w:r>
        <w:t xml:space="preserve">estimates the expected education level of a child whose parents are in the bottom half of the education distribution. </w:t>
      </w:r>
      <w:r>
        <w:rPr>
          <w:i/>
          <w:iCs/>
        </w:rPr>
        <w:t xml:space="preserve">BHQ4 </w:t>
      </w:r>
      <w:r>
        <w:t xml:space="preserve">measures the likelihood that a child from a low-education family reaches higher education levels, while </w:t>
      </w:r>
      <w:r>
        <w:rPr>
          <w:i/>
          <w:iCs/>
        </w:rPr>
        <w:t xml:space="preserve">AHMP </w:t>
      </w:r>
      <w:r>
        <w:t>tracks the percentage of children who complete primary school when neither parent has done so.</w:t>
      </w:r>
      <w:r>
        <w:rPr>
          <w:rFonts w:ascii="Arial Unicode MS" w:hAnsi="Arial Unicode MS"/>
        </w:rPr>
        <w:br w:type="page"/>
      </w:r>
    </w:p>
    <w:p w14:paraId="1CB55F3A" w14:textId="77777777" w:rsidR="0044110D" w:rsidRDefault="00000000">
      <w:pPr>
        <w:spacing w:after="0" w:line="265" w:lineRule="auto"/>
        <w:ind w:left="10" w:right="0" w:hanging="10"/>
        <w:jc w:val="center"/>
      </w:pPr>
      <w:r>
        <w:rPr>
          <w:sz w:val="18"/>
          <w:szCs w:val="18"/>
        </w:rPr>
        <w:t>Table 1: Common measures of intergenerational mobility</w:t>
      </w:r>
    </w:p>
    <w:tbl>
      <w:tblPr>
        <w:tblW w:w="922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366"/>
        <w:gridCol w:w="4816"/>
        <w:gridCol w:w="808"/>
        <w:gridCol w:w="2237"/>
      </w:tblGrid>
      <w:tr w:rsidR="0044110D" w14:paraId="1CB55F3E" w14:textId="77777777">
        <w:trPr>
          <w:trHeight w:val="262"/>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1CB55F3B" w14:textId="77777777" w:rsidR="0044110D" w:rsidRDefault="00000000">
            <w:pPr>
              <w:spacing w:after="0" w:line="259" w:lineRule="auto"/>
              <w:ind w:left="21" w:right="0" w:firstLine="0"/>
              <w:jc w:val="center"/>
            </w:pPr>
            <w:r>
              <w:t>Metrics</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1CB55F3C" w14:textId="77777777" w:rsidR="0044110D" w:rsidRDefault="00000000">
            <w:pPr>
              <w:spacing w:after="0" w:line="259" w:lineRule="auto"/>
              <w:ind w:left="21" w:right="0" w:firstLine="0"/>
              <w:jc w:val="center"/>
            </w:pPr>
            <w:r>
              <w:t>Explain</w:t>
            </w:r>
          </w:p>
        </w:tc>
        <w:tc>
          <w:tcPr>
            <w:tcW w:w="3045" w:type="dxa"/>
            <w:gridSpan w:val="2"/>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1CB55F3D" w14:textId="77777777" w:rsidR="0044110D" w:rsidRDefault="00000000">
            <w:pPr>
              <w:spacing w:after="0" w:line="259" w:lineRule="auto"/>
              <w:ind w:left="21" w:right="0" w:firstLine="0"/>
              <w:jc w:val="center"/>
            </w:pPr>
            <w:r>
              <w:t>Formula</w:t>
            </w:r>
          </w:p>
        </w:tc>
      </w:tr>
      <w:tr w:rsidR="0044110D" w14:paraId="1CB55F43"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3F" w14:textId="77777777" w:rsidR="0044110D" w:rsidRDefault="00000000">
            <w:pPr>
              <w:spacing w:after="0" w:line="259" w:lineRule="auto"/>
              <w:ind w:left="21" w:right="0" w:firstLine="0"/>
              <w:jc w:val="center"/>
            </w:pPr>
            <w:r>
              <w:t>CAT</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80" w:type="dxa"/>
            </w:tcMar>
            <w:vAlign w:val="center"/>
          </w:tcPr>
          <w:p w14:paraId="1CB55F40" w14:textId="77777777" w:rsidR="0044110D" w:rsidRDefault="00000000">
            <w:pPr>
              <w:spacing w:after="0" w:line="259" w:lineRule="auto"/>
              <w:ind w:left="124" w:right="0" w:firstLine="0"/>
              <w:jc w:val="left"/>
            </w:pPr>
            <w:r>
              <w:t>Pr child surpasses parents educational category</w:t>
            </w:r>
          </w:p>
          <w:p w14:paraId="1CB55F41" w14:textId="77777777" w:rsidR="0044110D" w:rsidRDefault="00000000">
            <w:pPr>
              <w:spacing w:after="0" w:line="259" w:lineRule="auto"/>
              <w:ind w:left="124" w:right="0" w:firstLine="0"/>
              <w:jc w:val="left"/>
            </w:pPr>
            <w:r>
              <w:t>(conditional on parent not having tertiary)</w:t>
            </w:r>
          </w:p>
        </w:tc>
        <w:tc>
          <w:tcPr>
            <w:tcW w:w="3045" w:type="dxa"/>
            <w:gridSpan w:val="2"/>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bottom"/>
          </w:tcPr>
          <w:p w14:paraId="1CB55F42" w14:textId="77777777" w:rsidR="0044110D" w:rsidRDefault="00000000">
            <w:pPr>
              <w:spacing w:after="0" w:line="259" w:lineRule="auto"/>
              <w:ind w:left="21" w:right="0" w:firstLine="0"/>
              <w:jc w:val="center"/>
            </w:pPr>
            <w:r>
              <w:t>Pr[</w:t>
            </w:r>
            <w:r>
              <w:rPr>
                <w:i/>
                <w:iCs/>
              </w:rPr>
              <w:t>R</w:t>
            </w:r>
            <w:r>
              <w:rPr>
                <w:i/>
                <w:iCs/>
                <w:vertAlign w:val="subscript"/>
              </w:rPr>
              <w:t xml:space="preserve">c </w:t>
            </w:r>
            <w:r>
              <w:t xml:space="preserve">&gt; </w:t>
            </w:r>
            <w:r>
              <w:rPr>
                <w:i/>
                <w:iCs/>
              </w:rPr>
              <w:t>R</w:t>
            </w:r>
            <w:r>
              <w:rPr>
                <w:i/>
                <w:iCs/>
                <w:vertAlign w:val="subscript"/>
              </w:rPr>
              <w:t>p</w:t>
            </w:r>
            <w:r>
              <w:t>|</w:t>
            </w:r>
            <w:r>
              <w:rPr>
                <w:i/>
                <w:iCs/>
              </w:rPr>
              <w:t>R</w:t>
            </w:r>
            <w:r>
              <w:rPr>
                <w:i/>
                <w:iCs/>
                <w:vertAlign w:val="subscript"/>
              </w:rPr>
              <w:t xml:space="preserve">p </w:t>
            </w:r>
            <w:r>
              <w:t>&lt; 5]</w:t>
            </w:r>
          </w:p>
        </w:tc>
      </w:tr>
      <w:tr w:rsidR="0044110D" w14:paraId="1CB55F48" w14:textId="77777777">
        <w:trPr>
          <w:trHeight w:val="107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44" w14:textId="77777777" w:rsidR="0044110D" w:rsidRDefault="00000000">
            <w:pPr>
              <w:spacing w:after="0" w:line="259" w:lineRule="auto"/>
              <w:ind w:left="21" w:right="0" w:firstLine="0"/>
              <w:jc w:val="center"/>
            </w:pPr>
            <w:r>
              <w:t>MIX</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201" w:type="dxa"/>
            </w:tcMar>
          </w:tcPr>
          <w:p w14:paraId="1CB55F45" w14:textId="77777777" w:rsidR="0044110D" w:rsidRDefault="00000000">
            <w:pPr>
              <w:spacing w:after="0" w:line="259" w:lineRule="auto"/>
              <w:ind w:left="124" w:right="121" w:firstLine="0"/>
              <w:jc w:val="left"/>
            </w:pPr>
            <w:r>
              <w:t>Share of respondents with strictly higher educational category than parents if parents do not have tertiary, or with tertiary education if either parent has tertiary.</w:t>
            </w:r>
          </w:p>
        </w:tc>
        <w:tc>
          <w:tcPr>
            <w:tcW w:w="808"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130" w:type="dxa"/>
            </w:tcMar>
            <w:vAlign w:val="bottom"/>
          </w:tcPr>
          <w:p w14:paraId="1CB55F46" w14:textId="77777777" w:rsidR="0044110D" w:rsidRDefault="00000000">
            <w:pPr>
              <w:spacing w:after="0" w:line="259" w:lineRule="auto"/>
              <w:ind w:left="0" w:right="50" w:firstLine="0"/>
              <w:jc w:val="right"/>
            </w:pPr>
            <w:r>
              <w:t>Pr[(</w:t>
            </w:r>
            <w:r>
              <w:rPr>
                <w:i/>
                <w:iCs/>
              </w:rPr>
              <w:t>R</w:t>
            </w:r>
            <w:r>
              <w:rPr>
                <w:i/>
                <w:iCs/>
                <w:vertAlign w:val="subscript"/>
              </w:rPr>
              <w:t>c</w:t>
            </w:r>
          </w:p>
        </w:tc>
        <w:tc>
          <w:tcPr>
            <w:tcW w:w="2237" w:type="dxa"/>
            <w:tcBorders>
              <w:top w:val="single" w:sz="3" w:space="0" w:color="000000"/>
              <w:left w:val="nil"/>
              <w:bottom w:val="single" w:sz="3" w:space="0" w:color="000000"/>
              <w:right w:val="single" w:sz="3" w:space="0" w:color="000000"/>
            </w:tcBorders>
            <w:shd w:val="clear" w:color="auto" w:fill="auto"/>
            <w:tcMar>
              <w:top w:w="80" w:type="dxa"/>
              <w:left w:w="80" w:type="dxa"/>
              <w:bottom w:w="80" w:type="dxa"/>
              <w:right w:w="80" w:type="dxa"/>
            </w:tcMar>
            <w:vAlign w:val="bottom"/>
          </w:tcPr>
          <w:p w14:paraId="1CB55F47" w14:textId="77777777" w:rsidR="0044110D" w:rsidRDefault="00000000">
            <w:pPr>
              <w:spacing w:after="0" w:line="259" w:lineRule="auto"/>
              <w:ind w:left="0" w:right="0" w:firstLine="0"/>
              <w:jc w:val="left"/>
            </w:pPr>
            <w:r>
              <w:t xml:space="preserve">&gt; </w:t>
            </w:r>
            <w:r>
              <w:rPr>
                <w:i/>
                <w:iCs/>
              </w:rPr>
              <w:t>R</w:t>
            </w:r>
            <w:r>
              <w:rPr>
                <w:i/>
                <w:iCs/>
                <w:vertAlign w:val="subscript"/>
              </w:rPr>
              <w:t>p</w:t>
            </w:r>
            <w:r>
              <w:t>) ∩ (</w:t>
            </w:r>
            <w:r>
              <w:rPr>
                <w:i/>
                <w:iCs/>
              </w:rPr>
              <w:t>R</w:t>
            </w:r>
            <w:r>
              <w:rPr>
                <w:i/>
                <w:iCs/>
                <w:vertAlign w:val="subscript"/>
              </w:rPr>
              <w:t xml:space="preserve">c </w:t>
            </w:r>
            <w:r>
              <w:t xml:space="preserve">= </w:t>
            </w:r>
            <w:r>
              <w:rPr>
                <w:i/>
                <w:iCs/>
              </w:rPr>
              <w:t>R</w:t>
            </w:r>
            <w:r>
              <w:rPr>
                <w:i/>
                <w:iCs/>
                <w:vertAlign w:val="subscript"/>
              </w:rPr>
              <w:t xml:space="preserve">p </w:t>
            </w:r>
            <w:r>
              <w:t>= 5)]</w:t>
            </w:r>
          </w:p>
        </w:tc>
      </w:tr>
      <w:tr w:rsidR="0044110D" w14:paraId="1CB55F4F" w14:textId="77777777">
        <w:trPr>
          <w:trHeight w:val="1067"/>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49" w14:textId="77777777" w:rsidR="0044110D" w:rsidRDefault="00000000">
            <w:pPr>
              <w:spacing w:after="0" w:line="259" w:lineRule="auto"/>
              <w:ind w:left="21" w:right="0" w:firstLine="0"/>
              <w:jc w:val="center"/>
            </w:pPr>
            <w:r>
              <w:t>1-COR</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80" w:type="dxa"/>
            </w:tcMar>
            <w:vAlign w:val="center"/>
          </w:tcPr>
          <w:p w14:paraId="1CB55F4A" w14:textId="77777777" w:rsidR="0044110D" w:rsidRDefault="00000000">
            <w:pPr>
              <w:spacing w:after="0" w:line="259" w:lineRule="auto"/>
              <w:ind w:left="124" w:right="0" w:firstLine="0"/>
              <w:jc w:val="left"/>
            </w:pPr>
            <w:r>
              <w:t>1 minus the correlation coefficient between respondents’ and parents’ years of schooling.</w:t>
            </w:r>
          </w:p>
        </w:tc>
        <w:tc>
          <w:tcPr>
            <w:tcW w:w="808"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124" w:type="dxa"/>
            </w:tcMar>
            <w:vAlign w:val="bottom"/>
          </w:tcPr>
          <w:p w14:paraId="1CB55F4B" w14:textId="77777777" w:rsidR="0044110D" w:rsidRDefault="00000000">
            <w:pPr>
              <w:spacing w:after="0" w:line="259" w:lineRule="auto"/>
              <w:ind w:left="0" w:right="44" w:firstLine="0"/>
              <w:jc w:val="right"/>
            </w:pPr>
            <w:r>
              <w:t>1 −</w:t>
            </w:r>
          </w:p>
        </w:tc>
        <w:tc>
          <w:tcPr>
            <w:tcW w:w="2237" w:type="dxa"/>
            <w:tcBorders>
              <w:top w:val="single" w:sz="3" w:space="0" w:color="000000"/>
              <w:left w:val="nil"/>
              <w:bottom w:val="single" w:sz="3" w:space="0" w:color="000000"/>
              <w:right w:val="single" w:sz="3" w:space="0" w:color="000000"/>
            </w:tcBorders>
            <w:shd w:val="clear" w:color="auto" w:fill="auto"/>
            <w:tcMar>
              <w:top w:w="80" w:type="dxa"/>
              <w:left w:w="451" w:type="dxa"/>
              <w:bottom w:w="80" w:type="dxa"/>
              <w:right w:w="80" w:type="dxa"/>
            </w:tcMar>
            <w:vAlign w:val="bottom"/>
          </w:tcPr>
          <w:p w14:paraId="1CB55F4C" w14:textId="77777777" w:rsidR="0044110D" w:rsidRDefault="00000000">
            <w:pPr>
              <w:spacing w:after="0" w:line="259" w:lineRule="auto"/>
              <w:ind w:left="371" w:right="0" w:firstLine="0"/>
              <w:jc w:val="left"/>
            </w:pPr>
            <w:r>
              <w:t>Cov(</w:t>
            </w:r>
            <w:r>
              <w:rPr>
                <w:i/>
                <w:iCs/>
              </w:rPr>
              <w:t>Y</w:t>
            </w:r>
            <w:r>
              <w:rPr>
                <w:i/>
                <w:iCs/>
                <w:vertAlign w:val="subscript"/>
              </w:rPr>
              <w:t>c</w:t>
            </w:r>
            <w:r>
              <w:t>,</w:t>
            </w:r>
            <w:r>
              <w:rPr>
                <w:i/>
                <w:iCs/>
              </w:rPr>
              <w:t>Y</w:t>
            </w:r>
            <w:r>
              <w:rPr>
                <w:i/>
                <w:iCs/>
                <w:vertAlign w:val="subscript"/>
              </w:rPr>
              <w:t>P</w:t>
            </w:r>
            <w:r>
              <w:t>)</w:t>
            </w:r>
          </w:p>
          <w:p w14:paraId="1CB55F4D" w14:textId="77777777" w:rsidR="0044110D" w:rsidRDefault="00000000">
            <w:pPr>
              <w:spacing w:after="0" w:line="259" w:lineRule="auto"/>
              <w:ind w:left="8" w:right="0" w:firstLine="0"/>
              <w:jc w:val="left"/>
            </w:pPr>
            <w:r>
              <w:rPr>
                <w:noProof/>
              </w:rPr>
              <mc:AlternateContent>
                <mc:Choice Requires="wpg">
                  <w:drawing>
                    <wp:inline distT="0" distB="0" distL="0" distR="0" wp14:anchorId="1CB56831" wp14:editId="1CB56832">
                      <wp:extent cx="1115911" cy="38798"/>
                      <wp:effectExtent l="0" t="0" r="0" b="0"/>
                      <wp:docPr id="1073741829" name="officeArt object" descr="Group 86080"/>
                      <wp:cNvGraphicFramePr/>
                      <a:graphic xmlns:a="http://schemas.openxmlformats.org/drawingml/2006/main">
                        <a:graphicData uri="http://schemas.microsoft.com/office/word/2010/wordprocessingGroup">
                          <wpg:wgp>
                            <wpg:cNvGrpSpPr/>
                            <wpg:grpSpPr>
                              <a:xfrm>
                                <a:off x="0" y="0"/>
                                <a:ext cx="1115911" cy="38798"/>
                                <a:chOff x="0" y="0"/>
                                <a:chExt cx="1115910" cy="38797"/>
                              </a:xfrm>
                            </wpg:grpSpPr>
                            <wps:wsp>
                              <wps:cNvPr id="1073741827" name="Shape 422"/>
                              <wps:cNvCnPr/>
                              <wps:spPr>
                                <a:xfrm>
                                  <a:off x="0" y="0"/>
                                  <a:ext cx="1115911" cy="1"/>
                                </a:xfrm>
                                <a:prstGeom prst="line">
                                  <a:avLst/>
                                </a:prstGeom>
                                <a:noFill/>
                                <a:ln w="7760" cap="flat">
                                  <a:solidFill>
                                    <a:srgbClr val="000000"/>
                                  </a:solidFill>
                                  <a:prstDash val="solid"/>
                                  <a:miter lim="127000"/>
                                </a:ln>
                                <a:effectLst/>
                              </wps:spPr>
                              <wps:bodyPr/>
                            </wps:wsp>
                            <wps:wsp>
                              <wps:cNvPr id="1073741828" name="Shape 424"/>
                              <wps:cNvCnPr/>
                              <wps:spPr>
                                <a:xfrm>
                                  <a:off x="120485" y="38797"/>
                                  <a:ext cx="995426" cy="1"/>
                                </a:xfrm>
                                <a:prstGeom prst="line">
                                  <a:avLst/>
                                </a:prstGeom>
                                <a:noFill/>
                                <a:ln w="7760" cap="flat">
                                  <a:solidFill>
                                    <a:srgbClr val="000000"/>
                                  </a:solidFill>
                                  <a:prstDash val="solid"/>
                                  <a:miter lim="127000"/>
                                </a:ln>
                                <a:effectLst/>
                              </wps:spPr>
                              <wps:bodyPr/>
                            </wps:wsp>
                          </wpg:wgp>
                        </a:graphicData>
                      </a:graphic>
                    </wp:inline>
                  </w:drawing>
                </mc:Choice>
                <mc:Fallback>
                  <w:pict>
                    <v:group id="_x0000_s1028" style="visibility:visible;width:87.9pt;height:3.1pt;" coordorigin="0,0" coordsize="1115911,38798">
                      <v:line id="_x0000_s1029" style="position:absolute;left:0;top:0;width:1115911;height:0;">
                        <v:fill on="f"/>
                        <v:stroke filltype="solid" color="#000000" opacity="100.0%" weight="0.6pt" dashstyle="solid" endcap="flat" miterlimit="127.0%" joinstyle="miter" linestyle="single" startarrow="none" startarrowwidth="medium" startarrowlength="medium" endarrow="none" endarrowwidth="medium" endarrowlength="medium"/>
                      </v:line>
                      <v:line id="_x0000_s1030" style="position:absolute;left:120485;top:38798;width:995426;height:0;">
                        <v:fill on="f"/>
                        <v:stroke filltype="solid" color="#000000" opacity="100.0%" weight="0.6pt" dashstyle="solid" endcap="flat" miterlimit="127.0%" joinstyle="miter" linestyle="single" startarrow="none" startarrowwidth="medium" startarrowlength="medium" endarrow="none" endarrowwidth="medium" endarrowlength="medium"/>
                      </v:line>
                    </v:group>
                  </w:pict>
                </mc:Fallback>
              </mc:AlternateContent>
            </w:r>
            <w:r>
              <w:t>√</w:t>
            </w:r>
          </w:p>
          <w:p w14:paraId="1CB55F4E" w14:textId="77777777" w:rsidR="0044110D" w:rsidRDefault="00000000">
            <w:pPr>
              <w:spacing w:after="0" w:line="259" w:lineRule="auto"/>
              <w:ind w:left="198" w:right="0" w:firstLine="0"/>
              <w:jc w:val="left"/>
            </w:pPr>
            <w:r>
              <w:t>Var(</w:t>
            </w:r>
            <w:r>
              <w:rPr>
                <w:i/>
                <w:iCs/>
              </w:rPr>
              <w:t>Y</w:t>
            </w:r>
            <w:r>
              <w:rPr>
                <w:i/>
                <w:iCs/>
                <w:vertAlign w:val="subscript"/>
              </w:rPr>
              <w:t>c</w:t>
            </w:r>
            <w:r>
              <w:t>) × Var(</w:t>
            </w:r>
            <w:r>
              <w:rPr>
                <w:i/>
                <w:iCs/>
              </w:rPr>
              <w:t>Y</w:t>
            </w:r>
            <w:r>
              <w:rPr>
                <w:i/>
                <w:iCs/>
                <w:vertAlign w:val="subscript"/>
              </w:rPr>
              <w:t>P</w:t>
            </w:r>
            <w:r>
              <w:t>)</w:t>
            </w:r>
          </w:p>
        </w:tc>
      </w:tr>
      <w:tr w:rsidR="0044110D" w14:paraId="1CB55F56" w14:textId="77777777">
        <w:trPr>
          <w:trHeight w:val="1067"/>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50" w14:textId="77777777" w:rsidR="0044110D" w:rsidRDefault="00000000">
            <w:pPr>
              <w:spacing w:after="0" w:line="259" w:lineRule="auto"/>
              <w:ind w:left="21" w:right="0" w:firstLine="0"/>
              <w:jc w:val="center"/>
            </w:pPr>
            <w:r>
              <w:t>1-BETA</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80" w:type="dxa"/>
            </w:tcMar>
            <w:vAlign w:val="center"/>
          </w:tcPr>
          <w:p w14:paraId="1CB55F51" w14:textId="77777777" w:rsidR="0044110D" w:rsidRDefault="00000000">
            <w:pPr>
              <w:spacing w:after="0" w:line="259" w:lineRule="auto"/>
              <w:ind w:left="124" w:right="0" w:firstLine="0"/>
              <w:jc w:val="left"/>
            </w:pPr>
            <w:r>
              <w:t>1 minus the coefficient from regressing respondents’ years of schooling on parents’ years of schooling.</w:t>
            </w:r>
          </w:p>
        </w:tc>
        <w:tc>
          <w:tcPr>
            <w:tcW w:w="808"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80" w:type="dxa"/>
            </w:tcMar>
          </w:tcPr>
          <w:p w14:paraId="1CB55F52" w14:textId="77777777" w:rsidR="0044110D" w:rsidRDefault="0044110D"/>
        </w:tc>
        <w:tc>
          <w:tcPr>
            <w:tcW w:w="2237" w:type="dxa"/>
            <w:tcBorders>
              <w:top w:val="single" w:sz="3" w:space="0" w:color="000000"/>
              <w:left w:val="nil"/>
              <w:bottom w:val="single" w:sz="3" w:space="0" w:color="000000"/>
              <w:right w:val="single" w:sz="3" w:space="0" w:color="000000"/>
            </w:tcBorders>
            <w:shd w:val="clear" w:color="auto" w:fill="auto"/>
            <w:tcMar>
              <w:top w:w="80" w:type="dxa"/>
              <w:left w:w="451" w:type="dxa"/>
              <w:bottom w:w="80" w:type="dxa"/>
              <w:right w:w="80" w:type="dxa"/>
            </w:tcMar>
            <w:vAlign w:val="bottom"/>
          </w:tcPr>
          <w:p w14:paraId="1CB55F53" w14:textId="77777777" w:rsidR="0044110D" w:rsidRDefault="00000000">
            <w:pPr>
              <w:spacing w:after="0" w:line="259" w:lineRule="auto"/>
              <w:ind w:left="371" w:right="0" w:firstLine="0"/>
              <w:jc w:val="left"/>
            </w:pPr>
            <w:r>
              <w:t>Cov(</w:t>
            </w:r>
            <w:r>
              <w:rPr>
                <w:i/>
                <w:iCs/>
              </w:rPr>
              <w:t>Y</w:t>
            </w:r>
            <w:r>
              <w:rPr>
                <w:i/>
                <w:iCs/>
                <w:vertAlign w:val="subscript"/>
              </w:rPr>
              <w:t>c</w:t>
            </w:r>
            <w:r>
              <w:t>,</w:t>
            </w:r>
            <w:r>
              <w:rPr>
                <w:i/>
                <w:iCs/>
              </w:rPr>
              <w:t>Y</w:t>
            </w:r>
            <w:r>
              <w:rPr>
                <w:i/>
                <w:iCs/>
                <w:vertAlign w:val="subscript"/>
              </w:rPr>
              <w:t>P</w:t>
            </w:r>
            <w:r>
              <w:t>)</w:t>
            </w:r>
          </w:p>
          <w:p w14:paraId="1CB55F54" w14:textId="77777777" w:rsidR="0044110D" w:rsidRDefault="00000000">
            <w:pPr>
              <w:spacing w:after="0" w:line="259" w:lineRule="auto"/>
              <w:ind w:left="2" w:right="0" w:firstLine="0"/>
              <w:jc w:val="left"/>
            </w:pPr>
            <w:r>
              <w:t xml:space="preserve">1 − </w:t>
            </w:r>
            <w:r>
              <w:rPr>
                <w:noProof/>
              </w:rPr>
              <mc:AlternateContent>
                <mc:Choice Requires="wps">
                  <w:drawing>
                    <wp:inline distT="0" distB="0" distL="0" distR="0" wp14:anchorId="1CB56833" wp14:editId="1CB56834">
                      <wp:extent cx="654902" cy="0"/>
                      <wp:effectExtent l="0" t="0" r="0" b="0"/>
                      <wp:docPr id="1073741830" name="officeArt object" descr="Shape 453"/>
                      <wp:cNvGraphicFramePr/>
                      <a:graphic xmlns:a="http://schemas.openxmlformats.org/drawingml/2006/main">
                        <a:graphicData uri="http://schemas.microsoft.com/office/word/2010/wordprocessingShape">
                          <wps:wsp>
                            <wps:cNvCnPr/>
                            <wps:spPr>
                              <a:xfrm>
                                <a:off x="0" y="0"/>
                                <a:ext cx="654902" cy="0"/>
                              </a:xfrm>
                              <a:prstGeom prst="line">
                                <a:avLst/>
                              </a:prstGeom>
                              <a:noFill/>
                              <a:ln w="7760" cap="flat">
                                <a:solidFill>
                                  <a:srgbClr val="000000"/>
                                </a:solidFill>
                                <a:prstDash val="solid"/>
                                <a:miter lim="127000"/>
                              </a:ln>
                              <a:effectLst/>
                            </wps:spPr>
                            <wps:bodyPr/>
                          </wps:wsp>
                        </a:graphicData>
                      </a:graphic>
                    </wp:inline>
                  </w:drawing>
                </mc:Choice>
                <mc:Fallback>
                  <w:pict>
                    <v:line id="_x0000_s1031" style="visibility:visible;width:51.6pt;height:0.0pt;">
                      <v:fill on="f"/>
                      <v:stroke filltype="solid" color="#000000" opacity="100.0%" weight="0.6pt" dashstyle="solid" endcap="flat" miterlimit="127.0%" joinstyle="miter" linestyle="single" startarrow="none" startarrowwidth="medium" startarrowlength="medium" endarrow="none" endarrowwidth="medium" endarrowlength="medium"/>
                    </v:line>
                  </w:pict>
                </mc:Fallback>
              </mc:AlternateContent>
            </w:r>
          </w:p>
          <w:p w14:paraId="1CB55F55" w14:textId="77777777" w:rsidR="0044110D" w:rsidRDefault="00000000">
            <w:pPr>
              <w:spacing w:after="0" w:line="259" w:lineRule="auto"/>
              <w:ind w:left="546" w:right="0" w:firstLine="0"/>
              <w:jc w:val="left"/>
            </w:pPr>
            <w:r>
              <w:t>Var(</w:t>
            </w:r>
            <w:r>
              <w:rPr>
                <w:i/>
                <w:iCs/>
              </w:rPr>
              <w:t>Y</w:t>
            </w:r>
            <w:r>
              <w:rPr>
                <w:i/>
                <w:iCs/>
                <w:vertAlign w:val="subscript"/>
              </w:rPr>
              <w:t>P</w:t>
            </w:r>
            <w:r>
              <w:t>)</w:t>
            </w:r>
          </w:p>
        </w:tc>
      </w:tr>
      <w:tr w:rsidR="0044110D" w14:paraId="1CB55F5B"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57" w14:textId="77777777" w:rsidR="0044110D" w:rsidRDefault="00000000">
            <w:pPr>
              <w:spacing w:after="0" w:line="259" w:lineRule="auto"/>
              <w:ind w:left="21" w:right="0" w:firstLine="0"/>
              <w:jc w:val="center"/>
            </w:pPr>
            <w:r>
              <w:t>MU050</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80" w:type="dxa"/>
            </w:tcMar>
            <w:vAlign w:val="center"/>
          </w:tcPr>
          <w:p w14:paraId="1CB55F58" w14:textId="77777777" w:rsidR="0044110D" w:rsidRDefault="00000000">
            <w:pPr>
              <w:spacing w:after="0" w:line="259" w:lineRule="auto"/>
              <w:ind w:left="124" w:right="0" w:firstLine="0"/>
              <w:jc w:val="left"/>
            </w:pPr>
            <w:r>
              <w:t>Expected child educational rank from a person born in bottom half</w:t>
            </w:r>
          </w:p>
        </w:tc>
        <w:tc>
          <w:tcPr>
            <w:tcW w:w="808"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80" w:type="dxa"/>
            </w:tcMar>
          </w:tcPr>
          <w:p w14:paraId="1CB55F59" w14:textId="77777777" w:rsidR="0044110D" w:rsidRDefault="0044110D"/>
        </w:tc>
        <w:tc>
          <w:tcPr>
            <w:tcW w:w="2237" w:type="dxa"/>
            <w:tcBorders>
              <w:top w:val="single" w:sz="3" w:space="0" w:color="000000"/>
              <w:left w:val="nil"/>
              <w:bottom w:val="single" w:sz="3" w:space="0" w:color="000000"/>
              <w:right w:val="single" w:sz="3" w:space="0" w:color="000000"/>
            </w:tcBorders>
            <w:shd w:val="clear" w:color="auto" w:fill="auto"/>
            <w:tcMar>
              <w:top w:w="80" w:type="dxa"/>
              <w:left w:w="146" w:type="dxa"/>
              <w:bottom w:w="80" w:type="dxa"/>
              <w:right w:w="80" w:type="dxa"/>
            </w:tcMar>
            <w:vAlign w:val="bottom"/>
          </w:tcPr>
          <w:p w14:paraId="1CB55F5A" w14:textId="77777777" w:rsidR="0044110D" w:rsidRDefault="00000000">
            <w:pPr>
              <w:spacing w:after="0" w:line="259" w:lineRule="auto"/>
              <w:ind w:left="66" w:right="0" w:firstLine="0"/>
              <w:jc w:val="left"/>
            </w:pPr>
            <w:r>
              <w:t>E[</w:t>
            </w:r>
            <w:r>
              <w:rPr>
                <w:i/>
                <w:iCs/>
              </w:rPr>
              <w:t>R</w:t>
            </w:r>
            <w:r>
              <w:rPr>
                <w:i/>
                <w:iCs/>
                <w:vertAlign w:val="subscript"/>
              </w:rPr>
              <w:t>c</w:t>
            </w:r>
            <w:r>
              <w:t>|</w:t>
            </w:r>
            <w:r>
              <w:rPr>
                <w:i/>
                <w:iCs/>
              </w:rPr>
              <w:t>R</w:t>
            </w:r>
            <w:r>
              <w:rPr>
                <w:i/>
                <w:iCs/>
                <w:vertAlign w:val="subscript"/>
              </w:rPr>
              <w:t xml:space="preserve">p </w:t>
            </w:r>
            <w:r>
              <w:t xml:space="preserve">&lt; </w:t>
            </w:r>
            <w:r>
              <w:rPr>
                <w:i/>
                <w:iCs/>
              </w:rPr>
              <w:t>Q</w:t>
            </w:r>
            <w:r>
              <w:rPr>
                <w:vertAlign w:val="subscript"/>
              </w:rPr>
              <w:t>2</w:t>
            </w:r>
            <w:r>
              <w:t>]</w:t>
            </w:r>
          </w:p>
        </w:tc>
      </w:tr>
      <w:tr w:rsidR="0044110D" w14:paraId="1CB55F60"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5C" w14:textId="77777777" w:rsidR="0044110D" w:rsidRDefault="00000000">
            <w:pPr>
              <w:spacing w:after="0" w:line="259" w:lineRule="auto"/>
              <w:ind w:left="21" w:right="0" w:firstLine="0"/>
              <w:jc w:val="center"/>
            </w:pPr>
            <w:r>
              <w:t>BHQ4</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80" w:type="dxa"/>
            </w:tcMar>
            <w:vAlign w:val="center"/>
          </w:tcPr>
          <w:p w14:paraId="1CB55F5D" w14:textId="77777777" w:rsidR="0044110D" w:rsidRDefault="00000000">
            <w:pPr>
              <w:spacing w:after="0" w:line="259" w:lineRule="auto"/>
              <w:ind w:left="124" w:right="0" w:firstLine="0"/>
              <w:jc w:val="left"/>
            </w:pPr>
            <w:r>
              <w:t>Pr child from bottom half reaches top quartile</w:t>
            </w:r>
          </w:p>
        </w:tc>
        <w:tc>
          <w:tcPr>
            <w:tcW w:w="808"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80" w:type="dxa"/>
            </w:tcMar>
            <w:vAlign w:val="bottom"/>
          </w:tcPr>
          <w:p w14:paraId="1CB55F5E" w14:textId="77777777" w:rsidR="0044110D" w:rsidRDefault="00000000">
            <w:pPr>
              <w:spacing w:after="0" w:line="259" w:lineRule="auto"/>
              <w:ind w:left="0" w:right="0" w:firstLine="0"/>
              <w:jc w:val="right"/>
            </w:pPr>
            <w:r>
              <w:t>Pr</w:t>
            </w:r>
          </w:p>
        </w:tc>
        <w:tc>
          <w:tcPr>
            <w:tcW w:w="2237" w:type="dxa"/>
            <w:tcBorders>
              <w:top w:val="single" w:sz="3" w:space="0" w:color="000000"/>
              <w:left w:val="nil"/>
              <w:bottom w:val="single" w:sz="3" w:space="0" w:color="000000"/>
              <w:right w:val="single" w:sz="3" w:space="0" w:color="000000"/>
            </w:tcBorders>
            <w:shd w:val="clear" w:color="auto" w:fill="auto"/>
            <w:tcMar>
              <w:top w:w="80" w:type="dxa"/>
              <w:left w:w="80" w:type="dxa"/>
              <w:bottom w:w="80" w:type="dxa"/>
              <w:right w:w="80" w:type="dxa"/>
            </w:tcMar>
            <w:vAlign w:val="bottom"/>
          </w:tcPr>
          <w:p w14:paraId="1CB55F5F" w14:textId="77777777" w:rsidR="0044110D" w:rsidRDefault="00000000">
            <w:pPr>
              <w:spacing w:after="0" w:line="259" w:lineRule="auto"/>
              <w:ind w:left="0" w:right="0" w:firstLine="0"/>
              <w:jc w:val="left"/>
            </w:pPr>
            <w:r>
              <w:t>[</w:t>
            </w:r>
            <w:r>
              <w:rPr>
                <w:i/>
                <w:iCs/>
              </w:rPr>
              <w:t>R</w:t>
            </w:r>
            <w:r>
              <w:rPr>
                <w:i/>
                <w:iCs/>
                <w:vertAlign w:val="subscript"/>
              </w:rPr>
              <w:t xml:space="preserve">c </w:t>
            </w:r>
            <w:r>
              <w:t xml:space="preserve">&gt; </w:t>
            </w:r>
            <w:r>
              <w:rPr>
                <w:i/>
                <w:iCs/>
              </w:rPr>
              <w:t>Q</w:t>
            </w:r>
            <w:r>
              <w:rPr>
                <w:vertAlign w:val="subscript"/>
              </w:rPr>
              <w:t>3</w:t>
            </w:r>
            <w:r>
              <w:t>|</w:t>
            </w:r>
            <w:r>
              <w:rPr>
                <w:i/>
                <w:iCs/>
              </w:rPr>
              <w:t>R</w:t>
            </w:r>
            <w:r>
              <w:rPr>
                <w:i/>
                <w:iCs/>
                <w:vertAlign w:val="subscript"/>
              </w:rPr>
              <w:t xml:space="preserve">p </w:t>
            </w:r>
            <w:r>
              <w:t xml:space="preserve">&lt; </w:t>
            </w:r>
            <w:r>
              <w:rPr>
                <w:i/>
                <w:iCs/>
              </w:rPr>
              <w:t>Q</w:t>
            </w:r>
            <w:r>
              <w:rPr>
                <w:vertAlign w:val="subscript"/>
              </w:rPr>
              <w:t>2</w:t>
            </w:r>
            <w:r>
              <w:t>]</w:t>
            </w:r>
          </w:p>
        </w:tc>
      </w:tr>
      <w:tr w:rsidR="0044110D" w14:paraId="1CB55F64" w14:textId="77777777">
        <w:trPr>
          <w:trHeight w:val="1024"/>
          <w:jc w:val="center"/>
        </w:trPr>
        <w:tc>
          <w:tcPr>
            <w:tcW w:w="1366"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center"/>
          </w:tcPr>
          <w:p w14:paraId="1CB55F61" w14:textId="77777777" w:rsidR="0044110D" w:rsidRDefault="00000000">
            <w:pPr>
              <w:spacing w:after="0" w:line="259" w:lineRule="auto"/>
              <w:ind w:left="21" w:right="0" w:firstLine="0"/>
              <w:jc w:val="center"/>
            </w:pPr>
            <w:r>
              <w:t>AHMP</w:t>
            </w:r>
          </w:p>
        </w:tc>
        <w:tc>
          <w:tcPr>
            <w:tcW w:w="4816" w:type="dxa"/>
            <w:tcBorders>
              <w:top w:val="single" w:sz="3" w:space="0" w:color="000000"/>
              <w:left w:val="single" w:sz="3" w:space="0" w:color="000000"/>
              <w:bottom w:val="single" w:sz="3" w:space="0" w:color="000000"/>
              <w:right w:val="single" w:sz="3" w:space="0" w:color="000000"/>
            </w:tcBorders>
            <w:shd w:val="clear" w:color="auto" w:fill="auto"/>
            <w:tcMar>
              <w:top w:w="80" w:type="dxa"/>
              <w:left w:w="204" w:type="dxa"/>
              <w:bottom w:w="80" w:type="dxa"/>
              <w:right w:w="80" w:type="dxa"/>
            </w:tcMar>
            <w:vAlign w:val="center"/>
          </w:tcPr>
          <w:p w14:paraId="1CB55F62" w14:textId="77777777" w:rsidR="0044110D" w:rsidRDefault="00000000">
            <w:pPr>
              <w:spacing w:after="0" w:line="259" w:lineRule="auto"/>
              <w:ind w:left="124" w:right="0" w:firstLine="0"/>
              <w:jc w:val="left"/>
            </w:pPr>
            <w:r>
              <w:t>Share of respondents with a completed primary education conditional on neither parent having completed primary education.</w:t>
            </w:r>
          </w:p>
        </w:tc>
        <w:tc>
          <w:tcPr>
            <w:tcW w:w="3045" w:type="dxa"/>
            <w:gridSpan w:val="2"/>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vAlign w:val="bottom"/>
          </w:tcPr>
          <w:p w14:paraId="1CB55F63" w14:textId="77777777" w:rsidR="0044110D" w:rsidRDefault="00000000">
            <w:pPr>
              <w:spacing w:after="0" w:line="259" w:lineRule="auto"/>
              <w:ind w:left="21" w:right="0" w:firstLine="0"/>
              <w:jc w:val="center"/>
            </w:pPr>
            <w:r>
              <w:t>Pr[</w:t>
            </w:r>
            <w:r>
              <w:rPr>
                <w:i/>
                <w:iCs/>
              </w:rPr>
              <w:t>R</w:t>
            </w:r>
            <w:r>
              <w:rPr>
                <w:i/>
                <w:iCs/>
                <w:vertAlign w:val="subscript"/>
              </w:rPr>
              <w:t xml:space="preserve">c </w:t>
            </w:r>
            <w:r>
              <w:t>≥ 2|</w:t>
            </w:r>
            <w:r>
              <w:rPr>
                <w:i/>
                <w:iCs/>
              </w:rPr>
              <w:t>R</w:t>
            </w:r>
            <w:r>
              <w:rPr>
                <w:i/>
                <w:iCs/>
                <w:vertAlign w:val="subscript"/>
              </w:rPr>
              <w:t xml:space="preserve">p </w:t>
            </w:r>
            <w:r>
              <w:t>&lt; 2]</w:t>
            </w:r>
          </w:p>
        </w:tc>
      </w:tr>
    </w:tbl>
    <w:p w14:paraId="1CB55F65" w14:textId="77777777" w:rsidR="0044110D" w:rsidRDefault="0044110D">
      <w:pPr>
        <w:widowControl w:val="0"/>
        <w:spacing w:after="0" w:line="240" w:lineRule="auto"/>
        <w:ind w:left="22" w:right="0" w:hanging="22"/>
        <w:jc w:val="center"/>
      </w:pPr>
    </w:p>
    <w:p w14:paraId="1CB55F66" w14:textId="77777777" w:rsidR="0044110D" w:rsidRDefault="00000000">
      <w:pPr>
        <w:spacing w:after="24" w:line="251" w:lineRule="auto"/>
        <w:ind w:left="0" w:right="0" w:firstLine="0"/>
      </w:pPr>
      <w:r>
        <w:rPr>
          <w:sz w:val="18"/>
          <w:szCs w:val="18"/>
        </w:rPr>
        <w:t xml:space="preserve">Notes: </w:t>
      </w:r>
      <w:r>
        <w:rPr>
          <w:i/>
          <w:iCs/>
          <w:sz w:val="18"/>
          <w:szCs w:val="18"/>
        </w:rPr>
        <w:t xml:space="preserve">c </w:t>
      </w:r>
      <w:r>
        <w:rPr>
          <w:sz w:val="18"/>
          <w:szCs w:val="18"/>
        </w:rPr>
        <w:t xml:space="preserve">denote the child and </w:t>
      </w:r>
      <w:r>
        <w:rPr>
          <w:i/>
          <w:iCs/>
          <w:sz w:val="18"/>
          <w:szCs w:val="18"/>
        </w:rPr>
        <w:t xml:space="preserve">p </w:t>
      </w:r>
      <w:r>
        <w:rPr>
          <w:sz w:val="18"/>
          <w:szCs w:val="18"/>
        </w:rPr>
        <w:t xml:space="preserve">denote the parent. The variable </w:t>
      </w:r>
      <w:r>
        <w:rPr>
          <w:i/>
          <w:iCs/>
          <w:sz w:val="18"/>
          <w:szCs w:val="18"/>
        </w:rPr>
        <w:t xml:space="preserve">Y </w:t>
      </w:r>
      <w:r>
        <w:rPr>
          <w:sz w:val="18"/>
          <w:szCs w:val="18"/>
        </w:rPr>
        <w:t xml:space="preserve">represents years of schooling, while education levels are categorized as </w:t>
      </w:r>
      <w:r>
        <w:rPr>
          <w:i/>
          <w:iCs/>
          <w:sz w:val="18"/>
          <w:szCs w:val="18"/>
        </w:rPr>
        <w:t xml:space="preserve">R </w:t>
      </w:r>
      <w:r>
        <w:rPr>
          <w:sz w:val="18"/>
          <w:szCs w:val="18"/>
        </w:rPr>
        <w:t>= {1,2,3,4,5}, corresponding to (1) less than primary, (2) primary, (3) lower secondary, (4) upper secondary, and</w:t>
      </w:r>
    </w:p>
    <w:p w14:paraId="1CB55F67" w14:textId="77777777" w:rsidR="0044110D" w:rsidRDefault="00000000">
      <w:pPr>
        <w:spacing w:after="577" w:line="251" w:lineRule="auto"/>
        <w:ind w:left="0" w:right="0" w:firstLine="0"/>
      </w:pPr>
      <w:r>
        <w:rPr>
          <w:sz w:val="18"/>
          <w:szCs w:val="18"/>
        </w:rPr>
        <w:t xml:space="preserve">(5) tertiary education. The second and third quartiles of the education distribution are denoted as </w:t>
      </w:r>
      <w:r>
        <w:rPr>
          <w:i/>
          <w:iCs/>
          <w:sz w:val="18"/>
          <w:szCs w:val="18"/>
        </w:rPr>
        <w:t>Q</w:t>
      </w:r>
      <w:r>
        <w:rPr>
          <w:sz w:val="18"/>
          <w:szCs w:val="18"/>
          <w:vertAlign w:val="subscript"/>
        </w:rPr>
        <w:t xml:space="preserve">2 </w:t>
      </w:r>
      <w:r>
        <w:rPr>
          <w:sz w:val="18"/>
          <w:szCs w:val="18"/>
        </w:rPr>
        <w:t xml:space="preserve">and </w:t>
      </w:r>
      <w:r>
        <w:rPr>
          <w:i/>
          <w:iCs/>
          <w:sz w:val="18"/>
          <w:szCs w:val="18"/>
        </w:rPr>
        <w:t>Q</w:t>
      </w:r>
      <w:r>
        <w:rPr>
          <w:sz w:val="18"/>
          <w:szCs w:val="18"/>
          <w:vertAlign w:val="subscript"/>
        </w:rPr>
        <w:t>3</w:t>
      </w:r>
      <w:r>
        <w:rPr>
          <w:sz w:val="18"/>
          <w:szCs w:val="18"/>
        </w:rPr>
        <w:t>, respectively. Source: adapted from Van der Weide et al. (2024)</w:t>
      </w:r>
    </w:p>
    <w:p w14:paraId="1CB55F68" w14:textId="77777777" w:rsidR="0044110D" w:rsidRDefault="00000000">
      <w:pPr>
        <w:spacing w:after="229"/>
        <w:ind w:left="0" w:right="0" w:firstLine="0"/>
      </w:pPr>
      <w:del w:id="32" w:author="Wim Groot" w:date="2025-06-20T09:18:00Z">
        <w:r>
          <w:rPr>
            <w:i/>
            <w:iCs/>
          </w:rPr>
          <w:delText xml:space="preserve">Other measures. </w:delText>
        </w:r>
      </w:del>
      <w:r>
        <w:t xml:space="preserve">There are additional measures beyond those mentioned above, but they are less commonly used for comparing social progress across countries. The Prais–Bibby index (Bibby, 1975; Prais, 1955) quantifies mobility by measuring the proportion of individuals who change ranks between generations, providing a straightforward approach to assessing relative mobility. The Bartholomew index (Bartholomew, 1967) focuses on movement between ordered categories, particularly in education, calculating the weighted average distance moved between parental and children’s categories. Its standardized version offers a clearer view of upward mobility. Apouey et al. (2023) introduced an inequality-sensitive and additive achievement measure for ordinal data, which combines both average achievement and the inequality of achievement within a generation, offering a more nuanced perspective on mobility that accounts for both individual movement and societal inequality. The upward mobility kernel developed by Ray and Genicot (2023), based on the principle of growth progressiveness, provides a theoretical framework for measuring upward mobility by considering individual growth rates in relation to baseline income. Finally, entropy-based measures (Mueller, 2021), derived from information theory, evaluate how much a parent’s status reduces uncertainty about a child’s future status. Higher information gain in this context suggests stronger intergenerational dependence and, consequently, higher immobility. Together, these indices and measures </w:t>
      </w:r>
      <w:ins w:id="33" w:author="Wim Groot" w:date="2025-06-20T09:19:00Z">
        <w:r>
          <w:rPr>
            <w:lang w:val="en-US"/>
          </w:rPr>
          <w:t>present</w:t>
        </w:r>
      </w:ins>
      <w:del w:id="34" w:author="Wim Groot" w:date="2025-06-20T09:19:00Z">
        <w:r>
          <w:delText>form</w:delText>
        </w:r>
      </w:del>
      <w:r>
        <w:t xml:space="preserve"> a comprehensive toolkit for analyzing the complex dynamics of social mobility.</w:t>
      </w:r>
    </w:p>
    <w:p w14:paraId="1CB55F69" w14:textId="77777777" w:rsidR="0044110D" w:rsidRDefault="00000000">
      <w:pPr>
        <w:spacing w:after="0"/>
        <w:ind w:left="0" w:right="0" w:firstLine="0"/>
      </w:pPr>
      <w:del w:id="35" w:author="Wim Groot" w:date="2025-06-20T09:19:00Z">
        <w:r>
          <w:rPr>
            <w:i/>
            <w:iCs/>
          </w:rPr>
          <w:delText xml:space="preserve">Research gap. </w:delText>
        </w:r>
      </w:del>
      <w:r>
        <w:t xml:space="preserve">Nevertheless, there is a gap between current measures of social progress. The definition of social progress is broad, encompassing not only education and income but also health, well-being, and human rights (Blanden, 2013; Deutscher &amp; Mazumder, 2023; Narayan et al., 2018). The focus here is not on defining social progress in its entirety but on highlighting how current measurements of social mobility do not fully capture social progress in education. While social progress in education can be closely linked to intergenerational mobility—where each generation attains better education—existing measures fail to capture social progress across countries. Consider two illustrative examples. First, a comparison between Burundi and the Central African Republic (as shown in Figure 1) reveals that their absolute mobility, measured by the indices </w:t>
      </w:r>
      <w:r>
        <w:rPr>
          <w:i/>
          <w:iCs/>
        </w:rPr>
        <w:t xml:space="preserve">CAT </w:t>
      </w:r>
      <w:r>
        <w:t xml:space="preserve">and </w:t>
      </w:r>
      <w:r>
        <w:rPr>
          <w:i/>
          <w:iCs/>
        </w:rPr>
        <w:t>MIX</w:t>
      </w:r>
      <w:r>
        <w:t xml:space="preserve">, is nearly identical. However, the Central African Republic exhibits significantly higher relative mobility, as indicated by 1 − </w:t>
      </w:r>
      <w:r>
        <w:rPr>
          <w:i/>
          <w:iCs/>
        </w:rPr>
        <w:t xml:space="preserve">BETA </w:t>
      </w:r>
      <w:r>
        <w:t>(0.53 vs. 0.46 for Burundi). Based on this, one might conclude that the Central African Republic has achieved greater social progress than Burundi. However, looking at their transition matrices reveals a different story. The Central African Republic has higher relative mobility primarily due to widespread downward mobility—for instance, over 35% of individuals with parents who attained at least primary education have themselves remained below the primary level (</w:t>
      </w:r>
      <w:r>
        <w:rPr>
          <w:i/>
          <w:iCs/>
        </w:rPr>
        <w:t>C</w:t>
      </w:r>
      <w:r>
        <w:rPr>
          <w:vertAlign w:val="subscript"/>
        </w:rPr>
        <w:t>1</w:t>
      </w:r>
      <w:r>
        <w:rPr>
          <w:i/>
          <w:iCs/>
        </w:rPr>
        <w:t>P</w:t>
      </w:r>
      <w:r>
        <w:rPr>
          <w:vertAlign w:val="subscript"/>
        </w:rPr>
        <w:t xml:space="preserve">2 </w:t>
      </w:r>
      <w:r>
        <w:t xml:space="preserve">+ </w:t>
      </w:r>
      <w:r>
        <w:rPr>
          <w:i/>
          <w:iCs/>
        </w:rPr>
        <w:t>C</w:t>
      </w:r>
      <w:r>
        <w:rPr>
          <w:vertAlign w:val="subscript"/>
        </w:rPr>
        <w:t>1</w:t>
      </w:r>
      <w:r>
        <w:rPr>
          <w:i/>
          <w:iCs/>
        </w:rPr>
        <w:t>P</w:t>
      </w:r>
      <w:r>
        <w:rPr>
          <w:vertAlign w:val="subscript"/>
        </w:rPr>
        <w:t xml:space="preserve">3 </w:t>
      </w:r>
      <w:r>
        <w:t xml:space="preserve">&gt; 35%). This example demonstrates that social fluidity does not necessarily translate into progress. This issue is referred to as the </w:t>
      </w:r>
      <w:r>
        <w:rPr>
          <w:i/>
          <w:iCs/>
        </w:rPr>
        <w:t>directionality problem</w:t>
      </w:r>
      <w:r>
        <w:t>. The directionality problem is not only about distinguishing upward from downward mobility but also about considering intergenerational persistence (social stagnation), which is less concerning than downward mobility. In Burundi’s case, persistence is high. However, this is preferable to the higher prevalence of downward mobility seen in the Central African Republic.</w:t>
      </w:r>
    </w:p>
    <w:p w14:paraId="1CB55F6A" w14:textId="77777777" w:rsidR="0044110D" w:rsidRDefault="00000000">
      <w:pPr>
        <w:ind w:left="0" w:right="0" w:firstLine="324"/>
      </w:pPr>
      <w:r>
        <w:t xml:space="preserve">The second example compares Canada and Timor-Leste (as shown in Figure 2), where Canada exhibits higher absolute and relative mobility. However, can one conclude that Canada has made more progress than Timor-Leste? Examining their transition matrices suggests otherwise. It would be unfair to say that TimorLeste has made less progress simply because its mobility primarily comes from disadvantaged groups, whereas mobility in Canada occurs mostly among the upper class. The effort required to achieve mobility in these two contexts is vastly different. More than a quarter of Timor-Leste’s population, whose parents had less than primary education, managed to move up to the upper secondary or tertiary level, indicating a significant achievement. In contrast, mobility in Canada mostly involves individuals moving from upper secondary to tertiary education, which represents a smaller feat in comparison. This issue is referred to as the </w:t>
      </w:r>
      <w:r>
        <w:rPr>
          <w:i/>
          <w:iCs/>
        </w:rPr>
        <w:t>di</w:t>
      </w:r>
      <w:r>
        <w:t>ffi</w:t>
      </w:r>
      <w:r>
        <w:rPr>
          <w:i/>
          <w:iCs/>
        </w:rPr>
        <w:t>culty problem</w:t>
      </w:r>
      <w:r>
        <w:t xml:space="preserve">, as different social classes face different levels of difficulty in achieving the same educational outcome. For example, the hurdle of intergenerational transition from </w:t>
      </w:r>
      <w:r>
        <w:rPr>
          <w:i/>
          <w:iCs/>
        </w:rPr>
        <w:t>P</w:t>
      </w:r>
      <w:r>
        <w:rPr>
          <w:vertAlign w:val="subscript"/>
        </w:rPr>
        <w:t xml:space="preserve">1 </w:t>
      </w:r>
      <w:r>
        <w:t xml:space="preserve">to </w:t>
      </w:r>
      <w:r>
        <w:rPr>
          <w:i/>
          <w:iCs/>
        </w:rPr>
        <w:t>C</w:t>
      </w:r>
      <w:r>
        <w:rPr>
          <w:vertAlign w:val="subscript"/>
        </w:rPr>
        <w:t xml:space="preserve">5 </w:t>
      </w:r>
      <w:r>
        <w:t xml:space="preserve">is higher than that from </w:t>
      </w:r>
      <w:r>
        <w:rPr>
          <w:i/>
          <w:iCs/>
        </w:rPr>
        <w:t>P</w:t>
      </w:r>
      <w:r>
        <w:rPr>
          <w:vertAlign w:val="subscript"/>
        </w:rPr>
        <w:t xml:space="preserve">4 </w:t>
      </w:r>
      <w:r>
        <w:t xml:space="preserve">to </w:t>
      </w:r>
      <w:r>
        <w:rPr>
          <w:i/>
          <w:iCs/>
        </w:rPr>
        <w:t>C</w:t>
      </w:r>
      <w:r>
        <w:rPr>
          <w:vertAlign w:val="subscript"/>
        </w:rPr>
        <w:t>5</w:t>
      </w:r>
      <w:r>
        <w:t xml:space="preserve">. Notably, </w:t>
      </w:r>
      <w:r>
        <w:rPr>
          <w:i/>
          <w:iCs/>
        </w:rPr>
        <w:t xml:space="preserve">CAT </w:t>
      </w:r>
      <w:r>
        <w:t xml:space="preserve">does not account for individuals whose parents had tertiary education, and </w:t>
      </w:r>
      <w:r>
        <w:rPr>
          <w:i/>
          <w:iCs/>
        </w:rPr>
        <w:t xml:space="preserve">MIX </w:t>
      </w:r>
      <w:r>
        <w:t>treats cases where both parents and children attain the highest education level (</w:t>
      </w:r>
      <w:r>
        <w:rPr>
          <w:i/>
          <w:iCs/>
        </w:rPr>
        <w:t>C</w:t>
      </w:r>
      <w:r>
        <w:rPr>
          <w:vertAlign w:val="subscript"/>
        </w:rPr>
        <w:t>5</w:t>
      </w:r>
      <w:r>
        <w:rPr>
          <w:i/>
          <w:iCs/>
        </w:rPr>
        <w:t>P</w:t>
      </w:r>
      <w:r>
        <w:rPr>
          <w:vertAlign w:val="subscript"/>
        </w:rPr>
        <w:t>5</w:t>
      </w:r>
      <w:r>
        <w:t>) as upward mobility is restricted due to ceiling effects.</w:t>
      </w:r>
    </w:p>
    <w:tbl>
      <w:tblPr>
        <w:tblW w:w="4649" w:type="dxa"/>
        <w:tblInd w:w="18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979"/>
        <w:gridCol w:w="1670"/>
      </w:tblGrid>
      <w:tr w:rsidR="0044110D" w14:paraId="1CB55F6F" w14:textId="77777777">
        <w:trPr>
          <w:trHeight w:val="290"/>
        </w:trPr>
        <w:tc>
          <w:tcPr>
            <w:tcW w:w="2979" w:type="dxa"/>
            <w:tcBorders>
              <w:top w:val="nil"/>
              <w:left w:val="nil"/>
              <w:bottom w:val="nil"/>
              <w:right w:val="nil"/>
            </w:tcBorders>
            <w:shd w:val="clear" w:color="auto" w:fill="auto"/>
            <w:tcMar>
              <w:top w:w="80" w:type="dxa"/>
              <w:left w:w="80" w:type="dxa"/>
              <w:bottom w:w="80" w:type="dxa"/>
              <w:right w:w="80" w:type="dxa"/>
            </w:tcMar>
          </w:tcPr>
          <w:p w14:paraId="1CB55F6B" w14:textId="77777777" w:rsidR="0044110D" w:rsidRDefault="00000000">
            <w:pPr>
              <w:spacing w:after="3" w:line="259" w:lineRule="auto"/>
              <w:ind w:left="0" w:right="0" w:firstLine="0"/>
              <w:jc w:val="left"/>
            </w:pPr>
            <w:r>
              <w:rPr>
                <w:rFonts w:ascii="Arial" w:hAnsi="Arial"/>
                <w:sz w:val="14"/>
                <w:szCs w:val="14"/>
              </w:rPr>
              <w:t>Burundi</w:t>
            </w:r>
          </w:p>
          <w:p w14:paraId="1CB55F6C" w14:textId="77777777" w:rsidR="0044110D" w:rsidRDefault="00000000">
            <w:pPr>
              <w:spacing w:after="0" w:line="259" w:lineRule="auto"/>
              <w:ind w:left="0" w:right="0" w:firstLine="0"/>
              <w:jc w:val="left"/>
            </w:pPr>
            <w:r>
              <w:rPr>
                <w:rFonts w:ascii="Arial" w:hAnsi="Arial"/>
                <w:sz w:val="12"/>
                <w:szCs w:val="12"/>
              </w:rPr>
              <w:t>CAT = 0.14; 1−BETA = 0.46</w:t>
            </w:r>
          </w:p>
        </w:tc>
        <w:tc>
          <w:tcPr>
            <w:tcW w:w="1670" w:type="dxa"/>
            <w:tcBorders>
              <w:top w:val="nil"/>
              <w:left w:val="nil"/>
              <w:bottom w:val="nil"/>
              <w:right w:val="nil"/>
            </w:tcBorders>
            <w:shd w:val="clear" w:color="auto" w:fill="auto"/>
            <w:tcMar>
              <w:top w:w="80" w:type="dxa"/>
              <w:left w:w="269" w:type="dxa"/>
              <w:bottom w:w="80" w:type="dxa"/>
              <w:right w:w="80" w:type="dxa"/>
            </w:tcMar>
          </w:tcPr>
          <w:p w14:paraId="1CB55F6D" w14:textId="77777777" w:rsidR="0044110D" w:rsidRDefault="00000000">
            <w:pPr>
              <w:spacing w:after="3" w:line="259" w:lineRule="auto"/>
              <w:ind w:left="189" w:right="0" w:firstLine="0"/>
              <w:jc w:val="left"/>
            </w:pPr>
            <w:r>
              <w:rPr>
                <w:rFonts w:ascii="Arial" w:hAnsi="Arial"/>
                <w:sz w:val="14"/>
                <w:szCs w:val="14"/>
              </w:rPr>
              <w:t>Central African</w:t>
            </w:r>
          </w:p>
          <w:p w14:paraId="1CB55F6E" w14:textId="77777777" w:rsidR="0044110D" w:rsidRDefault="00000000">
            <w:pPr>
              <w:spacing w:after="0" w:line="259" w:lineRule="auto"/>
              <w:ind w:left="0" w:right="0" w:firstLine="0"/>
              <w:jc w:val="right"/>
            </w:pPr>
            <w:r>
              <w:rPr>
                <w:rFonts w:ascii="Arial" w:hAnsi="Arial"/>
                <w:sz w:val="12"/>
                <w:szCs w:val="12"/>
              </w:rPr>
              <w:t>CAT = 0.14; 1−BETA = 0.53</w:t>
            </w:r>
          </w:p>
        </w:tc>
      </w:tr>
    </w:tbl>
    <w:p w14:paraId="1CB55F70" w14:textId="77777777" w:rsidR="0044110D" w:rsidRDefault="0044110D">
      <w:pPr>
        <w:widowControl w:val="0"/>
        <w:spacing w:line="240" w:lineRule="auto"/>
        <w:ind w:left="1741" w:right="0" w:hanging="1741"/>
      </w:pP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5F80"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5F71" w14:textId="77777777" w:rsidR="0044110D" w:rsidRDefault="00000000">
            <w:pPr>
              <w:spacing w:after="0" w:line="259" w:lineRule="auto"/>
              <w:ind w:left="0" w:right="6" w:firstLine="0"/>
              <w:jc w:val="center"/>
            </w:pPr>
            <w:r>
              <w:rPr>
                <w:rFonts w:ascii="Arial" w:hAnsi="Arial"/>
                <w:sz w:val="10"/>
                <w:szCs w:val="10"/>
              </w:rPr>
              <w:t>76.23</w:t>
            </w:r>
          </w:p>
        </w:tc>
        <w:tc>
          <w:tcPr>
            <w:tcW w:w="551" w:type="dxa"/>
            <w:tcBorders>
              <w:top w:val="single" w:sz="5" w:space="0" w:color="000000"/>
              <w:left w:val="single" w:sz="5" w:space="0" w:color="000000"/>
              <w:bottom w:val="single" w:sz="5" w:space="0" w:color="000000"/>
              <w:right w:val="single" w:sz="5" w:space="0" w:color="000000"/>
            </w:tcBorders>
            <w:shd w:val="clear" w:color="auto" w:fill="9EF8F8"/>
            <w:tcMar>
              <w:top w:w="80" w:type="dxa"/>
              <w:left w:w="80" w:type="dxa"/>
              <w:bottom w:w="80" w:type="dxa"/>
              <w:right w:w="86" w:type="dxa"/>
            </w:tcMar>
            <w:vAlign w:val="center"/>
          </w:tcPr>
          <w:p w14:paraId="1CB55F72" w14:textId="77777777" w:rsidR="0044110D" w:rsidRDefault="00000000">
            <w:pPr>
              <w:spacing w:after="0" w:line="259" w:lineRule="auto"/>
              <w:ind w:left="0" w:right="6" w:firstLine="0"/>
              <w:jc w:val="center"/>
            </w:pPr>
            <w:r>
              <w:rPr>
                <w:rFonts w:ascii="Arial" w:hAnsi="Arial"/>
                <w:sz w:val="10"/>
                <w:szCs w:val="10"/>
              </w:rPr>
              <w:t>4.47</w:t>
            </w:r>
          </w:p>
        </w:tc>
        <w:tc>
          <w:tcPr>
            <w:tcW w:w="550" w:type="dxa"/>
            <w:tcBorders>
              <w:top w:val="single" w:sz="5" w:space="0" w:color="000000"/>
              <w:left w:val="single" w:sz="5" w:space="0" w:color="000000"/>
              <w:bottom w:val="single" w:sz="5" w:space="0" w:color="000000"/>
              <w:right w:val="single" w:sz="5" w:space="0" w:color="000000"/>
            </w:tcBorders>
            <w:shd w:val="clear" w:color="auto" w:fill="A1F8F8"/>
            <w:tcMar>
              <w:top w:w="80" w:type="dxa"/>
              <w:left w:w="80" w:type="dxa"/>
              <w:bottom w:w="80" w:type="dxa"/>
              <w:right w:w="86" w:type="dxa"/>
            </w:tcMar>
            <w:vAlign w:val="center"/>
          </w:tcPr>
          <w:p w14:paraId="1CB55F73" w14:textId="77777777" w:rsidR="0044110D" w:rsidRDefault="00000000">
            <w:pPr>
              <w:spacing w:after="0" w:line="259" w:lineRule="auto"/>
              <w:ind w:left="0" w:right="6" w:firstLine="0"/>
              <w:jc w:val="center"/>
            </w:pPr>
            <w:r>
              <w:rPr>
                <w:rFonts w:ascii="Arial" w:hAnsi="Arial"/>
                <w:sz w:val="10"/>
                <w:szCs w:val="10"/>
              </w:rPr>
              <w:t>4.26</w:t>
            </w:r>
          </w:p>
        </w:tc>
        <w:tc>
          <w:tcPr>
            <w:tcW w:w="550" w:type="dxa"/>
            <w:tcBorders>
              <w:top w:val="single" w:sz="5" w:space="0" w:color="000000"/>
              <w:left w:val="single" w:sz="5" w:space="0" w:color="000000"/>
              <w:bottom w:val="single" w:sz="5" w:space="0" w:color="000000"/>
              <w:right w:val="single" w:sz="5" w:space="0" w:color="000000"/>
            </w:tcBorders>
            <w:shd w:val="clear" w:color="auto" w:fill="DCF6F6"/>
            <w:tcMar>
              <w:top w:w="80" w:type="dxa"/>
              <w:left w:w="80" w:type="dxa"/>
              <w:bottom w:w="80" w:type="dxa"/>
              <w:right w:w="86" w:type="dxa"/>
            </w:tcMar>
            <w:vAlign w:val="center"/>
          </w:tcPr>
          <w:p w14:paraId="1CB55F74" w14:textId="77777777" w:rsidR="0044110D" w:rsidRDefault="00000000">
            <w:pPr>
              <w:spacing w:after="0" w:line="259" w:lineRule="auto"/>
              <w:ind w:left="0" w:right="6" w:firstLine="0"/>
              <w:jc w:val="center"/>
            </w:pPr>
            <w:r>
              <w:rPr>
                <w:rFonts w:ascii="Arial" w:hAnsi="Arial"/>
                <w:sz w:val="10"/>
                <w:szCs w:val="10"/>
              </w:rPr>
              <w:t>1.3</w:t>
            </w:r>
          </w:p>
        </w:tc>
        <w:tc>
          <w:tcPr>
            <w:tcW w:w="550" w:type="dxa"/>
            <w:tcBorders>
              <w:top w:val="single" w:sz="5" w:space="0" w:color="000000"/>
              <w:left w:val="single" w:sz="5" w:space="0" w:color="000000"/>
              <w:bottom w:val="single" w:sz="5" w:space="0" w:color="000000"/>
              <w:right w:val="single" w:sz="5" w:space="0" w:color="000000"/>
            </w:tcBorders>
            <w:shd w:val="clear" w:color="auto" w:fill="E2F5F5"/>
            <w:tcMar>
              <w:top w:w="80" w:type="dxa"/>
              <w:left w:w="80" w:type="dxa"/>
              <w:bottom w:w="80" w:type="dxa"/>
              <w:right w:w="86" w:type="dxa"/>
            </w:tcMar>
            <w:vAlign w:val="center"/>
          </w:tcPr>
          <w:p w14:paraId="1CB55F75" w14:textId="77777777" w:rsidR="0044110D" w:rsidRDefault="00000000">
            <w:pPr>
              <w:spacing w:after="0" w:line="259" w:lineRule="auto"/>
              <w:ind w:left="0" w:right="6" w:firstLine="0"/>
              <w:jc w:val="center"/>
            </w:pPr>
            <w:r>
              <w:rPr>
                <w:rFonts w:ascii="Arial" w:hAnsi="Arial"/>
                <w:sz w:val="10"/>
                <w:szCs w:val="10"/>
              </w:rPr>
              <w:t>0.92</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5F76" w14:textId="77777777" w:rsidR="0044110D" w:rsidRDefault="00000000">
            <w:pPr>
              <w:spacing w:after="346" w:line="259" w:lineRule="auto"/>
              <w:ind w:left="58" w:right="0" w:firstLine="0"/>
              <w:jc w:val="center"/>
            </w:pPr>
            <w:r>
              <w:rPr>
                <w:rFonts w:ascii="Arial" w:hAnsi="Arial"/>
                <w:color w:val="4D4D4D"/>
                <w:sz w:val="11"/>
                <w:szCs w:val="11"/>
                <w:u w:color="4D4D4D"/>
              </w:rPr>
              <w:t>P1</w:t>
            </w:r>
          </w:p>
          <w:p w14:paraId="1CB55F77" w14:textId="77777777" w:rsidR="0044110D" w:rsidRDefault="00000000">
            <w:pPr>
              <w:spacing w:after="346" w:line="259" w:lineRule="auto"/>
              <w:ind w:left="58" w:right="0" w:firstLine="0"/>
              <w:jc w:val="center"/>
            </w:pPr>
            <w:r>
              <w:rPr>
                <w:rFonts w:ascii="Arial" w:hAnsi="Arial"/>
                <w:color w:val="4D4D4D"/>
                <w:sz w:val="11"/>
                <w:szCs w:val="11"/>
                <w:u w:color="4D4D4D"/>
              </w:rPr>
              <w:t>P2</w:t>
            </w:r>
          </w:p>
          <w:p w14:paraId="1CB55F78" w14:textId="77777777" w:rsidR="0044110D" w:rsidRDefault="00000000">
            <w:pPr>
              <w:spacing w:after="346" w:line="259" w:lineRule="auto"/>
              <w:ind w:left="58" w:right="0" w:firstLine="0"/>
              <w:jc w:val="center"/>
            </w:pPr>
            <w:r>
              <w:rPr>
                <w:rFonts w:ascii="Arial" w:hAnsi="Arial"/>
                <w:color w:val="4D4D4D"/>
                <w:sz w:val="11"/>
                <w:szCs w:val="11"/>
                <w:u w:color="4D4D4D"/>
              </w:rPr>
              <w:t>P3</w:t>
            </w:r>
          </w:p>
          <w:p w14:paraId="1CB55F79" w14:textId="77777777" w:rsidR="0044110D" w:rsidRDefault="00000000">
            <w:pPr>
              <w:spacing w:after="346" w:line="259" w:lineRule="auto"/>
              <w:ind w:left="58" w:right="0" w:firstLine="0"/>
              <w:jc w:val="center"/>
            </w:pPr>
            <w:r>
              <w:rPr>
                <w:rFonts w:ascii="Arial" w:hAnsi="Arial"/>
                <w:color w:val="4D4D4D"/>
                <w:sz w:val="11"/>
                <w:szCs w:val="11"/>
                <w:u w:color="4D4D4D"/>
              </w:rPr>
              <w:t>P4</w:t>
            </w:r>
          </w:p>
          <w:p w14:paraId="1CB55F7A"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5F7B" w14:textId="77777777" w:rsidR="0044110D" w:rsidRDefault="00000000">
            <w:pPr>
              <w:spacing w:after="0" w:line="259" w:lineRule="auto"/>
              <w:ind w:left="0" w:right="6" w:firstLine="0"/>
              <w:jc w:val="center"/>
            </w:pPr>
            <w:r>
              <w:rPr>
                <w:rFonts w:ascii="Arial" w:hAnsi="Arial"/>
                <w:sz w:val="10"/>
                <w:szCs w:val="10"/>
              </w:rPr>
              <w:t>31.71</w:t>
            </w:r>
          </w:p>
        </w:tc>
        <w:tc>
          <w:tcPr>
            <w:tcW w:w="549" w:type="dxa"/>
            <w:tcBorders>
              <w:top w:val="single" w:sz="5" w:space="0" w:color="000000"/>
              <w:left w:val="single" w:sz="5" w:space="0" w:color="000000"/>
              <w:bottom w:val="single" w:sz="5" w:space="0" w:color="000000"/>
              <w:right w:val="single" w:sz="5" w:space="0" w:color="000000"/>
            </w:tcBorders>
            <w:shd w:val="clear" w:color="auto" w:fill="70F9F9"/>
            <w:tcMar>
              <w:top w:w="80" w:type="dxa"/>
              <w:left w:w="80" w:type="dxa"/>
              <w:bottom w:w="80" w:type="dxa"/>
              <w:right w:w="86" w:type="dxa"/>
            </w:tcMar>
            <w:vAlign w:val="center"/>
          </w:tcPr>
          <w:p w14:paraId="1CB55F7C" w14:textId="77777777" w:rsidR="0044110D" w:rsidRDefault="00000000">
            <w:pPr>
              <w:spacing w:after="0" w:line="259" w:lineRule="auto"/>
              <w:ind w:left="0" w:right="6" w:firstLine="0"/>
              <w:jc w:val="center"/>
            </w:pPr>
            <w:r>
              <w:rPr>
                <w:rFonts w:ascii="Arial" w:hAnsi="Arial"/>
                <w:sz w:val="10"/>
                <w:szCs w:val="10"/>
              </w:rPr>
              <w:t>2.83</w:t>
            </w:r>
          </w:p>
        </w:tc>
        <w:tc>
          <w:tcPr>
            <w:tcW w:w="550" w:type="dxa"/>
            <w:tcBorders>
              <w:top w:val="single" w:sz="5" w:space="0" w:color="000000"/>
              <w:left w:val="single" w:sz="5" w:space="0" w:color="000000"/>
              <w:bottom w:val="single" w:sz="5" w:space="0" w:color="000000"/>
              <w:right w:val="single" w:sz="5" w:space="0" w:color="000000"/>
            </w:tcBorders>
            <w:shd w:val="clear" w:color="auto" w:fill="51FAFA"/>
            <w:tcMar>
              <w:top w:w="80" w:type="dxa"/>
              <w:left w:w="80" w:type="dxa"/>
              <w:bottom w:w="80" w:type="dxa"/>
              <w:right w:w="86" w:type="dxa"/>
            </w:tcMar>
            <w:vAlign w:val="center"/>
          </w:tcPr>
          <w:p w14:paraId="1CB55F7D" w14:textId="77777777" w:rsidR="0044110D" w:rsidRDefault="00000000">
            <w:pPr>
              <w:spacing w:after="0" w:line="259" w:lineRule="auto"/>
              <w:ind w:left="0" w:right="6" w:firstLine="0"/>
              <w:jc w:val="center"/>
            </w:pPr>
            <w:r>
              <w:rPr>
                <w:rFonts w:ascii="Arial" w:hAnsi="Arial"/>
                <w:sz w:val="10"/>
                <w:szCs w:val="10"/>
              </w:rPr>
              <w:t>3.53</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7E"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1CB55F7F" w14:textId="77777777" w:rsidR="0044110D" w:rsidRDefault="00000000">
            <w:pPr>
              <w:spacing w:after="0" w:line="259" w:lineRule="auto"/>
              <w:ind w:left="0" w:right="6" w:firstLine="0"/>
              <w:jc w:val="center"/>
            </w:pPr>
            <w:r>
              <w:rPr>
                <w:rFonts w:ascii="Arial" w:hAnsi="Arial"/>
                <w:sz w:val="10"/>
                <w:szCs w:val="10"/>
              </w:rPr>
              <w:t>0.27</w:t>
            </w:r>
          </w:p>
        </w:tc>
      </w:tr>
      <w:tr w:rsidR="0044110D" w14:paraId="1CB55F8C"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6FF9F9"/>
            <w:tcMar>
              <w:top w:w="80" w:type="dxa"/>
              <w:left w:w="80" w:type="dxa"/>
              <w:bottom w:w="80" w:type="dxa"/>
              <w:right w:w="86" w:type="dxa"/>
            </w:tcMar>
            <w:vAlign w:val="center"/>
          </w:tcPr>
          <w:p w14:paraId="1CB55F81" w14:textId="77777777" w:rsidR="0044110D" w:rsidRDefault="00000000">
            <w:pPr>
              <w:spacing w:after="0" w:line="259" w:lineRule="auto"/>
              <w:ind w:left="0" w:right="6" w:firstLine="0"/>
              <w:jc w:val="center"/>
            </w:pPr>
            <w:r>
              <w:rPr>
                <w:rFonts w:ascii="Arial" w:hAnsi="Arial"/>
                <w:sz w:val="10"/>
                <w:szCs w:val="10"/>
              </w:rPr>
              <w:t>6.89</w:t>
            </w:r>
          </w:p>
        </w:tc>
        <w:tc>
          <w:tcPr>
            <w:tcW w:w="551" w:type="dxa"/>
            <w:tcBorders>
              <w:top w:val="single" w:sz="5" w:space="0" w:color="000000"/>
              <w:left w:val="single" w:sz="5" w:space="0" w:color="000000"/>
              <w:bottom w:val="single" w:sz="5" w:space="0" w:color="000000"/>
              <w:right w:val="single" w:sz="5" w:space="0" w:color="000000"/>
            </w:tcBorders>
            <w:shd w:val="clear" w:color="auto" w:fill="E4F5F5"/>
            <w:tcMar>
              <w:top w:w="80" w:type="dxa"/>
              <w:left w:w="80" w:type="dxa"/>
              <w:bottom w:w="80" w:type="dxa"/>
              <w:right w:w="86" w:type="dxa"/>
            </w:tcMar>
            <w:vAlign w:val="center"/>
          </w:tcPr>
          <w:p w14:paraId="1CB55F82" w14:textId="77777777" w:rsidR="0044110D" w:rsidRDefault="00000000">
            <w:pPr>
              <w:spacing w:after="0" w:line="259" w:lineRule="auto"/>
              <w:ind w:left="0" w:right="6" w:firstLine="0"/>
              <w:jc w:val="center"/>
            </w:pPr>
            <w:r>
              <w:rPr>
                <w:rFonts w:ascii="Arial" w:hAnsi="Arial"/>
                <w:sz w:val="10"/>
                <w:szCs w:val="10"/>
              </w:rPr>
              <w:t>0.8</w:t>
            </w:r>
          </w:p>
        </w:tc>
        <w:tc>
          <w:tcPr>
            <w:tcW w:w="550" w:type="dxa"/>
            <w:tcBorders>
              <w:top w:val="single" w:sz="5" w:space="0" w:color="000000"/>
              <w:left w:val="single" w:sz="5" w:space="0" w:color="000000"/>
              <w:bottom w:val="single" w:sz="5" w:space="0" w:color="000000"/>
              <w:right w:val="single" w:sz="5" w:space="0" w:color="000000"/>
            </w:tcBorders>
            <w:shd w:val="clear" w:color="auto" w:fill="DFF5F5"/>
            <w:tcMar>
              <w:top w:w="80" w:type="dxa"/>
              <w:left w:w="80" w:type="dxa"/>
              <w:bottom w:w="80" w:type="dxa"/>
              <w:right w:w="86" w:type="dxa"/>
            </w:tcMar>
            <w:vAlign w:val="center"/>
          </w:tcPr>
          <w:p w14:paraId="1CB55F83" w14:textId="77777777" w:rsidR="0044110D" w:rsidRDefault="00000000">
            <w:pPr>
              <w:spacing w:after="0" w:line="259" w:lineRule="auto"/>
              <w:ind w:left="0" w:right="6" w:firstLine="0"/>
              <w:jc w:val="center"/>
            </w:pPr>
            <w:r>
              <w:rPr>
                <w:rFonts w:ascii="Arial" w:hAnsi="Arial"/>
                <w:sz w:val="10"/>
                <w:szCs w:val="10"/>
              </w:rPr>
              <w:t>1.13</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1CB55F84" w14:textId="77777777" w:rsidR="0044110D" w:rsidRDefault="00000000">
            <w:pPr>
              <w:spacing w:after="0" w:line="259" w:lineRule="auto"/>
              <w:ind w:left="0" w:right="6" w:firstLine="0"/>
              <w:jc w:val="center"/>
            </w:pPr>
            <w:r>
              <w:rPr>
                <w:rFonts w:ascii="Arial" w:hAnsi="Arial"/>
                <w:sz w:val="10"/>
                <w:szCs w:val="10"/>
              </w:rPr>
              <w:t>0.16</w:t>
            </w:r>
          </w:p>
        </w:tc>
        <w:tc>
          <w:tcPr>
            <w:tcW w:w="550"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1CB55F85" w14:textId="77777777" w:rsidR="0044110D" w:rsidRDefault="00000000">
            <w:pPr>
              <w:spacing w:after="0" w:line="259" w:lineRule="auto"/>
              <w:ind w:left="0" w:right="6" w:firstLine="0"/>
              <w:jc w:val="center"/>
            </w:pPr>
            <w:r>
              <w:rPr>
                <w:rFonts w:ascii="Arial" w:hAnsi="Arial"/>
                <w:sz w:val="10"/>
                <w:szCs w:val="10"/>
              </w:rPr>
              <w:t>0.53</w:t>
            </w:r>
          </w:p>
        </w:tc>
        <w:tc>
          <w:tcPr>
            <w:tcW w:w="417" w:type="dxa"/>
            <w:vMerge/>
            <w:tcBorders>
              <w:top w:val="nil"/>
              <w:left w:val="single" w:sz="5" w:space="0" w:color="000000"/>
              <w:bottom w:val="nil"/>
              <w:right w:val="single" w:sz="5" w:space="0" w:color="000000"/>
            </w:tcBorders>
            <w:shd w:val="clear" w:color="auto" w:fill="auto"/>
          </w:tcPr>
          <w:p w14:paraId="1CB55F86"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73F073"/>
            <w:tcMar>
              <w:top w:w="80" w:type="dxa"/>
              <w:left w:w="80" w:type="dxa"/>
              <w:bottom w:w="80" w:type="dxa"/>
              <w:right w:w="86" w:type="dxa"/>
            </w:tcMar>
            <w:vAlign w:val="center"/>
          </w:tcPr>
          <w:p w14:paraId="1CB55F87" w14:textId="77777777" w:rsidR="0044110D" w:rsidRDefault="00000000">
            <w:pPr>
              <w:spacing w:after="0" w:line="259" w:lineRule="auto"/>
              <w:ind w:left="0" w:right="6" w:firstLine="0"/>
              <w:jc w:val="center"/>
            </w:pPr>
            <w:r>
              <w:rPr>
                <w:rFonts w:ascii="Arial" w:hAnsi="Arial"/>
                <w:sz w:val="10"/>
                <w:szCs w:val="10"/>
              </w:rPr>
              <w:t>11.6</w:t>
            </w:r>
          </w:p>
        </w:tc>
        <w:tc>
          <w:tcPr>
            <w:tcW w:w="549" w:type="dxa"/>
            <w:tcBorders>
              <w:top w:val="single" w:sz="5" w:space="0" w:color="000000"/>
              <w:left w:val="single" w:sz="5" w:space="0" w:color="000000"/>
              <w:bottom w:val="single" w:sz="5" w:space="0" w:color="000000"/>
              <w:right w:val="single" w:sz="5" w:space="0" w:color="000000"/>
            </w:tcBorders>
            <w:shd w:val="clear" w:color="auto" w:fill="53FAFA"/>
            <w:tcMar>
              <w:top w:w="80" w:type="dxa"/>
              <w:left w:w="80" w:type="dxa"/>
              <w:bottom w:w="80" w:type="dxa"/>
              <w:right w:w="86" w:type="dxa"/>
            </w:tcMar>
            <w:vAlign w:val="center"/>
          </w:tcPr>
          <w:p w14:paraId="1CB55F88" w14:textId="77777777" w:rsidR="0044110D" w:rsidRDefault="00000000">
            <w:pPr>
              <w:spacing w:after="0" w:line="259" w:lineRule="auto"/>
              <w:ind w:left="0" w:right="6" w:firstLine="0"/>
              <w:jc w:val="center"/>
            </w:pPr>
            <w:r>
              <w:rPr>
                <w:rFonts w:ascii="Arial" w:hAnsi="Arial"/>
                <w:sz w:val="10"/>
                <w:szCs w:val="10"/>
              </w:rPr>
              <w:t>3.46</w:t>
            </w:r>
          </w:p>
        </w:tc>
        <w:tc>
          <w:tcPr>
            <w:tcW w:w="550" w:type="dxa"/>
            <w:tcBorders>
              <w:top w:val="single" w:sz="5" w:space="0" w:color="000000"/>
              <w:left w:val="single" w:sz="5" w:space="0" w:color="000000"/>
              <w:bottom w:val="single" w:sz="5" w:space="0" w:color="000000"/>
              <w:right w:val="single" w:sz="5" w:space="0" w:color="000000"/>
            </w:tcBorders>
            <w:shd w:val="clear" w:color="auto" w:fill="87F8F8"/>
            <w:tcMar>
              <w:top w:w="80" w:type="dxa"/>
              <w:left w:w="80" w:type="dxa"/>
              <w:bottom w:w="80" w:type="dxa"/>
              <w:right w:w="86" w:type="dxa"/>
            </w:tcMar>
            <w:vAlign w:val="center"/>
          </w:tcPr>
          <w:p w14:paraId="1CB55F89" w14:textId="77777777" w:rsidR="0044110D" w:rsidRDefault="00000000">
            <w:pPr>
              <w:spacing w:after="0" w:line="259" w:lineRule="auto"/>
              <w:ind w:left="0" w:right="6" w:firstLine="0"/>
              <w:jc w:val="center"/>
            </w:pPr>
            <w:r>
              <w:rPr>
                <w:rFonts w:ascii="Arial" w:hAnsi="Arial"/>
                <w:sz w:val="10"/>
                <w:szCs w:val="10"/>
              </w:rPr>
              <w:t>2.36</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8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8B" w14:textId="77777777" w:rsidR="0044110D" w:rsidRDefault="00000000">
            <w:pPr>
              <w:spacing w:after="0" w:line="259" w:lineRule="auto"/>
              <w:ind w:left="0" w:right="6" w:firstLine="0"/>
              <w:jc w:val="center"/>
            </w:pPr>
            <w:r>
              <w:rPr>
                <w:rFonts w:ascii="Arial" w:hAnsi="Arial"/>
                <w:sz w:val="10"/>
                <w:szCs w:val="10"/>
              </w:rPr>
              <w:t>0</w:t>
            </w:r>
          </w:p>
        </w:tc>
      </w:tr>
      <w:tr w:rsidR="0044110D" w14:paraId="1CB55F98"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E4F5F5"/>
            <w:tcMar>
              <w:top w:w="80" w:type="dxa"/>
              <w:left w:w="80" w:type="dxa"/>
              <w:bottom w:w="80" w:type="dxa"/>
              <w:right w:w="86" w:type="dxa"/>
            </w:tcMar>
            <w:vAlign w:val="center"/>
          </w:tcPr>
          <w:p w14:paraId="1CB55F8D" w14:textId="77777777" w:rsidR="0044110D" w:rsidRDefault="00000000">
            <w:pPr>
              <w:spacing w:after="0" w:line="259" w:lineRule="auto"/>
              <w:ind w:left="0" w:right="6" w:firstLine="0"/>
              <w:jc w:val="center"/>
            </w:pPr>
            <w:r>
              <w:rPr>
                <w:rFonts w:ascii="Arial" w:hAnsi="Arial"/>
                <w:sz w:val="10"/>
                <w:szCs w:val="10"/>
              </w:rPr>
              <w:t>0.81</w:t>
            </w:r>
          </w:p>
        </w:tc>
        <w:tc>
          <w:tcPr>
            <w:tcW w:w="551"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5F8E" w14:textId="77777777" w:rsidR="0044110D" w:rsidRDefault="00000000">
            <w:pPr>
              <w:spacing w:after="0" w:line="259" w:lineRule="auto"/>
              <w:ind w:left="0" w:right="6" w:firstLine="0"/>
              <w:jc w:val="center"/>
            </w:pPr>
            <w:r>
              <w:rPr>
                <w:rFonts w:ascii="Arial" w:hAnsi="Arial"/>
                <w:sz w:val="10"/>
                <w:szCs w:val="10"/>
              </w:rPr>
              <w:t>0.31</w:t>
            </w:r>
          </w:p>
        </w:tc>
        <w:tc>
          <w:tcPr>
            <w:tcW w:w="550" w:type="dxa"/>
            <w:tcBorders>
              <w:top w:val="single" w:sz="5" w:space="0" w:color="000000"/>
              <w:left w:val="single" w:sz="5" w:space="0" w:color="000000"/>
              <w:bottom w:val="single" w:sz="5" w:space="0" w:color="000000"/>
              <w:right w:val="single" w:sz="5" w:space="0" w:color="000000"/>
            </w:tcBorders>
            <w:shd w:val="clear" w:color="auto" w:fill="E7F5F5"/>
            <w:tcMar>
              <w:top w:w="80" w:type="dxa"/>
              <w:left w:w="80" w:type="dxa"/>
              <w:bottom w:w="80" w:type="dxa"/>
              <w:right w:w="86" w:type="dxa"/>
            </w:tcMar>
            <w:vAlign w:val="center"/>
          </w:tcPr>
          <w:p w14:paraId="1CB55F8F" w14:textId="77777777" w:rsidR="0044110D" w:rsidRDefault="00000000">
            <w:pPr>
              <w:spacing w:after="0" w:line="259" w:lineRule="auto"/>
              <w:ind w:left="0" w:right="6" w:firstLine="0"/>
              <w:jc w:val="center"/>
            </w:pPr>
            <w:r>
              <w:rPr>
                <w:rFonts w:ascii="Arial" w:hAnsi="Arial"/>
                <w:sz w:val="10"/>
                <w:szCs w:val="10"/>
              </w:rPr>
              <w:t>0.72</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5F90" w14:textId="77777777" w:rsidR="0044110D" w:rsidRDefault="00000000">
            <w:pPr>
              <w:spacing w:after="0" w:line="259" w:lineRule="auto"/>
              <w:ind w:left="0" w:right="6" w:firstLine="0"/>
              <w:jc w:val="center"/>
            </w:pPr>
            <w:r>
              <w:rPr>
                <w:rFonts w:ascii="Arial" w:hAnsi="Arial"/>
                <w:sz w:val="10"/>
                <w:szCs w:val="10"/>
              </w:rPr>
              <w:t>0.11</w:t>
            </w:r>
          </w:p>
        </w:tc>
        <w:tc>
          <w:tcPr>
            <w:tcW w:w="550"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1CB55F91" w14:textId="77777777" w:rsidR="0044110D" w:rsidRDefault="00000000">
            <w:pPr>
              <w:spacing w:after="0" w:line="259" w:lineRule="auto"/>
              <w:ind w:left="0" w:right="6" w:firstLine="0"/>
              <w:jc w:val="center"/>
            </w:pPr>
            <w:r>
              <w:rPr>
                <w:rFonts w:ascii="Arial" w:hAnsi="Arial"/>
                <w:sz w:val="10"/>
                <w:szCs w:val="10"/>
              </w:rPr>
              <w:t>0.5</w:t>
            </w:r>
          </w:p>
        </w:tc>
        <w:tc>
          <w:tcPr>
            <w:tcW w:w="417" w:type="dxa"/>
            <w:vMerge/>
            <w:tcBorders>
              <w:top w:val="nil"/>
              <w:left w:val="single" w:sz="5" w:space="0" w:color="000000"/>
              <w:bottom w:val="nil"/>
              <w:right w:val="single" w:sz="5" w:space="0" w:color="000000"/>
            </w:tcBorders>
            <w:shd w:val="clear" w:color="auto" w:fill="auto"/>
          </w:tcPr>
          <w:p w14:paraId="1CB55F92"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06FD06"/>
            <w:tcMar>
              <w:top w:w="80" w:type="dxa"/>
              <w:left w:w="80" w:type="dxa"/>
              <w:bottom w:w="80" w:type="dxa"/>
              <w:right w:w="86" w:type="dxa"/>
            </w:tcMar>
            <w:vAlign w:val="center"/>
          </w:tcPr>
          <w:p w14:paraId="1CB55F93" w14:textId="77777777" w:rsidR="0044110D" w:rsidRDefault="00000000">
            <w:pPr>
              <w:spacing w:after="0" w:line="259" w:lineRule="auto"/>
              <w:ind w:left="0" w:right="6" w:firstLine="0"/>
              <w:jc w:val="center"/>
            </w:pPr>
            <w:r>
              <w:rPr>
                <w:rFonts w:ascii="Arial" w:hAnsi="Arial"/>
                <w:sz w:val="10"/>
                <w:szCs w:val="10"/>
              </w:rPr>
              <w:t>15.64</w:t>
            </w:r>
          </w:p>
        </w:tc>
        <w:tc>
          <w:tcPr>
            <w:tcW w:w="549" w:type="dxa"/>
            <w:tcBorders>
              <w:top w:val="single" w:sz="5" w:space="0" w:color="000000"/>
              <w:left w:val="single" w:sz="5" w:space="0" w:color="000000"/>
              <w:bottom w:val="single" w:sz="5" w:space="0" w:color="000000"/>
              <w:right w:val="single" w:sz="5" w:space="0" w:color="000000"/>
            </w:tcBorders>
            <w:shd w:val="clear" w:color="auto" w:fill="04FDFA"/>
            <w:tcMar>
              <w:top w:w="80" w:type="dxa"/>
              <w:left w:w="80" w:type="dxa"/>
              <w:bottom w:w="80" w:type="dxa"/>
              <w:right w:w="86" w:type="dxa"/>
            </w:tcMar>
            <w:vAlign w:val="center"/>
          </w:tcPr>
          <w:p w14:paraId="1CB55F94" w14:textId="77777777" w:rsidR="0044110D" w:rsidRDefault="00000000">
            <w:pPr>
              <w:spacing w:after="0" w:line="259" w:lineRule="auto"/>
              <w:ind w:left="0" w:right="6" w:firstLine="0"/>
              <w:jc w:val="center"/>
            </w:pPr>
            <w:r>
              <w:rPr>
                <w:rFonts w:ascii="Arial" w:hAnsi="Arial"/>
                <w:sz w:val="10"/>
                <w:szCs w:val="10"/>
              </w:rPr>
              <w:t>5.45</w:t>
            </w:r>
          </w:p>
        </w:tc>
        <w:tc>
          <w:tcPr>
            <w:tcW w:w="550" w:type="dxa"/>
            <w:tcBorders>
              <w:top w:val="single" w:sz="5" w:space="0" w:color="000000"/>
              <w:left w:val="single" w:sz="5" w:space="0" w:color="000000"/>
              <w:bottom w:val="single" w:sz="5" w:space="0" w:color="000000"/>
              <w:right w:val="single" w:sz="5" w:space="0" w:color="000000"/>
            </w:tcBorders>
            <w:shd w:val="clear" w:color="auto" w:fill="17FBEB"/>
            <w:tcMar>
              <w:top w:w="80" w:type="dxa"/>
              <w:left w:w="80" w:type="dxa"/>
              <w:bottom w:w="80" w:type="dxa"/>
              <w:right w:w="86" w:type="dxa"/>
            </w:tcMar>
            <w:vAlign w:val="center"/>
          </w:tcPr>
          <w:p w14:paraId="1CB55F95" w14:textId="77777777" w:rsidR="0044110D" w:rsidRDefault="00000000">
            <w:pPr>
              <w:spacing w:after="0" w:line="259" w:lineRule="auto"/>
              <w:ind w:left="0" w:right="6" w:firstLine="0"/>
              <w:jc w:val="center"/>
            </w:pPr>
            <w:r>
              <w:rPr>
                <w:rFonts w:ascii="Arial" w:hAnsi="Arial"/>
                <w:sz w:val="10"/>
                <w:szCs w:val="10"/>
              </w:rPr>
              <w:t>6.17</w:t>
            </w:r>
          </w:p>
        </w:tc>
        <w:tc>
          <w:tcPr>
            <w:tcW w:w="550"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1CB55F96" w14:textId="77777777" w:rsidR="0044110D" w:rsidRDefault="00000000">
            <w:pPr>
              <w:spacing w:after="0" w:line="259" w:lineRule="auto"/>
              <w:ind w:left="0" w:right="6" w:firstLine="0"/>
              <w:jc w:val="center"/>
            </w:pPr>
            <w:r>
              <w:rPr>
                <w:rFonts w:ascii="Arial" w:hAnsi="Arial"/>
                <w:sz w:val="10"/>
                <w:szCs w:val="10"/>
              </w:rPr>
              <w:t>0.22</w:t>
            </w:r>
          </w:p>
        </w:tc>
        <w:tc>
          <w:tcPr>
            <w:tcW w:w="550" w:type="dxa"/>
            <w:tcBorders>
              <w:top w:val="single" w:sz="5" w:space="0" w:color="000000"/>
              <w:left w:val="single" w:sz="5" w:space="0" w:color="000000"/>
              <w:bottom w:val="single" w:sz="5" w:space="0" w:color="000000"/>
              <w:right w:val="single" w:sz="5" w:space="0" w:color="000000"/>
            </w:tcBorders>
            <w:shd w:val="clear" w:color="auto" w:fill="ABF8F8"/>
            <w:tcMar>
              <w:top w:w="80" w:type="dxa"/>
              <w:left w:w="80" w:type="dxa"/>
              <w:bottom w:w="80" w:type="dxa"/>
              <w:right w:w="86" w:type="dxa"/>
            </w:tcMar>
            <w:vAlign w:val="center"/>
          </w:tcPr>
          <w:p w14:paraId="1CB55F97" w14:textId="77777777" w:rsidR="0044110D" w:rsidRDefault="00000000">
            <w:pPr>
              <w:spacing w:after="0" w:line="259" w:lineRule="auto"/>
              <w:ind w:left="0" w:right="6" w:firstLine="0"/>
              <w:jc w:val="center"/>
            </w:pPr>
            <w:r>
              <w:rPr>
                <w:rFonts w:ascii="Arial" w:hAnsi="Arial"/>
                <w:sz w:val="10"/>
                <w:szCs w:val="10"/>
              </w:rPr>
              <w:t>1.58</w:t>
            </w:r>
          </w:p>
        </w:tc>
      </w:tr>
      <w:tr w:rsidR="0044110D" w14:paraId="1CB55FA4"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99"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9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1CB55F9B" w14:textId="77777777" w:rsidR="0044110D" w:rsidRDefault="00000000">
            <w:pPr>
              <w:spacing w:after="0" w:line="259" w:lineRule="auto"/>
              <w:ind w:left="0" w:right="6" w:firstLine="0"/>
              <w:jc w:val="center"/>
            </w:pPr>
            <w:r>
              <w:rPr>
                <w:rFonts w:ascii="Arial" w:hAnsi="Arial"/>
                <w:sz w:val="10"/>
                <w:szCs w:val="10"/>
              </w:rPr>
              <w:t>0.2</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5F9C" w14:textId="77777777" w:rsidR="0044110D" w:rsidRDefault="00000000">
            <w:pPr>
              <w:spacing w:after="0" w:line="259" w:lineRule="auto"/>
              <w:ind w:left="0" w:right="6" w:firstLine="0"/>
              <w:jc w:val="center"/>
            </w:pPr>
            <w:r>
              <w:rPr>
                <w:rFonts w:ascii="Arial" w:hAnsi="Arial"/>
                <w:sz w:val="10"/>
                <w:szCs w:val="10"/>
              </w:rPr>
              <w:t>0.05</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5F9D" w14:textId="77777777" w:rsidR="0044110D" w:rsidRDefault="00000000">
            <w:pPr>
              <w:spacing w:after="0" w:line="259" w:lineRule="auto"/>
              <w:ind w:left="0" w:right="6" w:firstLine="0"/>
              <w:jc w:val="center"/>
            </w:pPr>
            <w:r>
              <w:rPr>
                <w:rFonts w:ascii="Arial" w:hAnsi="Arial"/>
                <w:sz w:val="10"/>
                <w:szCs w:val="10"/>
              </w:rPr>
              <w:t>0.1</w:t>
            </w:r>
          </w:p>
        </w:tc>
        <w:tc>
          <w:tcPr>
            <w:tcW w:w="417" w:type="dxa"/>
            <w:vMerge/>
            <w:tcBorders>
              <w:top w:val="nil"/>
              <w:left w:val="single" w:sz="5" w:space="0" w:color="000000"/>
              <w:bottom w:val="nil"/>
              <w:right w:val="single" w:sz="5" w:space="0" w:color="000000"/>
            </w:tcBorders>
            <w:shd w:val="clear" w:color="auto" w:fill="auto"/>
          </w:tcPr>
          <w:p w14:paraId="1CB55F9E"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BAF7F7"/>
            <w:tcMar>
              <w:top w:w="80" w:type="dxa"/>
              <w:left w:w="80" w:type="dxa"/>
              <w:bottom w:w="80" w:type="dxa"/>
              <w:right w:w="86" w:type="dxa"/>
            </w:tcMar>
            <w:vAlign w:val="center"/>
          </w:tcPr>
          <w:p w14:paraId="1CB55F9F" w14:textId="77777777" w:rsidR="0044110D" w:rsidRDefault="00000000">
            <w:pPr>
              <w:spacing w:after="0" w:line="259" w:lineRule="auto"/>
              <w:ind w:left="0" w:right="6" w:firstLine="0"/>
              <w:jc w:val="center"/>
            </w:pPr>
            <w:r>
              <w:rPr>
                <w:rFonts w:ascii="Arial" w:hAnsi="Arial"/>
                <w:sz w:val="10"/>
                <w:szCs w:val="10"/>
              </w:rPr>
              <w:t>1.23</w:t>
            </w:r>
          </w:p>
        </w:tc>
        <w:tc>
          <w:tcPr>
            <w:tcW w:w="549" w:type="dxa"/>
            <w:tcBorders>
              <w:top w:val="single" w:sz="5" w:space="0" w:color="000000"/>
              <w:left w:val="single" w:sz="5" w:space="0" w:color="000000"/>
              <w:bottom w:val="single" w:sz="5" w:space="0" w:color="000000"/>
              <w:right w:val="single" w:sz="5" w:space="0" w:color="000000"/>
            </w:tcBorders>
            <w:shd w:val="clear" w:color="auto" w:fill="E7F5F5"/>
            <w:tcMar>
              <w:top w:w="80" w:type="dxa"/>
              <w:left w:w="80" w:type="dxa"/>
              <w:bottom w:w="80" w:type="dxa"/>
              <w:right w:w="86" w:type="dxa"/>
            </w:tcMar>
            <w:vAlign w:val="center"/>
          </w:tcPr>
          <w:p w14:paraId="1CB55FA0" w14:textId="77777777" w:rsidR="0044110D" w:rsidRDefault="00000000">
            <w:pPr>
              <w:spacing w:after="0" w:line="259" w:lineRule="auto"/>
              <w:ind w:left="0" w:right="6" w:firstLine="0"/>
              <w:jc w:val="center"/>
            </w:pPr>
            <w:r>
              <w:rPr>
                <w:rFonts w:ascii="Arial" w:hAnsi="Arial"/>
                <w:sz w:val="10"/>
                <w:szCs w:val="10"/>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A6F8F8"/>
            <w:tcMar>
              <w:top w:w="80" w:type="dxa"/>
              <w:left w:w="80" w:type="dxa"/>
              <w:bottom w:w="80" w:type="dxa"/>
              <w:right w:w="86" w:type="dxa"/>
            </w:tcMar>
            <w:vAlign w:val="center"/>
          </w:tcPr>
          <w:p w14:paraId="1CB55FA1" w14:textId="77777777" w:rsidR="0044110D" w:rsidRDefault="00000000">
            <w:pPr>
              <w:spacing w:after="0" w:line="259" w:lineRule="auto"/>
              <w:ind w:left="0" w:right="6" w:firstLine="0"/>
              <w:jc w:val="center"/>
            </w:pPr>
            <w:r>
              <w:rPr>
                <w:rFonts w:ascii="Arial" w:hAnsi="Arial"/>
                <w:sz w:val="10"/>
                <w:szCs w:val="10"/>
              </w:rPr>
              <w:t>1.69</w:t>
            </w:r>
          </w:p>
        </w:tc>
        <w:tc>
          <w:tcPr>
            <w:tcW w:w="550" w:type="dxa"/>
            <w:tcBorders>
              <w:top w:val="single" w:sz="5" w:space="0" w:color="000000"/>
              <w:left w:val="single" w:sz="5" w:space="0" w:color="000000"/>
              <w:bottom w:val="single" w:sz="5" w:space="0" w:color="000000"/>
              <w:right w:val="single" w:sz="5" w:space="0" w:color="000000"/>
            </w:tcBorders>
            <w:shd w:val="clear" w:color="auto" w:fill="B9F7F7"/>
            <w:tcMar>
              <w:top w:w="80" w:type="dxa"/>
              <w:left w:w="80" w:type="dxa"/>
              <w:bottom w:w="80" w:type="dxa"/>
              <w:right w:w="86" w:type="dxa"/>
            </w:tcMar>
            <w:vAlign w:val="center"/>
          </w:tcPr>
          <w:p w14:paraId="1CB55FA2" w14:textId="77777777" w:rsidR="0044110D" w:rsidRDefault="00000000">
            <w:pPr>
              <w:spacing w:after="0" w:line="259" w:lineRule="auto"/>
              <w:ind w:left="0" w:right="6" w:firstLine="0"/>
              <w:jc w:val="center"/>
            </w:pPr>
            <w:r>
              <w:rPr>
                <w:rFonts w:ascii="Arial" w:hAnsi="Arial"/>
                <w:sz w:val="10"/>
                <w:szCs w:val="10"/>
              </w:rPr>
              <w:t>1.26</w:t>
            </w:r>
          </w:p>
        </w:tc>
        <w:tc>
          <w:tcPr>
            <w:tcW w:w="550" w:type="dxa"/>
            <w:tcBorders>
              <w:top w:val="single" w:sz="5" w:space="0" w:color="000000"/>
              <w:left w:val="single" w:sz="5" w:space="0" w:color="000000"/>
              <w:bottom w:val="single" w:sz="5" w:space="0" w:color="000000"/>
              <w:right w:val="single" w:sz="5" w:space="0" w:color="000000"/>
            </w:tcBorders>
            <w:shd w:val="clear" w:color="auto" w:fill="A0F8F8"/>
            <w:tcMar>
              <w:top w:w="80" w:type="dxa"/>
              <w:left w:w="80" w:type="dxa"/>
              <w:bottom w:w="80" w:type="dxa"/>
              <w:right w:w="86" w:type="dxa"/>
            </w:tcMar>
            <w:vAlign w:val="center"/>
          </w:tcPr>
          <w:p w14:paraId="1CB55FA3" w14:textId="77777777" w:rsidR="0044110D" w:rsidRDefault="00000000">
            <w:pPr>
              <w:spacing w:after="0" w:line="259" w:lineRule="auto"/>
              <w:ind w:left="0" w:right="6" w:firstLine="0"/>
              <w:jc w:val="center"/>
            </w:pPr>
            <w:r>
              <w:rPr>
                <w:rFonts w:ascii="Arial" w:hAnsi="Arial"/>
                <w:sz w:val="10"/>
                <w:szCs w:val="10"/>
              </w:rPr>
              <w:t>1.8</w:t>
            </w:r>
          </w:p>
        </w:tc>
      </w:tr>
      <w:tr w:rsidR="0044110D" w14:paraId="1CB55FB0"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A5"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A6" w14:textId="77777777" w:rsidR="0044110D" w:rsidRDefault="00000000">
            <w:pPr>
              <w:spacing w:after="0" w:line="259" w:lineRule="auto"/>
              <w:ind w:left="0" w:right="6" w:firstLine="0"/>
              <w:jc w:val="center"/>
            </w:pPr>
            <w:r>
              <w:rPr>
                <w:rFonts w:ascii="Arial" w:hAnsi="Arial"/>
                <w:sz w:val="10"/>
                <w:szCs w:val="10"/>
              </w:rPr>
              <w:t>0.02</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1CB55FA7" w14:textId="77777777" w:rsidR="0044110D" w:rsidRDefault="00000000">
            <w:pPr>
              <w:spacing w:after="0" w:line="259" w:lineRule="auto"/>
              <w:ind w:left="0" w:right="6" w:firstLine="0"/>
              <w:jc w:val="center"/>
            </w:pPr>
            <w:r>
              <w:rPr>
                <w:rFonts w:ascii="Arial" w:hAnsi="Arial"/>
                <w:sz w:val="10"/>
                <w:szCs w:val="10"/>
              </w:rPr>
              <w:t>0.18</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A8"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5FA9" w14:textId="77777777" w:rsidR="0044110D" w:rsidRDefault="00000000">
            <w:pPr>
              <w:spacing w:after="0" w:line="259" w:lineRule="auto"/>
              <w:ind w:left="0" w:right="6" w:firstLine="0"/>
              <w:jc w:val="center"/>
            </w:pPr>
            <w:r>
              <w:rPr>
                <w:rFonts w:ascii="Arial" w:hAnsi="Arial"/>
                <w:sz w:val="10"/>
                <w:szCs w:val="10"/>
              </w:rPr>
              <w:t>0.33</w:t>
            </w:r>
          </w:p>
        </w:tc>
        <w:tc>
          <w:tcPr>
            <w:tcW w:w="417" w:type="dxa"/>
            <w:vMerge/>
            <w:tcBorders>
              <w:top w:val="nil"/>
              <w:left w:val="single" w:sz="5" w:space="0" w:color="000000"/>
              <w:bottom w:val="nil"/>
              <w:right w:val="single" w:sz="5" w:space="0" w:color="000000"/>
            </w:tcBorders>
            <w:shd w:val="clear" w:color="auto" w:fill="auto"/>
          </w:tcPr>
          <w:p w14:paraId="1CB55FAA"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C8F6F6"/>
            <w:tcMar>
              <w:top w:w="80" w:type="dxa"/>
              <w:left w:w="80" w:type="dxa"/>
              <w:bottom w:w="80" w:type="dxa"/>
              <w:right w:w="86" w:type="dxa"/>
            </w:tcMar>
            <w:vAlign w:val="center"/>
          </w:tcPr>
          <w:p w14:paraId="1CB55FAB" w14:textId="77777777" w:rsidR="0044110D" w:rsidRDefault="00000000">
            <w:pPr>
              <w:spacing w:after="0" w:line="259" w:lineRule="auto"/>
              <w:ind w:left="0" w:right="6" w:firstLine="0"/>
              <w:jc w:val="center"/>
            </w:pPr>
            <w:r>
              <w:rPr>
                <w:rFonts w:ascii="Arial" w:hAnsi="Arial"/>
                <w:sz w:val="10"/>
                <w:szCs w:val="10"/>
              </w:rPr>
              <w:t>0.93</w:t>
            </w:r>
          </w:p>
        </w:tc>
        <w:tc>
          <w:tcPr>
            <w:tcW w:w="549" w:type="dxa"/>
            <w:tcBorders>
              <w:top w:val="single" w:sz="5" w:space="0" w:color="000000"/>
              <w:left w:val="single" w:sz="5" w:space="0" w:color="000000"/>
              <w:bottom w:val="single" w:sz="5" w:space="0" w:color="000000"/>
              <w:right w:val="single" w:sz="5" w:space="0" w:color="000000"/>
            </w:tcBorders>
            <w:shd w:val="clear" w:color="auto" w:fill="D2F6F6"/>
            <w:tcMar>
              <w:top w:w="80" w:type="dxa"/>
              <w:left w:w="80" w:type="dxa"/>
              <w:bottom w:w="80" w:type="dxa"/>
              <w:right w:w="86" w:type="dxa"/>
            </w:tcMar>
            <w:vAlign w:val="center"/>
          </w:tcPr>
          <w:p w14:paraId="1CB55FAC" w14:textId="77777777" w:rsidR="0044110D" w:rsidRDefault="00000000">
            <w:pPr>
              <w:spacing w:after="0" w:line="259" w:lineRule="auto"/>
              <w:ind w:left="0" w:right="6" w:firstLine="0"/>
              <w:jc w:val="center"/>
            </w:pPr>
            <w:r>
              <w:rPr>
                <w:rFonts w:ascii="Arial" w:hAnsi="Arial"/>
                <w:sz w:val="10"/>
                <w:szCs w:val="10"/>
              </w:rPr>
              <w:t>0.76</w:t>
            </w:r>
          </w:p>
        </w:tc>
        <w:tc>
          <w:tcPr>
            <w:tcW w:w="550" w:type="dxa"/>
            <w:tcBorders>
              <w:top w:val="single" w:sz="5" w:space="0" w:color="000000"/>
              <w:left w:val="single" w:sz="5" w:space="0" w:color="000000"/>
              <w:bottom w:val="single" w:sz="5" w:space="0" w:color="000000"/>
              <w:right w:val="single" w:sz="5" w:space="0" w:color="000000"/>
            </w:tcBorders>
            <w:shd w:val="clear" w:color="auto" w:fill="56FAFA"/>
            <w:tcMar>
              <w:top w:w="80" w:type="dxa"/>
              <w:left w:w="80" w:type="dxa"/>
              <w:bottom w:w="80" w:type="dxa"/>
              <w:right w:w="86" w:type="dxa"/>
            </w:tcMar>
            <w:vAlign w:val="center"/>
          </w:tcPr>
          <w:p w14:paraId="1CB55FAD" w14:textId="77777777" w:rsidR="0044110D" w:rsidRDefault="00000000">
            <w:pPr>
              <w:spacing w:after="0" w:line="259" w:lineRule="auto"/>
              <w:ind w:left="0" w:right="6" w:firstLine="0"/>
              <w:jc w:val="center"/>
            </w:pPr>
            <w:r>
              <w:rPr>
                <w:rFonts w:ascii="Arial" w:hAnsi="Arial"/>
                <w:sz w:val="10"/>
                <w:szCs w:val="10"/>
              </w:rPr>
              <w:t>3.41</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AE"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44FBFB"/>
            <w:tcMar>
              <w:top w:w="80" w:type="dxa"/>
              <w:left w:w="80" w:type="dxa"/>
              <w:bottom w:w="80" w:type="dxa"/>
              <w:right w:w="86" w:type="dxa"/>
            </w:tcMar>
            <w:vAlign w:val="center"/>
          </w:tcPr>
          <w:p w14:paraId="1CB55FAF" w14:textId="77777777" w:rsidR="0044110D" w:rsidRDefault="00000000">
            <w:pPr>
              <w:spacing w:after="0" w:line="259" w:lineRule="auto"/>
              <w:ind w:left="0" w:right="6" w:firstLine="0"/>
              <w:jc w:val="center"/>
            </w:pPr>
            <w:r>
              <w:rPr>
                <w:rFonts w:ascii="Arial" w:hAnsi="Arial"/>
                <w:sz w:val="10"/>
                <w:szCs w:val="10"/>
              </w:rPr>
              <w:t>3.8</w:t>
            </w:r>
          </w:p>
        </w:tc>
      </w:tr>
    </w:tbl>
    <w:p w14:paraId="1CB55FB1" w14:textId="77777777" w:rsidR="0044110D" w:rsidRDefault="00000000">
      <w:pPr>
        <w:spacing w:after="344" w:line="265" w:lineRule="auto"/>
        <w:ind w:left="1547" w:right="1610" w:hanging="10"/>
        <w:jc w:val="left"/>
      </w:pPr>
      <w:r>
        <w:rPr>
          <w:rFonts w:ascii="Arial" w:hAnsi="Arial"/>
          <w:color w:val="4D4D4D"/>
          <w:sz w:val="11"/>
          <w:szCs w:val="11"/>
          <w:u w:color="4D4D4D"/>
        </w:rPr>
        <w:t>P1</w:t>
      </w:r>
    </w:p>
    <w:p w14:paraId="1CB55FB2" w14:textId="77777777" w:rsidR="0044110D" w:rsidRDefault="00000000">
      <w:pPr>
        <w:spacing w:after="344" w:line="265" w:lineRule="auto"/>
        <w:ind w:left="1547" w:right="1610" w:hanging="10"/>
        <w:jc w:val="left"/>
      </w:pPr>
      <w:r>
        <w:rPr>
          <w:rFonts w:ascii="Arial" w:hAnsi="Arial"/>
          <w:color w:val="4D4D4D"/>
          <w:sz w:val="11"/>
          <w:szCs w:val="11"/>
          <w:u w:color="4D4D4D"/>
        </w:rPr>
        <w:t>P2</w:t>
      </w:r>
    </w:p>
    <w:p w14:paraId="1CB55FB3" w14:textId="77777777" w:rsidR="0044110D" w:rsidRDefault="00000000">
      <w:pPr>
        <w:spacing w:after="344" w:line="265" w:lineRule="auto"/>
        <w:ind w:left="1547" w:right="1610" w:hanging="10"/>
        <w:jc w:val="left"/>
      </w:pPr>
      <w:r>
        <w:rPr>
          <w:rFonts w:ascii="Arial" w:hAnsi="Arial"/>
          <w:color w:val="4D4D4D"/>
          <w:sz w:val="11"/>
          <w:szCs w:val="11"/>
          <w:u w:color="4D4D4D"/>
        </w:rPr>
        <w:t>P3</w:t>
      </w:r>
    </w:p>
    <w:p w14:paraId="1CB55FB4" w14:textId="77777777" w:rsidR="0044110D" w:rsidRDefault="00000000">
      <w:pPr>
        <w:spacing w:after="344" w:line="265" w:lineRule="auto"/>
        <w:ind w:left="1547" w:right="1610" w:hanging="10"/>
        <w:jc w:val="left"/>
      </w:pPr>
      <w:r>
        <w:rPr>
          <w:rFonts w:ascii="Arial" w:hAnsi="Arial"/>
          <w:color w:val="4D4D4D"/>
          <w:sz w:val="11"/>
          <w:szCs w:val="11"/>
          <w:u w:color="4D4D4D"/>
        </w:rPr>
        <w:t>P4</w:t>
      </w:r>
    </w:p>
    <w:p w14:paraId="1CB55FB5" w14:textId="77777777" w:rsidR="0044110D" w:rsidRDefault="00000000">
      <w:pPr>
        <w:spacing w:after="255" w:line="265" w:lineRule="auto"/>
        <w:ind w:left="1547" w:right="1610" w:hanging="10"/>
        <w:jc w:val="left"/>
      </w:pPr>
      <w:r>
        <w:rPr>
          <w:rFonts w:ascii="Arial" w:hAnsi="Arial"/>
          <w:color w:val="4D4D4D"/>
          <w:sz w:val="11"/>
          <w:szCs w:val="11"/>
          <w:u w:color="4D4D4D"/>
        </w:rPr>
        <w:t>P5</w:t>
      </w:r>
    </w:p>
    <w:p w14:paraId="1CB55FB6"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314"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5FB7" w14:textId="77777777" w:rsidR="0044110D" w:rsidRDefault="00000000">
      <w:pPr>
        <w:spacing w:after="106" w:line="265" w:lineRule="auto"/>
        <w:ind w:left="10" w:right="0" w:hanging="10"/>
        <w:jc w:val="center"/>
      </w:pPr>
      <w:r>
        <w:rPr>
          <w:sz w:val="18"/>
          <w:szCs w:val="18"/>
        </w:rPr>
        <w:t>Figure 1: Absolute Mobility Comparison</w:t>
      </w:r>
    </w:p>
    <w:p w14:paraId="1CB55FB8" w14:textId="77777777" w:rsidR="0044110D" w:rsidRDefault="00000000">
      <w:pPr>
        <w:spacing w:after="69" w:line="251" w:lineRule="auto"/>
        <w:ind w:left="0" w:right="0" w:firstLine="0"/>
      </w:pPr>
      <w:r>
        <w:rPr>
          <w:sz w:val="18"/>
          <w:szCs w:val="18"/>
        </w:rPr>
        <w:t xml:space="preserve">Notes: </w:t>
      </w:r>
      <w:r>
        <w:rPr>
          <w:i/>
          <w:iCs/>
          <w:sz w:val="18"/>
          <w:szCs w:val="18"/>
        </w:rPr>
        <w:t xml:space="preserve">CAT </w:t>
      </w:r>
      <w:r>
        <w:rPr>
          <w:sz w:val="18"/>
          <w:szCs w:val="18"/>
        </w:rPr>
        <w:t xml:space="preserve">measures absolute mobility, </w:t>
      </w:r>
      <w:r>
        <w:rPr>
          <w:i/>
          <w:iCs/>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tbl>
      <w:tblPr>
        <w:tblW w:w="4649" w:type="dxa"/>
        <w:tblInd w:w="18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979"/>
        <w:gridCol w:w="1670"/>
      </w:tblGrid>
      <w:tr w:rsidR="0044110D" w14:paraId="1CB55FBD" w14:textId="77777777">
        <w:trPr>
          <w:trHeight w:val="290"/>
        </w:trPr>
        <w:tc>
          <w:tcPr>
            <w:tcW w:w="2979" w:type="dxa"/>
            <w:tcBorders>
              <w:top w:val="nil"/>
              <w:left w:val="nil"/>
              <w:bottom w:val="nil"/>
              <w:right w:val="nil"/>
            </w:tcBorders>
            <w:shd w:val="clear" w:color="auto" w:fill="auto"/>
            <w:tcMar>
              <w:top w:w="80" w:type="dxa"/>
              <w:left w:w="80" w:type="dxa"/>
              <w:bottom w:w="80" w:type="dxa"/>
              <w:right w:w="80" w:type="dxa"/>
            </w:tcMar>
          </w:tcPr>
          <w:p w14:paraId="1CB55FB9" w14:textId="77777777" w:rsidR="0044110D" w:rsidRDefault="00000000">
            <w:pPr>
              <w:spacing w:after="3" w:line="259" w:lineRule="auto"/>
              <w:ind w:left="0" w:right="0" w:firstLine="0"/>
              <w:jc w:val="left"/>
            </w:pPr>
            <w:r>
              <w:rPr>
                <w:rFonts w:ascii="Arial" w:hAnsi="Arial"/>
                <w:sz w:val="14"/>
                <w:szCs w:val="14"/>
              </w:rPr>
              <w:t>Canada</w:t>
            </w:r>
          </w:p>
          <w:p w14:paraId="1CB55FBA" w14:textId="77777777" w:rsidR="0044110D" w:rsidRDefault="00000000">
            <w:pPr>
              <w:spacing w:after="0" w:line="259" w:lineRule="auto"/>
              <w:ind w:left="0" w:right="0" w:firstLine="0"/>
              <w:jc w:val="left"/>
            </w:pPr>
            <w:r>
              <w:rPr>
                <w:rFonts w:ascii="Arial" w:hAnsi="Arial"/>
                <w:sz w:val="12"/>
                <w:szCs w:val="12"/>
              </w:rPr>
              <w:t>CAT = 0.69; 1−BETA = 0.74</w:t>
            </w:r>
          </w:p>
        </w:tc>
        <w:tc>
          <w:tcPr>
            <w:tcW w:w="1670" w:type="dxa"/>
            <w:tcBorders>
              <w:top w:val="nil"/>
              <w:left w:val="nil"/>
              <w:bottom w:val="nil"/>
              <w:right w:val="nil"/>
            </w:tcBorders>
            <w:shd w:val="clear" w:color="auto" w:fill="auto"/>
            <w:tcMar>
              <w:top w:w="80" w:type="dxa"/>
              <w:left w:w="269" w:type="dxa"/>
              <w:bottom w:w="80" w:type="dxa"/>
              <w:right w:w="80" w:type="dxa"/>
            </w:tcMar>
          </w:tcPr>
          <w:p w14:paraId="1CB55FBB" w14:textId="77777777" w:rsidR="0044110D" w:rsidRDefault="00000000">
            <w:pPr>
              <w:spacing w:after="3" w:line="259" w:lineRule="auto"/>
              <w:ind w:left="189" w:right="0" w:firstLine="0"/>
              <w:jc w:val="left"/>
            </w:pPr>
            <w:r>
              <w:rPr>
                <w:rFonts w:ascii="Arial" w:hAnsi="Arial"/>
                <w:sz w:val="14"/>
                <w:szCs w:val="14"/>
              </w:rPr>
              <w:t>Timor−Leste</w:t>
            </w:r>
          </w:p>
          <w:p w14:paraId="1CB55FBC" w14:textId="77777777" w:rsidR="0044110D" w:rsidRDefault="00000000">
            <w:pPr>
              <w:spacing w:after="0" w:line="259" w:lineRule="auto"/>
              <w:ind w:left="0" w:right="0" w:firstLine="0"/>
              <w:jc w:val="right"/>
            </w:pPr>
            <w:r>
              <w:rPr>
                <w:rFonts w:ascii="Arial" w:hAnsi="Arial"/>
                <w:sz w:val="12"/>
                <w:szCs w:val="12"/>
              </w:rPr>
              <w:t>CAT = 0.62; 1−BETA = 0.42</w:t>
            </w:r>
          </w:p>
        </w:tc>
      </w:tr>
    </w:tbl>
    <w:p w14:paraId="1CB55FBE" w14:textId="77777777" w:rsidR="0044110D" w:rsidRDefault="0044110D">
      <w:pPr>
        <w:widowControl w:val="0"/>
        <w:spacing w:after="69" w:line="240" w:lineRule="auto"/>
        <w:ind w:left="1741" w:right="0" w:hanging="1741"/>
      </w:pP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5FCE"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BF"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C0"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C1"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C2"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C3" w14:textId="77777777" w:rsidR="0044110D" w:rsidRDefault="00000000">
            <w:pPr>
              <w:spacing w:after="0" w:line="259" w:lineRule="auto"/>
              <w:ind w:left="0" w:right="6" w:firstLine="0"/>
              <w:jc w:val="center"/>
            </w:pPr>
            <w:r>
              <w:rPr>
                <w:rFonts w:ascii="Arial" w:hAnsi="Arial"/>
                <w:sz w:val="10"/>
                <w:szCs w:val="10"/>
              </w:rPr>
              <w:t>0</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5FC4" w14:textId="77777777" w:rsidR="0044110D" w:rsidRDefault="00000000">
            <w:pPr>
              <w:spacing w:after="346" w:line="259" w:lineRule="auto"/>
              <w:ind w:left="58" w:right="0" w:firstLine="0"/>
              <w:jc w:val="center"/>
            </w:pPr>
            <w:r>
              <w:rPr>
                <w:rFonts w:ascii="Arial" w:hAnsi="Arial"/>
                <w:color w:val="4D4D4D"/>
                <w:sz w:val="11"/>
                <w:szCs w:val="11"/>
                <w:u w:color="4D4D4D"/>
              </w:rPr>
              <w:t>P1</w:t>
            </w:r>
          </w:p>
          <w:p w14:paraId="1CB55FC5" w14:textId="77777777" w:rsidR="0044110D" w:rsidRDefault="00000000">
            <w:pPr>
              <w:spacing w:after="346" w:line="259" w:lineRule="auto"/>
              <w:ind w:left="58" w:right="0" w:firstLine="0"/>
              <w:jc w:val="center"/>
            </w:pPr>
            <w:r>
              <w:rPr>
                <w:rFonts w:ascii="Arial" w:hAnsi="Arial"/>
                <w:color w:val="4D4D4D"/>
                <w:sz w:val="11"/>
                <w:szCs w:val="11"/>
                <w:u w:color="4D4D4D"/>
              </w:rPr>
              <w:t>P2</w:t>
            </w:r>
          </w:p>
          <w:p w14:paraId="1CB55FC6" w14:textId="77777777" w:rsidR="0044110D" w:rsidRDefault="00000000">
            <w:pPr>
              <w:spacing w:after="346" w:line="259" w:lineRule="auto"/>
              <w:ind w:left="58" w:right="0" w:firstLine="0"/>
              <w:jc w:val="center"/>
            </w:pPr>
            <w:r>
              <w:rPr>
                <w:rFonts w:ascii="Arial" w:hAnsi="Arial"/>
                <w:color w:val="4D4D4D"/>
                <w:sz w:val="11"/>
                <w:szCs w:val="11"/>
                <w:u w:color="4D4D4D"/>
              </w:rPr>
              <w:t>P3</w:t>
            </w:r>
          </w:p>
          <w:p w14:paraId="1CB55FC7" w14:textId="77777777" w:rsidR="0044110D" w:rsidRDefault="00000000">
            <w:pPr>
              <w:spacing w:after="346" w:line="259" w:lineRule="auto"/>
              <w:ind w:left="58" w:right="0" w:firstLine="0"/>
              <w:jc w:val="center"/>
            </w:pPr>
            <w:r>
              <w:rPr>
                <w:rFonts w:ascii="Arial" w:hAnsi="Arial"/>
                <w:color w:val="4D4D4D"/>
                <w:sz w:val="11"/>
                <w:szCs w:val="11"/>
                <w:u w:color="4D4D4D"/>
              </w:rPr>
              <w:t>P4</w:t>
            </w:r>
          </w:p>
          <w:p w14:paraId="1CB55FC8"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5FC9" w14:textId="77777777" w:rsidR="0044110D" w:rsidRDefault="00000000">
            <w:pPr>
              <w:spacing w:after="0" w:line="259" w:lineRule="auto"/>
              <w:ind w:left="0" w:right="6" w:firstLine="0"/>
              <w:jc w:val="center"/>
            </w:pPr>
            <w:r>
              <w:rPr>
                <w:rFonts w:ascii="Arial" w:hAnsi="Arial"/>
                <w:sz w:val="10"/>
                <w:szCs w:val="10"/>
              </w:rPr>
              <w:t>34.03</w:t>
            </w:r>
          </w:p>
        </w:tc>
        <w:tc>
          <w:tcPr>
            <w:tcW w:w="549" w:type="dxa"/>
            <w:tcBorders>
              <w:top w:val="single" w:sz="5" w:space="0" w:color="000000"/>
              <w:left w:val="single" w:sz="5" w:space="0" w:color="000000"/>
              <w:bottom w:val="single" w:sz="5" w:space="0" w:color="000000"/>
              <w:right w:val="single" w:sz="5" w:space="0" w:color="000000"/>
            </w:tcBorders>
            <w:shd w:val="clear" w:color="auto" w:fill="09FC09"/>
            <w:tcMar>
              <w:top w:w="80" w:type="dxa"/>
              <w:left w:w="80" w:type="dxa"/>
              <w:bottom w:w="80" w:type="dxa"/>
              <w:right w:w="86" w:type="dxa"/>
            </w:tcMar>
            <w:vAlign w:val="center"/>
          </w:tcPr>
          <w:p w14:paraId="1CB55FCA" w14:textId="77777777" w:rsidR="0044110D" w:rsidRDefault="00000000">
            <w:pPr>
              <w:spacing w:after="0" w:line="259" w:lineRule="auto"/>
              <w:ind w:left="0" w:right="6" w:firstLine="0"/>
              <w:jc w:val="center"/>
            </w:pPr>
            <w:r>
              <w:rPr>
                <w:rFonts w:ascii="Arial" w:hAnsi="Arial"/>
                <w:sz w:val="10"/>
                <w:szCs w:val="10"/>
              </w:rPr>
              <w:t>16.62</w:t>
            </w:r>
          </w:p>
        </w:tc>
        <w:tc>
          <w:tcPr>
            <w:tcW w:w="550" w:type="dxa"/>
            <w:tcBorders>
              <w:top w:val="single" w:sz="5" w:space="0" w:color="000000"/>
              <w:left w:val="single" w:sz="5" w:space="0" w:color="000000"/>
              <w:bottom w:val="single" w:sz="5" w:space="0" w:color="000000"/>
              <w:right w:val="single" w:sz="5" w:space="0" w:color="000000"/>
            </w:tcBorders>
            <w:shd w:val="clear" w:color="auto" w:fill="85EE85"/>
            <w:tcMar>
              <w:top w:w="80" w:type="dxa"/>
              <w:left w:w="80" w:type="dxa"/>
              <w:bottom w:w="80" w:type="dxa"/>
              <w:right w:w="86" w:type="dxa"/>
            </w:tcMar>
            <w:vAlign w:val="center"/>
          </w:tcPr>
          <w:p w14:paraId="1CB55FCB" w14:textId="77777777" w:rsidR="0044110D" w:rsidRDefault="00000000">
            <w:pPr>
              <w:spacing w:after="0" w:line="259" w:lineRule="auto"/>
              <w:ind w:left="0" w:right="6" w:firstLine="0"/>
              <w:jc w:val="center"/>
            </w:pPr>
            <w:r>
              <w:rPr>
                <w:rFonts w:ascii="Arial" w:hAnsi="Arial"/>
                <w:sz w:val="10"/>
                <w:szCs w:val="10"/>
              </w:rPr>
              <w:t>11.73</w:t>
            </w:r>
          </w:p>
        </w:tc>
        <w:tc>
          <w:tcPr>
            <w:tcW w:w="550" w:type="dxa"/>
            <w:tcBorders>
              <w:top w:val="single" w:sz="5" w:space="0" w:color="000000"/>
              <w:left w:val="single" w:sz="5" w:space="0" w:color="000000"/>
              <w:bottom w:val="single" w:sz="5" w:space="0" w:color="000000"/>
              <w:right w:val="single" w:sz="5" w:space="0" w:color="000000"/>
            </w:tcBorders>
            <w:shd w:val="clear" w:color="auto" w:fill="75FF00"/>
            <w:tcMar>
              <w:top w:w="80" w:type="dxa"/>
              <w:left w:w="80" w:type="dxa"/>
              <w:bottom w:w="80" w:type="dxa"/>
              <w:right w:w="86" w:type="dxa"/>
            </w:tcMar>
            <w:vAlign w:val="center"/>
          </w:tcPr>
          <w:p w14:paraId="1CB55FCC" w14:textId="77777777" w:rsidR="0044110D" w:rsidRDefault="00000000">
            <w:pPr>
              <w:spacing w:after="0" w:line="259" w:lineRule="auto"/>
              <w:ind w:left="0" w:right="6" w:firstLine="0"/>
              <w:jc w:val="center"/>
            </w:pPr>
            <w:r>
              <w:rPr>
                <w:rFonts w:ascii="Arial" w:hAnsi="Arial"/>
                <w:sz w:val="10"/>
                <w:szCs w:val="10"/>
              </w:rPr>
              <w:t>19.63</w:t>
            </w:r>
          </w:p>
        </w:tc>
        <w:tc>
          <w:tcPr>
            <w:tcW w:w="550" w:type="dxa"/>
            <w:tcBorders>
              <w:top w:val="single" w:sz="5" w:space="0" w:color="000000"/>
              <w:left w:val="single" w:sz="5" w:space="0" w:color="000000"/>
              <w:bottom w:val="single" w:sz="5" w:space="0" w:color="000000"/>
              <w:right w:val="single" w:sz="5" w:space="0" w:color="000000"/>
            </w:tcBorders>
            <w:shd w:val="clear" w:color="auto" w:fill="2BF9DE"/>
            <w:tcMar>
              <w:top w:w="80" w:type="dxa"/>
              <w:left w:w="80" w:type="dxa"/>
              <w:bottom w:w="80" w:type="dxa"/>
              <w:right w:w="86" w:type="dxa"/>
            </w:tcMar>
            <w:vAlign w:val="center"/>
          </w:tcPr>
          <w:p w14:paraId="1CB55FCD" w14:textId="77777777" w:rsidR="0044110D" w:rsidRDefault="00000000">
            <w:pPr>
              <w:spacing w:after="0" w:line="259" w:lineRule="auto"/>
              <w:ind w:left="0" w:right="6" w:firstLine="0"/>
              <w:jc w:val="center"/>
            </w:pPr>
            <w:r>
              <w:rPr>
                <w:rFonts w:ascii="Arial" w:hAnsi="Arial"/>
                <w:sz w:val="10"/>
                <w:szCs w:val="10"/>
              </w:rPr>
              <w:t>7.35</w:t>
            </w:r>
          </w:p>
        </w:tc>
      </w:tr>
      <w:tr w:rsidR="0044110D" w14:paraId="1CB55FDA"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CF"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D0"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1CB55FD1" w14:textId="77777777" w:rsidR="0044110D" w:rsidRDefault="00000000">
            <w:pPr>
              <w:spacing w:after="0" w:line="259" w:lineRule="auto"/>
              <w:ind w:left="0" w:right="6" w:firstLine="0"/>
              <w:jc w:val="center"/>
            </w:pPr>
            <w:r>
              <w:rPr>
                <w:rFonts w:ascii="Arial" w:hAnsi="Arial"/>
                <w:sz w:val="10"/>
                <w:szCs w:val="10"/>
              </w:rPr>
              <w:t>0.4</w:t>
            </w:r>
          </w:p>
        </w:tc>
        <w:tc>
          <w:tcPr>
            <w:tcW w:w="550" w:type="dxa"/>
            <w:tcBorders>
              <w:top w:val="single" w:sz="5" w:space="0" w:color="000000"/>
              <w:left w:val="single" w:sz="5" w:space="0" w:color="000000"/>
              <w:bottom w:val="single" w:sz="5" w:space="0" w:color="000000"/>
              <w:right w:val="single" w:sz="5" w:space="0" w:color="000000"/>
            </w:tcBorders>
            <w:shd w:val="clear" w:color="auto" w:fill="DEF6F6"/>
            <w:tcMar>
              <w:top w:w="80" w:type="dxa"/>
              <w:left w:w="80" w:type="dxa"/>
              <w:bottom w:w="80" w:type="dxa"/>
              <w:right w:w="86" w:type="dxa"/>
            </w:tcMar>
            <w:vAlign w:val="center"/>
          </w:tcPr>
          <w:p w14:paraId="1CB55FD2" w14:textId="77777777" w:rsidR="0044110D" w:rsidRDefault="00000000">
            <w:pPr>
              <w:spacing w:after="0" w:line="259" w:lineRule="auto"/>
              <w:ind w:left="0" w:right="6" w:firstLine="0"/>
              <w:jc w:val="center"/>
            </w:pPr>
            <w:r>
              <w:rPr>
                <w:rFonts w:ascii="Arial" w:hAnsi="Arial"/>
                <w:sz w:val="10"/>
                <w:szCs w:val="10"/>
              </w:rPr>
              <w:t>0.8</w:t>
            </w:r>
          </w:p>
        </w:tc>
        <w:tc>
          <w:tcPr>
            <w:tcW w:w="550" w:type="dxa"/>
            <w:tcBorders>
              <w:top w:val="single" w:sz="5" w:space="0" w:color="000000"/>
              <w:left w:val="single" w:sz="5" w:space="0" w:color="000000"/>
              <w:bottom w:val="single" w:sz="5" w:space="0" w:color="000000"/>
              <w:right w:val="single" w:sz="5" w:space="0" w:color="000000"/>
            </w:tcBorders>
            <w:shd w:val="clear" w:color="auto" w:fill="D0F6F6"/>
            <w:tcMar>
              <w:top w:w="80" w:type="dxa"/>
              <w:left w:w="80" w:type="dxa"/>
              <w:bottom w:w="80" w:type="dxa"/>
              <w:right w:w="86" w:type="dxa"/>
            </w:tcMar>
            <w:vAlign w:val="center"/>
          </w:tcPr>
          <w:p w14:paraId="1CB55FD3" w14:textId="77777777" w:rsidR="0044110D" w:rsidRDefault="00000000">
            <w:pPr>
              <w:spacing w:after="0" w:line="259" w:lineRule="auto"/>
              <w:ind w:left="0" w:right="6" w:firstLine="0"/>
              <w:jc w:val="center"/>
            </w:pPr>
            <w:r>
              <w:rPr>
                <w:rFonts w:ascii="Arial" w:hAnsi="Arial"/>
                <w:sz w:val="10"/>
                <w:szCs w:val="10"/>
              </w:rPr>
              <w:t>1.3</w:t>
            </w:r>
          </w:p>
        </w:tc>
        <w:tc>
          <w:tcPr>
            <w:tcW w:w="417" w:type="dxa"/>
            <w:vMerge/>
            <w:tcBorders>
              <w:top w:val="nil"/>
              <w:left w:val="single" w:sz="5" w:space="0" w:color="000000"/>
              <w:bottom w:val="nil"/>
              <w:right w:val="single" w:sz="5" w:space="0" w:color="000000"/>
            </w:tcBorders>
            <w:shd w:val="clear" w:color="auto" w:fill="auto"/>
          </w:tcPr>
          <w:p w14:paraId="1CB55FD4"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C5F6F6"/>
            <w:tcMar>
              <w:top w:w="80" w:type="dxa"/>
              <w:left w:w="80" w:type="dxa"/>
              <w:bottom w:w="80" w:type="dxa"/>
              <w:right w:w="86" w:type="dxa"/>
            </w:tcMar>
            <w:vAlign w:val="center"/>
          </w:tcPr>
          <w:p w14:paraId="1CB55FD5" w14:textId="77777777" w:rsidR="0044110D" w:rsidRDefault="00000000">
            <w:pPr>
              <w:spacing w:after="0" w:line="259" w:lineRule="auto"/>
              <w:ind w:left="0" w:right="6" w:firstLine="0"/>
              <w:jc w:val="center"/>
            </w:pPr>
            <w:r>
              <w:rPr>
                <w:rFonts w:ascii="Arial" w:hAnsi="Arial"/>
                <w:sz w:val="10"/>
                <w:szCs w:val="10"/>
              </w:rPr>
              <w:t>1.09</w:t>
            </w:r>
          </w:p>
        </w:tc>
        <w:tc>
          <w:tcPr>
            <w:tcW w:w="549" w:type="dxa"/>
            <w:tcBorders>
              <w:top w:val="single" w:sz="5" w:space="0" w:color="000000"/>
              <w:left w:val="single" w:sz="5" w:space="0" w:color="000000"/>
              <w:bottom w:val="single" w:sz="5" w:space="0" w:color="000000"/>
              <w:right w:val="single" w:sz="5" w:space="0" w:color="000000"/>
            </w:tcBorders>
            <w:shd w:val="clear" w:color="auto" w:fill="E3F5F5"/>
            <w:tcMar>
              <w:top w:w="80" w:type="dxa"/>
              <w:left w:w="80" w:type="dxa"/>
              <w:bottom w:w="80" w:type="dxa"/>
              <w:right w:w="86" w:type="dxa"/>
            </w:tcMar>
            <w:vAlign w:val="center"/>
          </w:tcPr>
          <w:p w14:paraId="1CB55FD6" w14:textId="77777777" w:rsidR="0044110D" w:rsidRDefault="00000000">
            <w:pPr>
              <w:spacing w:after="0" w:line="259" w:lineRule="auto"/>
              <w:ind w:left="0" w:right="6" w:firstLine="0"/>
              <w:jc w:val="center"/>
            </w:pPr>
            <w:r>
              <w:rPr>
                <w:rFonts w:ascii="Arial" w:hAnsi="Arial"/>
                <w:sz w:val="10"/>
                <w:szCs w:val="10"/>
              </w:rPr>
              <w:t>0.4</w:t>
            </w:r>
          </w:p>
        </w:tc>
        <w:tc>
          <w:tcPr>
            <w:tcW w:w="550" w:type="dxa"/>
            <w:tcBorders>
              <w:top w:val="single" w:sz="5" w:space="0" w:color="000000"/>
              <w:left w:val="single" w:sz="5" w:space="0" w:color="000000"/>
              <w:bottom w:val="single" w:sz="5" w:space="0" w:color="000000"/>
              <w:right w:val="single" w:sz="5" w:space="0" w:color="000000"/>
            </w:tcBorders>
            <w:shd w:val="clear" w:color="auto" w:fill="CCF6F6"/>
            <w:tcMar>
              <w:top w:w="80" w:type="dxa"/>
              <w:left w:w="80" w:type="dxa"/>
              <w:bottom w:w="80" w:type="dxa"/>
              <w:right w:w="86" w:type="dxa"/>
            </w:tcMar>
            <w:vAlign w:val="center"/>
          </w:tcPr>
          <w:p w14:paraId="1CB55FD7" w14:textId="77777777" w:rsidR="0044110D" w:rsidRDefault="00000000">
            <w:pPr>
              <w:spacing w:after="0" w:line="259" w:lineRule="auto"/>
              <w:ind w:left="0" w:right="6" w:firstLine="0"/>
              <w:jc w:val="center"/>
            </w:pPr>
            <w:r>
              <w:rPr>
                <w:rFonts w:ascii="Arial" w:hAnsi="Arial"/>
                <w:sz w:val="10"/>
                <w:szCs w:val="10"/>
              </w:rPr>
              <w:t>0.95</w:t>
            </w:r>
          </w:p>
        </w:tc>
        <w:tc>
          <w:tcPr>
            <w:tcW w:w="550" w:type="dxa"/>
            <w:tcBorders>
              <w:top w:val="single" w:sz="5" w:space="0" w:color="000000"/>
              <w:left w:val="single" w:sz="5" w:space="0" w:color="000000"/>
              <w:bottom w:val="single" w:sz="5" w:space="0" w:color="000000"/>
              <w:right w:val="single" w:sz="5" w:space="0" w:color="000000"/>
            </w:tcBorders>
            <w:shd w:val="clear" w:color="auto" w:fill="95F8F8"/>
            <w:tcMar>
              <w:top w:w="80" w:type="dxa"/>
              <w:left w:w="80" w:type="dxa"/>
              <w:bottom w:w="80" w:type="dxa"/>
              <w:right w:w="86" w:type="dxa"/>
            </w:tcMar>
            <w:vAlign w:val="center"/>
          </w:tcPr>
          <w:p w14:paraId="1CB55FD8" w14:textId="77777777" w:rsidR="0044110D" w:rsidRDefault="00000000">
            <w:pPr>
              <w:spacing w:after="0" w:line="259" w:lineRule="auto"/>
              <w:ind w:left="0" w:right="6" w:firstLine="0"/>
              <w:jc w:val="center"/>
            </w:pPr>
            <w:r>
              <w:rPr>
                <w:rFonts w:ascii="Arial" w:hAnsi="Arial"/>
                <w:sz w:val="10"/>
                <w:szCs w:val="10"/>
              </w:rPr>
              <w:t>2.19</w:t>
            </w:r>
          </w:p>
        </w:tc>
        <w:tc>
          <w:tcPr>
            <w:tcW w:w="550" w:type="dxa"/>
            <w:tcBorders>
              <w:top w:val="single" w:sz="5" w:space="0" w:color="000000"/>
              <w:left w:val="single" w:sz="5" w:space="0" w:color="000000"/>
              <w:bottom w:val="single" w:sz="5" w:space="0" w:color="000000"/>
              <w:right w:val="single" w:sz="5" w:space="0" w:color="000000"/>
            </w:tcBorders>
            <w:shd w:val="clear" w:color="auto" w:fill="D2F6F6"/>
            <w:tcMar>
              <w:top w:w="80" w:type="dxa"/>
              <w:left w:w="80" w:type="dxa"/>
              <w:bottom w:w="80" w:type="dxa"/>
              <w:right w:w="86" w:type="dxa"/>
            </w:tcMar>
            <w:vAlign w:val="center"/>
          </w:tcPr>
          <w:p w14:paraId="1CB55FD9" w14:textId="77777777" w:rsidR="0044110D" w:rsidRDefault="00000000">
            <w:pPr>
              <w:spacing w:after="0" w:line="259" w:lineRule="auto"/>
              <w:ind w:left="0" w:right="6" w:firstLine="0"/>
              <w:jc w:val="center"/>
            </w:pPr>
            <w:r>
              <w:rPr>
                <w:rFonts w:ascii="Arial" w:hAnsi="Arial"/>
                <w:sz w:val="10"/>
                <w:szCs w:val="10"/>
              </w:rPr>
              <w:t>0.79</w:t>
            </w:r>
          </w:p>
        </w:tc>
      </w:tr>
      <w:tr w:rsidR="0044110D" w14:paraId="1CB55FE6"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DB"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DC"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CF5F5"/>
            <w:tcMar>
              <w:top w:w="80" w:type="dxa"/>
              <w:left w:w="80" w:type="dxa"/>
              <w:bottom w:w="80" w:type="dxa"/>
              <w:right w:w="86" w:type="dxa"/>
            </w:tcMar>
            <w:vAlign w:val="center"/>
          </w:tcPr>
          <w:p w14:paraId="1CB55FDD" w14:textId="77777777" w:rsidR="0044110D" w:rsidRDefault="00000000">
            <w:pPr>
              <w:spacing w:after="0" w:line="259" w:lineRule="auto"/>
              <w:ind w:left="0" w:right="6" w:firstLine="0"/>
              <w:jc w:val="center"/>
            </w:pPr>
            <w:r>
              <w:rPr>
                <w:rFonts w:ascii="Arial" w:hAnsi="Arial"/>
                <w:sz w:val="10"/>
                <w:szCs w:val="10"/>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CDF6F6"/>
            <w:tcMar>
              <w:top w:w="80" w:type="dxa"/>
              <w:left w:w="80" w:type="dxa"/>
              <w:bottom w:w="80" w:type="dxa"/>
              <w:right w:w="86" w:type="dxa"/>
            </w:tcMar>
            <w:vAlign w:val="center"/>
          </w:tcPr>
          <w:p w14:paraId="1CB55FDE" w14:textId="77777777" w:rsidR="0044110D" w:rsidRDefault="00000000">
            <w:pPr>
              <w:spacing w:after="0" w:line="259" w:lineRule="auto"/>
              <w:ind w:left="0" w:right="6" w:firstLine="0"/>
              <w:jc w:val="center"/>
            </w:pPr>
            <w:r>
              <w:rPr>
                <w:rFonts w:ascii="Arial" w:hAnsi="Arial"/>
                <w:sz w:val="10"/>
                <w:szCs w:val="10"/>
              </w:rPr>
              <w:t>1.41</w:t>
            </w:r>
          </w:p>
        </w:tc>
        <w:tc>
          <w:tcPr>
            <w:tcW w:w="550" w:type="dxa"/>
            <w:tcBorders>
              <w:top w:val="single" w:sz="5" w:space="0" w:color="000000"/>
              <w:left w:val="single" w:sz="5" w:space="0" w:color="000000"/>
              <w:bottom w:val="single" w:sz="5" w:space="0" w:color="000000"/>
              <w:right w:val="single" w:sz="5" w:space="0" w:color="000000"/>
            </w:tcBorders>
            <w:shd w:val="clear" w:color="auto" w:fill="B7F7F7"/>
            <w:tcMar>
              <w:top w:w="80" w:type="dxa"/>
              <w:left w:w="80" w:type="dxa"/>
              <w:bottom w:w="80" w:type="dxa"/>
              <w:right w:w="86" w:type="dxa"/>
            </w:tcMar>
            <w:vAlign w:val="center"/>
          </w:tcPr>
          <w:p w14:paraId="1CB55FDF" w14:textId="77777777" w:rsidR="0044110D" w:rsidRDefault="00000000">
            <w:pPr>
              <w:spacing w:after="0" w:line="259" w:lineRule="auto"/>
              <w:ind w:left="0" w:right="6" w:firstLine="0"/>
              <w:jc w:val="center"/>
            </w:pPr>
            <w:r>
              <w:rPr>
                <w:rFonts w:ascii="Arial" w:hAnsi="Arial"/>
                <w:sz w:val="10"/>
                <w:szCs w:val="10"/>
              </w:rPr>
              <w:t>2.19</w:t>
            </w:r>
          </w:p>
        </w:tc>
        <w:tc>
          <w:tcPr>
            <w:tcW w:w="417" w:type="dxa"/>
            <w:vMerge/>
            <w:tcBorders>
              <w:top w:val="nil"/>
              <w:left w:val="single" w:sz="5" w:space="0" w:color="000000"/>
              <w:bottom w:val="nil"/>
              <w:right w:val="single" w:sz="5" w:space="0" w:color="000000"/>
            </w:tcBorders>
            <w:shd w:val="clear" w:color="auto" w:fill="auto"/>
          </w:tcPr>
          <w:p w14:paraId="1CB55FE0"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5FE1" w14:textId="77777777" w:rsidR="0044110D" w:rsidRDefault="00000000">
            <w:pPr>
              <w:spacing w:after="0" w:line="259" w:lineRule="auto"/>
              <w:ind w:left="0" w:right="6" w:firstLine="0"/>
              <w:jc w:val="center"/>
            </w:pPr>
            <w:r>
              <w:rPr>
                <w:rFonts w:ascii="Arial" w:hAnsi="Arial"/>
                <w:sz w:val="10"/>
                <w:szCs w:val="10"/>
              </w:rPr>
              <w:t>0.14</w:t>
            </w:r>
          </w:p>
        </w:tc>
        <w:tc>
          <w:tcPr>
            <w:tcW w:w="549" w:type="dxa"/>
            <w:tcBorders>
              <w:top w:val="single" w:sz="5" w:space="0" w:color="000000"/>
              <w:left w:val="single" w:sz="5" w:space="0" w:color="000000"/>
              <w:bottom w:val="single" w:sz="5" w:space="0" w:color="000000"/>
              <w:right w:val="single" w:sz="5" w:space="0" w:color="000000"/>
            </w:tcBorders>
            <w:shd w:val="clear" w:color="auto" w:fill="E9F5F5"/>
            <w:tcMar>
              <w:top w:w="80" w:type="dxa"/>
              <w:left w:w="80" w:type="dxa"/>
              <w:bottom w:w="80" w:type="dxa"/>
              <w:right w:w="86" w:type="dxa"/>
            </w:tcMar>
            <w:vAlign w:val="center"/>
          </w:tcPr>
          <w:p w14:paraId="1CB55FE2" w14:textId="77777777" w:rsidR="0044110D" w:rsidRDefault="00000000">
            <w:pPr>
              <w:spacing w:after="0" w:line="259" w:lineRule="auto"/>
              <w:ind w:left="0" w:right="6" w:firstLine="0"/>
              <w:jc w:val="center"/>
            </w:pPr>
            <w:r>
              <w:rPr>
                <w:rFonts w:ascii="Arial" w:hAnsi="Arial"/>
                <w:sz w:val="10"/>
                <w:szCs w:val="10"/>
              </w:rPr>
              <w:t>0.27</w:t>
            </w:r>
          </w:p>
        </w:tc>
        <w:tc>
          <w:tcPr>
            <w:tcW w:w="550"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1CB55FE3" w14:textId="77777777" w:rsidR="0044110D" w:rsidRDefault="00000000">
            <w:pPr>
              <w:spacing w:after="0" w:line="259" w:lineRule="auto"/>
              <w:ind w:left="0" w:right="6" w:firstLine="0"/>
              <w:jc w:val="center"/>
            </w:pPr>
            <w:r>
              <w:rPr>
                <w:rFonts w:ascii="Arial" w:hAnsi="Arial"/>
                <w:sz w:val="10"/>
                <w:szCs w:val="10"/>
              </w:rPr>
              <w:t>0.1</w:t>
            </w:r>
          </w:p>
        </w:tc>
        <w:tc>
          <w:tcPr>
            <w:tcW w:w="550" w:type="dxa"/>
            <w:tcBorders>
              <w:top w:val="single" w:sz="5" w:space="0" w:color="000000"/>
              <w:left w:val="single" w:sz="5" w:space="0" w:color="000000"/>
              <w:bottom w:val="single" w:sz="5" w:space="0" w:color="000000"/>
              <w:right w:val="single" w:sz="5" w:space="0" w:color="000000"/>
            </w:tcBorders>
            <w:shd w:val="clear" w:color="auto" w:fill="C3F6F6"/>
            <w:tcMar>
              <w:top w:w="80" w:type="dxa"/>
              <w:left w:w="80" w:type="dxa"/>
              <w:bottom w:w="80" w:type="dxa"/>
              <w:right w:w="86" w:type="dxa"/>
            </w:tcMar>
            <w:vAlign w:val="center"/>
          </w:tcPr>
          <w:p w14:paraId="1CB55FE4" w14:textId="77777777" w:rsidR="0044110D" w:rsidRDefault="00000000">
            <w:pPr>
              <w:spacing w:after="0" w:line="259" w:lineRule="auto"/>
              <w:ind w:left="0" w:right="6" w:firstLine="0"/>
              <w:jc w:val="center"/>
            </w:pPr>
            <w:r>
              <w:rPr>
                <w:rFonts w:ascii="Arial" w:hAnsi="Arial"/>
                <w:sz w:val="10"/>
                <w:szCs w:val="10"/>
              </w:rPr>
              <w:t>1.14</w:t>
            </w:r>
          </w:p>
        </w:tc>
        <w:tc>
          <w:tcPr>
            <w:tcW w:w="550" w:type="dxa"/>
            <w:tcBorders>
              <w:top w:val="single" w:sz="5" w:space="0" w:color="000000"/>
              <w:left w:val="single" w:sz="5" w:space="0" w:color="000000"/>
              <w:bottom w:val="single" w:sz="5" w:space="0" w:color="000000"/>
              <w:right w:val="single" w:sz="5" w:space="0" w:color="000000"/>
            </w:tcBorders>
            <w:shd w:val="clear" w:color="auto" w:fill="D6F6F6"/>
            <w:tcMar>
              <w:top w:w="80" w:type="dxa"/>
              <w:left w:w="80" w:type="dxa"/>
              <w:bottom w:w="80" w:type="dxa"/>
              <w:right w:w="86" w:type="dxa"/>
            </w:tcMar>
            <w:vAlign w:val="center"/>
          </w:tcPr>
          <w:p w14:paraId="1CB55FE5" w14:textId="77777777" w:rsidR="0044110D" w:rsidRDefault="00000000">
            <w:pPr>
              <w:spacing w:after="0" w:line="259" w:lineRule="auto"/>
              <w:ind w:left="0" w:right="6" w:firstLine="0"/>
              <w:jc w:val="center"/>
            </w:pPr>
            <w:r>
              <w:rPr>
                <w:rFonts w:ascii="Arial" w:hAnsi="Arial"/>
                <w:sz w:val="10"/>
                <w:szCs w:val="10"/>
              </w:rPr>
              <w:t>0.69</w:t>
            </w:r>
          </w:p>
        </w:tc>
      </w:tr>
      <w:tr w:rsidR="0044110D" w14:paraId="1CB55FF2"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E7"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E8"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1F6F6"/>
            <w:tcMar>
              <w:top w:w="80" w:type="dxa"/>
              <w:left w:w="80" w:type="dxa"/>
              <w:bottom w:w="80" w:type="dxa"/>
              <w:right w:w="86" w:type="dxa"/>
            </w:tcMar>
            <w:vAlign w:val="center"/>
          </w:tcPr>
          <w:p w14:paraId="1CB55FE9" w14:textId="77777777" w:rsidR="0044110D" w:rsidRDefault="00000000">
            <w:pPr>
              <w:spacing w:after="0" w:line="259" w:lineRule="auto"/>
              <w:ind w:left="0" w:right="6" w:firstLine="0"/>
              <w:jc w:val="center"/>
            </w:pPr>
            <w:r>
              <w:rPr>
                <w:rFonts w:ascii="Arial" w:hAnsi="Arial"/>
                <w:sz w:val="10"/>
                <w:szCs w:val="10"/>
              </w:rPr>
              <w:t>1.27</w:t>
            </w:r>
          </w:p>
        </w:tc>
        <w:tc>
          <w:tcPr>
            <w:tcW w:w="550" w:type="dxa"/>
            <w:tcBorders>
              <w:top w:val="single" w:sz="5" w:space="0" w:color="000000"/>
              <w:left w:val="single" w:sz="5" w:space="0" w:color="000000"/>
              <w:bottom w:val="single" w:sz="5" w:space="0" w:color="000000"/>
              <w:right w:val="single" w:sz="5" w:space="0" w:color="000000"/>
            </w:tcBorders>
            <w:shd w:val="clear" w:color="auto" w:fill="07FDF8"/>
            <w:tcMar>
              <w:top w:w="80" w:type="dxa"/>
              <w:left w:w="80" w:type="dxa"/>
              <w:bottom w:w="80" w:type="dxa"/>
              <w:right w:w="86" w:type="dxa"/>
            </w:tcMar>
            <w:vAlign w:val="center"/>
          </w:tcPr>
          <w:p w14:paraId="1CB55FEA" w14:textId="77777777" w:rsidR="0044110D" w:rsidRDefault="00000000">
            <w:pPr>
              <w:spacing w:after="0" w:line="259" w:lineRule="auto"/>
              <w:ind w:left="0" w:right="6" w:firstLine="0"/>
              <w:jc w:val="center"/>
            </w:pPr>
            <w:r>
              <w:rPr>
                <w:rFonts w:ascii="Arial" w:hAnsi="Arial"/>
                <w:sz w:val="10"/>
                <w:szCs w:val="10"/>
              </w:rPr>
              <w:t>9.19</w:t>
            </w:r>
          </w:p>
        </w:tc>
        <w:tc>
          <w:tcPr>
            <w:tcW w:w="550" w:type="dxa"/>
            <w:tcBorders>
              <w:top w:val="single" w:sz="5" w:space="0" w:color="000000"/>
              <w:left w:val="single" w:sz="5" w:space="0" w:color="000000"/>
              <w:bottom w:val="single" w:sz="5" w:space="0" w:color="000000"/>
              <w:right w:val="single" w:sz="5" w:space="0" w:color="000000"/>
            </w:tcBorders>
            <w:shd w:val="clear" w:color="auto" w:fill="8AED8A"/>
            <w:tcMar>
              <w:top w:w="80" w:type="dxa"/>
              <w:left w:w="80" w:type="dxa"/>
              <w:bottom w:w="80" w:type="dxa"/>
              <w:right w:w="86" w:type="dxa"/>
            </w:tcMar>
            <w:vAlign w:val="center"/>
          </w:tcPr>
          <w:p w14:paraId="1CB55FEB" w14:textId="77777777" w:rsidR="0044110D" w:rsidRDefault="00000000">
            <w:pPr>
              <w:spacing w:after="0" w:line="259" w:lineRule="auto"/>
              <w:ind w:left="0" w:right="6" w:firstLine="0"/>
              <w:jc w:val="center"/>
            </w:pPr>
            <w:r>
              <w:rPr>
                <w:rFonts w:ascii="Arial" w:hAnsi="Arial"/>
                <w:sz w:val="10"/>
                <w:szCs w:val="10"/>
              </w:rPr>
              <w:t>17.71</w:t>
            </w:r>
          </w:p>
        </w:tc>
        <w:tc>
          <w:tcPr>
            <w:tcW w:w="417" w:type="dxa"/>
            <w:vMerge/>
            <w:tcBorders>
              <w:top w:val="nil"/>
              <w:left w:val="single" w:sz="5" w:space="0" w:color="000000"/>
              <w:bottom w:val="nil"/>
              <w:right w:val="single" w:sz="5" w:space="0" w:color="000000"/>
            </w:tcBorders>
            <w:shd w:val="clear" w:color="auto" w:fill="auto"/>
          </w:tcPr>
          <w:p w14:paraId="1CB55FEC"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EDF5F5"/>
            <w:tcMar>
              <w:top w:w="80" w:type="dxa"/>
              <w:left w:w="80" w:type="dxa"/>
              <w:bottom w:w="80" w:type="dxa"/>
              <w:right w:w="86" w:type="dxa"/>
            </w:tcMar>
            <w:vAlign w:val="center"/>
          </w:tcPr>
          <w:p w14:paraId="1CB55FED" w14:textId="77777777" w:rsidR="0044110D" w:rsidRDefault="00000000">
            <w:pPr>
              <w:spacing w:after="0" w:line="259" w:lineRule="auto"/>
              <w:ind w:left="0" w:right="6" w:firstLine="0"/>
              <w:jc w:val="center"/>
            </w:pPr>
            <w:r>
              <w:rPr>
                <w:rFonts w:ascii="Arial" w:hAnsi="Arial"/>
                <w:sz w:val="10"/>
                <w:szCs w:val="10"/>
              </w:rPr>
              <w:t>0.15</w:t>
            </w:r>
          </w:p>
        </w:tc>
        <w:tc>
          <w:tcPr>
            <w:tcW w:w="549"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5FEE" w14:textId="77777777" w:rsidR="0044110D" w:rsidRDefault="00000000">
            <w:pPr>
              <w:spacing w:after="0" w:line="259" w:lineRule="auto"/>
              <w:ind w:left="0" w:right="6" w:firstLine="0"/>
              <w:jc w:val="center"/>
            </w:pPr>
            <w:r>
              <w:rPr>
                <w:rFonts w:ascii="Arial" w:hAnsi="Arial"/>
                <w:sz w:val="10"/>
                <w:szCs w:val="10"/>
              </w:rPr>
              <w:t>0.01</w:t>
            </w:r>
          </w:p>
        </w:tc>
        <w:tc>
          <w:tcPr>
            <w:tcW w:w="550" w:type="dxa"/>
            <w:tcBorders>
              <w:top w:val="single" w:sz="5" w:space="0" w:color="000000"/>
              <w:left w:val="single" w:sz="5" w:space="0" w:color="000000"/>
              <w:bottom w:val="single" w:sz="5" w:space="0" w:color="000000"/>
              <w:right w:val="single" w:sz="5" w:space="0" w:color="000000"/>
            </w:tcBorders>
            <w:shd w:val="clear" w:color="auto" w:fill="DFF6F5"/>
            <w:tcMar>
              <w:top w:w="80" w:type="dxa"/>
              <w:left w:w="80" w:type="dxa"/>
              <w:bottom w:w="80" w:type="dxa"/>
              <w:right w:w="86" w:type="dxa"/>
            </w:tcMar>
            <w:vAlign w:val="center"/>
          </w:tcPr>
          <w:p w14:paraId="1CB55FEF" w14:textId="77777777" w:rsidR="0044110D" w:rsidRDefault="00000000">
            <w:pPr>
              <w:spacing w:after="0" w:line="259" w:lineRule="auto"/>
              <w:ind w:left="0" w:right="6" w:firstLine="0"/>
              <w:jc w:val="center"/>
            </w:pPr>
            <w:r>
              <w:rPr>
                <w:rFonts w:ascii="Arial" w:hAnsi="Arial"/>
                <w:sz w:val="10"/>
                <w:szCs w:val="10"/>
              </w:rPr>
              <w:t>0.51</w:t>
            </w:r>
          </w:p>
        </w:tc>
        <w:tc>
          <w:tcPr>
            <w:tcW w:w="550" w:type="dxa"/>
            <w:tcBorders>
              <w:top w:val="single" w:sz="5" w:space="0" w:color="000000"/>
              <w:left w:val="single" w:sz="5" w:space="0" w:color="000000"/>
              <w:bottom w:val="single" w:sz="5" w:space="0" w:color="000000"/>
              <w:right w:val="single" w:sz="5" w:space="0" w:color="000000"/>
            </w:tcBorders>
            <w:shd w:val="clear" w:color="auto" w:fill="C0F7F7"/>
            <w:tcMar>
              <w:top w:w="80" w:type="dxa"/>
              <w:left w:w="80" w:type="dxa"/>
              <w:bottom w:w="80" w:type="dxa"/>
              <w:right w:w="86" w:type="dxa"/>
            </w:tcMar>
            <w:vAlign w:val="center"/>
          </w:tcPr>
          <w:p w14:paraId="1CB55FF0" w14:textId="77777777" w:rsidR="0044110D" w:rsidRDefault="00000000">
            <w:pPr>
              <w:spacing w:after="0" w:line="259" w:lineRule="auto"/>
              <w:ind w:left="0" w:right="6" w:firstLine="0"/>
              <w:jc w:val="center"/>
            </w:pPr>
            <w:r>
              <w:rPr>
                <w:rFonts w:ascii="Arial" w:hAnsi="Arial"/>
                <w:sz w:val="10"/>
                <w:szCs w:val="10"/>
              </w:rPr>
              <w:t>1.22</w:t>
            </w:r>
          </w:p>
        </w:tc>
        <w:tc>
          <w:tcPr>
            <w:tcW w:w="550" w:type="dxa"/>
            <w:tcBorders>
              <w:top w:val="single" w:sz="5" w:space="0" w:color="000000"/>
              <w:left w:val="single" w:sz="5" w:space="0" w:color="000000"/>
              <w:bottom w:val="single" w:sz="5" w:space="0" w:color="000000"/>
              <w:right w:val="single" w:sz="5" w:space="0" w:color="000000"/>
            </w:tcBorders>
            <w:shd w:val="clear" w:color="auto" w:fill="DEF6F6"/>
            <w:tcMar>
              <w:top w:w="80" w:type="dxa"/>
              <w:left w:w="80" w:type="dxa"/>
              <w:bottom w:w="80" w:type="dxa"/>
              <w:right w:w="86" w:type="dxa"/>
            </w:tcMar>
            <w:vAlign w:val="center"/>
          </w:tcPr>
          <w:p w14:paraId="1CB55FF1" w14:textId="77777777" w:rsidR="0044110D" w:rsidRDefault="00000000">
            <w:pPr>
              <w:spacing w:after="0" w:line="259" w:lineRule="auto"/>
              <w:ind w:left="0" w:right="6" w:firstLine="0"/>
              <w:jc w:val="center"/>
            </w:pPr>
            <w:r>
              <w:rPr>
                <w:rFonts w:ascii="Arial" w:hAnsi="Arial"/>
                <w:sz w:val="10"/>
                <w:szCs w:val="10"/>
              </w:rPr>
              <w:t>0.52</w:t>
            </w:r>
          </w:p>
        </w:tc>
      </w:tr>
      <w:tr w:rsidR="0044110D" w14:paraId="1CB55FFE"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F3"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F4"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EF6F6"/>
            <w:tcMar>
              <w:top w:w="80" w:type="dxa"/>
              <w:left w:w="80" w:type="dxa"/>
              <w:bottom w:w="80" w:type="dxa"/>
              <w:right w:w="86" w:type="dxa"/>
            </w:tcMar>
            <w:vAlign w:val="center"/>
          </w:tcPr>
          <w:p w14:paraId="1CB55FF5" w14:textId="77777777" w:rsidR="0044110D" w:rsidRDefault="00000000">
            <w:pPr>
              <w:spacing w:after="0" w:line="259" w:lineRule="auto"/>
              <w:ind w:left="0" w:right="6" w:firstLine="0"/>
              <w:jc w:val="center"/>
            </w:pPr>
            <w:r>
              <w:rPr>
                <w:rFonts w:ascii="Arial" w:hAnsi="Arial"/>
                <w:sz w:val="10"/>
                <w:szCs w:val="10"/>
              </w:rPr>
              <w:t>0.83</w:t>
            </w:r>
          </w:p>
        </w:tc>
        <w:tc>
          <w:tcPr>
            <w:tcW w:w="550" w:type="dxa"/>
            <w:tcBorders>
              <w:top w:val="single" w:sz="5" w:space="0" w:color="000000"/>
              <w:left w:val="single" w:sz="5" w:space="0" w:color="000000"/>
              <w:bottom w:val="single" w:sz="5" w:space="0" w:color="000000"/>
              <w:right w:val="single" w:sz="5" w:space="0" w:color="000000"/>
            </w:tcBorders>
            <w:shd w:val="clear" w:color="auto" w:fill="39F8D2"/>
            <w:tcMar>
              <w:top w:w="80" w:type="dxa"/>
              <w:left w:w="80" w:type="dxa"/>
              <w:bottom w:w="80" w:type="dxa"/>
              <w:right w:w="86" w:type="dxa"/>
            </w:tcMar>
            <w:vAlign w:val="center"/>
          </w:tcPr>
          <w:p w14:paraId="1CB55FF6" w14:textId="77777777" w:rsidR="0044110D" w:rsidRDefault="00000000">
            <w:pPr>
              <w:spacing w:after="0" w:line="259" w:lineRule="auto"/>
              <w:ind w:left="0" w:right="6" w:firstLine="0"/>
              <w:jc w:val="center"/>
            </w:pPr>
            <w:r>
              <w:rPr>
                <w:rFonts w:ascii="Arial" w:hAnsi="Arial"/>
                <w:sz w:val="10"/>
                <w:szCs w:val="10"/>
              </w:rPr>
              <w:t>12.24</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5FF7" w14:textId="77777777" w:rsidR="0044110D" w:rsidRDefault="00000000">
            <w:pPr>
              <w:spacing w:after="0" w:line="259" w:lineRule="auto"/>
              <w:ind w:left="0" w:right="6" w:firstLine="0"/>
              <w:jc w:val="center"/>
            </w:pPr>
            <w:r>
              <w:rPr>
                <w:rFonts w:ascii="Arial" w:hAnsi="Arial"/>
                <w:sz w:val="10"/>
                <w:szCs w:val="10"/>
              </w:rPr>
              <w:t>52.37</w:t>
            </w:r>
          </w:p>
        </w:tc>
        <w:tc>
          <w:tcPr>
            <w:tcW w:w="417" w:type="dxa"/>
            <w:vMerge/>
            <w:tcBorders>
              <w:top w:val="nil"/>
              <w:left w:val="single" w:sz="5" w:space="0" w:color="000000"/>
              <w:bottom w:val="nil"/>
              <w:right w:val="single" w:sz="5" w:space="0" w:color="000000"/>
            </w:tcBorders>
            <w:shd w:val="clear" w:color="auto" w:fill="auto"/>
          </w:tcPr>
          <w:p w14:paraId="1CB55FF8"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F9" w14:textId="77777777" w:rsidR="0044110D" w:rsidRDefault="00000000">
            <w:pPr>
              <w:spacing w:after="0" w:line="259" w:lineRule="auto"/>
              <w:ind w:left="0" w:right="6" w:firstLine="0"/>
              <w:jc w:val="center"/>
            </w:pPr>
            <w:r>
              <w:rPr>
                <w:rFonts w:ascii="Arial" w:hAnsi="Arial"/>
                <w:sz w:val="10"/>
                <w:szCs w:val="10"/>
              </w:rPr>
              <w:t>0.01</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F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5FFB"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1CB55FFC" w14:textId="77777777" w:rsidR="0044110D" w:rsidRDefault="00000000">
            <w:pPr>
              <w:spacing w:after="0" w:line="259" w:lineRule="auto"/>
              <w:ind w:left="0" w:right="6" w:firstLine="0"/>
              <w:jc w:val="center"/>
            </w:pPr>
            <w:r>
              <w:rPr>
                <w:rFonts w:ascii="Arial" w:hAnsi="Arial"/>
                <w:sz w:val="10"/>
                <w:szCs w:val="10"/>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ECF5F5"/>
            <w:tcMar>
              <w:top w:w="80" w:type="dxa"/>
              <w:left w:w="80" w:type="dxa"/>
              <w:bottom w:w="80" w:type="dxa"/>
              <w:right w:w="86" w:type="dxa"/>
            </w:tcMar>
            <w:vAlign w:val="center"/>
          </w:tcPr>
          <w:p w14:paraId="1CB55FFD" w14:textId="77777777" w:rsidR="0044110D" w:rsidRDefault="00000000">
            <w:pPr>
              <w:spacing w:after="0" w:line="259" w:lineRule="auto"/>
              <w:ind w:left="0" w:right="6" w:firstLine="0"/>
              <w:jc w:val="center"/>
            </w:pPr>
            <w:r>
              <w:rPr>
                <w:rFonts w:ascii="Arial" w:hAnsi="Arial"/>
                <w:sz w:val="10"/>
                <w:szCs w:val="10"/>
              </w:rPr>
              <w:t>0.19</w:t>
            </w:r>
          </w:p>
        </w:tc>
      </w:tr>
    </w:tbl>
    <w:p w14:paraId="1CB55FFF" w14:textId="77777777" w:rsidR="0044110D" w:rsidRDefault="00000000">
      <w:pPr>
        <w:spacing w:after="344" w:line="265" w:lineRule="auto"/>
        <w:ind w:left="1547" w:right="1610" w:hanging="10"/>
        <w:jc w:val="left"/>
      </w:pPr>
      <w:r>
        <w:rPr>
          <w:rFonts w:ascii="Arial" w:hAnsi="Arial"/>
          <w:color w:val="4D4D4D"/>
          <w:sz w:val="11"/>
          <w:szCs w:val="11"/>
          <w:u w:color="4D4D4D"/>
        </w:rPr>
        <w:t>P1</w:t>
      </w:r>
    </w:p>
    <w:p w14:paraId="1CB56000" w14:textId="77777777" w:rsidR="0044110D" w:rsidRDefault="00000000">
      <w:pPr>
        <w:spacing w:after="344" w:line="265" w:lineRule="auto"/>
        <w:ind w:left="1547" w:right="1610" w:hanging="10"/>
        <w:jc w:val="left"/>
      </w:pPr>
      <w:r>
        <w:rPr>
          <w:rFonts w:ascii="Arial" w:hAnsi="Arial"/>
          <w:color w:val="4D4D4D"/>
          <w:sz w:val="11"/>
          <w:szCs w:val="11"/>
          <w:u w:color="4D4D4D"/>
        </w:rPr>
        <w:t>P2</w:t>
      </w:r>
    </w:p>
    <w:p w14:paraId="1CB56001" w14:textId="77777777" w:rsidR="0044110D" w:rsidRDefault="00000000">
      <w:pPr>
        <w:spacing w:after="344" w:line="265" w:lineRule="auto"/>
        <w:ind w:left="1547" w:right="1610" w:hanging="10"/>
        <w:jc w:val="left"/>
      </w:pPr>
      <w:r>
        <w:rPr>
          <w:rFonts w:ascii="Arial" w:hAnsi="Arial"/>
          <w:color w:val="4D4D4D"/>
          <w:sz w:val="11"/>
          <w:szCs w:val="11"/>
          <w:u w:color="4D4D4D"/>
        </w:rPr>
        <w:t>P3</w:t>
      </w:r>
    </w:p>
    <w:p w14:paraId="1CB56002" w14:textId="77777777" w:rsidR="0044110D" w:rsidRDefault="00000000">
      <w:pPr>
        <w:spacing w:after="344" w:line="265" w:lineRule="auto"/>
        <w:ind w:left="1547" w:right="1610" w:hanging="10"/>
        <w:jc w:val="left"/>
      </w:pPr>
      <w:r>
        <w:rPr>
          <w:rFonts w:ascii="Arial" w:hAnsi="Arial"/>
          <w:color w:val="4D4D4D"/>
          <w:sz w:val="11"/>
          <w:szCs w:val="11"/>
          <w:u w:color="4D4D4D"/>
        </w:rPr>
        <w:t>P4</w:t>
      </w:r>
    </w:p>
    <w:p w14:paraId="1CB56003" w14:textId="77777777" w:rsidR="0044110D" w:rsidRDefault="00000000">
      <w:pPr>
        <w:spacing w:after="255" w:line="265" w:lineRule="auto"/>
        <w:ind w:left="1547" w:right="1610" w:hanging="10"/>
        <w:jc w:val="left"/>
      </w:pPr>
      <w:r>
        <w:rPr>
          <w:rFonts w:ascii="Arial" w:hAnsi="Arial"/>
          <w:color w:val="4D4D4D"/>
          <w:sz w:val="11"/>
          <w:szCs w:val="11"/>
          <w:u w:color="4D4D4D"/>
        </w:rPr>
        <w:t>P5</w:t>
      </w:r>
    </w:p>
    <w:p w14:paraId="1CB56004"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314"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6005" w14:textId="77777777" w:rsidR="0044110D" w:rsidRDefault="00000000">
      <w:pPr>
        <w:spacing w:after="106" w:line="265" w:lineRule="auto"/>
        <w:ind w:left="10" w:right="0" w:hanging="10"/>
        <w:jc w:val="center"/>
      </w:pPr>
      <w:r>
        <w:rPr>
          <w:sz w:val="18"/>
          <w:szCs w:val="18"/>
        </w:rPr>
        <w:t>Figure 2: Relative Mobility Comparison</w:t>
      </w:r>
    </w:p>
    <w:p w14:paraId="1CB56006" w14:textId="77777777" w:rsidR="0044110D" w:rsidRDefault="00000000">
      <w:pPr>
        <w:spacing w:after="429" w:line="251" w:lineRule="auto"/>
        <w:ind w:left="0" w:right="0" w:firstLine="0"/>
      </w:pPr>
      <w:r>
        <w:rPr>
          <w:sz w:val="18"/>
          <w:szCs w:val="18"/>
        </w:rPr>
        <w:t xml:space="preserve">Notes: </w:t>
      </w:r>
      <w:r>
        <w:rPr>
          <w:i/>
          <w:iCs/>
          <w:sz w:val="18"/>
          <w:szCs w:val="18"/>
        </w:rPr>
        <w:t xml:space="preserve">CAT </w:t>
      </w:r>
      <w:r>
        <w:rPr>
          <w:sz w:val="18"/>
          <w:szCs w:val="18"/>
        </w:rPr>
        <w:t xml:space="preserve">measures absolute mobility, </w:t>
      </w:r>
      <w:r>
        <w:rPr>
          <w:i/>
          <w:iCs/>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p w14:paraId="1CB56007" w14:textId="77777777" w:rsidR="0044110D" w:rsidRDefault="00000000">
      <w:pPr>
        <w:pStyle w:val="Heading1"/>
        <w:numPr>
          <w:ilvl w:val="0"/>
          <w:numId w:val="3"/>
        </w:numPr>
        <w:spacing w:after="163"/>
      </w:pPr>
      <w:r>
        <w:t>A new measure of social progress</w:t>
      </w:r>
    </w:p>
    <w:p w14:paraId="1CB56008" w14:textId="77777777" w:rsidR="0044110D" w:rsidRDefault="00000000">
      <w:pPr>
        <w:ind w:left="0" w:right="0" w:firstLine="324"/>
      </w:pPr>
      <w:r>
        <w:t>To address the research gaps, we define the expected transition</w:t>
      </w:r>
      <w:ins w:id="36" w:author="Wim Groot" w:date="2025-06-20T09:21:00Z">
        <w:r>
          <w:rPr>
            <w:lang w:val="en-US"/>
          </w:rPr>
          <w:t xml:space="preserve"> </w:t>
        </w:r>
      </w:ins>
      <w:del w:id="37" w:author="Wim Groot" w:date="2025-06-20T09:21:00Z">
        <w:r>
          <w:delText xml:space="preserve">s </w:delText>
        </w:r>
      </w:del>
      <w:r>
        <w:t>matrix to compute the gap between the actual matrix and the expected one, measuring the social mobility of education. An expected transition</w:t>
      </w:r>
      <w:del w:id="38" w:author="Wim Groot" w:date="2025-06-20T09:21:00Z">
        <w:r>
          <w:delText>s</w:delText>
        </w:r>
      </w:del>
      <w:r>
        <w:t xml:space="preserve"> matrix must address both the difficulty and directionality problems while remaining country-specific to eliminate unobserved fixed effects such as culture and institutions. Therefore, we start with the original education distribution of the parent generation, where </w:t>
      </w:r>
      <w:r>
        <w:rPr>
          <w:i/>
          <w:iCs/>
        </w:rPr>
        <w:t>P</w:t>
      </w:r>
      <w:r>
        <w:rPr>
          <w:vertAlign w:val="subscript"/>
        </w:rPr>
        <w:t xml:space="preserve">1 </w:t>
      </w:r>
      <w:r>
        <w:t xml:space="preserve">is the probability of a parent having education level 1, </w:t>
      </w:r>
      <w:r>
        <w:rPr>
          <w:i/>
          <w:iCs/>
        </w:rPr>
        <w:t>P</w:t>
      </w:r>
      <w:r>
        <w:rPr>
          <w:vertAlign w:val="subscript"/>
        </w:rPr>
        <w:t xml:space="preserve">2 </w:t>
      </w:r>
      <w:r>
        <w:t xml:space="preserve">for level 2, </w:t>
      </w:r>
      <w:r>
        <w:rPr>
          <w:i/>
          <w:iCs/>
        </w:rPr>
        <w:t>P</w:t>
      </w:r>
      <w:r>
        <w:rPr>
          <w:vertAlign w:val="subscript"/>
        </w:rPr>
        <w:t xml:space="preserve">3 </w:t>
      </w:r>
      <w:r>
        <w:t xml:space="preserve">for level 3, </w:t>
      </w:r>
      <w:r>
        <w:rPr>
          <w:i/>
          <w:iCs/>
        </w:rPr>
        <w:t>P</w:t>
      </w:r>
      <w:r>
        <w:rPr>
          <w:vertAlign w:val="subscript"/>
        </w:rPr>
        <w:t xml:space="preserve">4 </w:t>
      </w:r>
      <w:r>
        <w:t xml:space="preserve">for level 4, and </w:t>
      </w:r>
      <w:r>
        <w:rPr>
          <w:i/>
          <w:iCs/>
        </w:rPr>
        <w:t>P</w:t>
      </w:r>
      <w:r>
        <w:rPr>
          <w:vertAlign w:val="subscript"/>
        </w:rPr>
        <w:t xml:space="preserve">5 </w:t>
      </w:r>
      <w:r>
        <w:t>for level 5. Our goal is to establish the destination education distribution of the child generation while preserving the original distribution. In other words, the row sums of the expected matrix at each parent education level must equal those of the actual matrix:</w:t>
      </w:r>
    </w:p>
    <w:p w14:paraId="1CB56009" w14:textId="77777777" w:rsidR="0044110D" w:rsidRDefault="00000000">
      <w:pPr>
        <w:spacing w:after="141" w:line="262" w:lineRule="auto"/>
        <w:ind w:left="2978" w:right="0" w:hanging="10"/>
      </w:pPr>
      <w:r>
        <w:rPr>
          <w:sz w:val="16"/>
          <w:szCs w:val="16"/>
        </w:rPr>
        <w:t>5</w:t>
      </w:r>
    </w:p>
    <w:p w14:paraId="1CB5600A" w14:textId="77777777" w:rsidR="0044110D" w:rsidRDefault="00000000">
      <w:pPr>
        <w:tabs>
          <w:tab w:val="center" w:pos="4663"/>
          <w:tab w:val="right" w:pos="9300"/>
        </w:tabs>
        <w:spacing w:after="0" w:line="259" w:lineRule="auto"/>
        <w:ind w:left="0" w:right="0" w:firstLine="0"/>
        <w:jc w:val="left"/>
      </w:pPr>
      <w:r>
        <w:tab/>
      </w:r>
      <w:r>
        <w:rPr>
          <w:sz w:val="34"/>
          <w:szCs w:val="34"/>
          <w:vertAlign w:val="superscript"/>
        </w:rPr>
        <w:t>X</w:t>
      </w:r>
      <w:r>
        <w:t>Pr[</w:t>
      </w:r>
      <w:r>
        <w:rPr>
          <w:i/>
          <w:iCs/>
        </w:rPr>
        <w:t>R</w:t>
      </w:r>
      <w:r>
        <w:rPr>
          <w:i/>
          <w:iCs/>
          <w:vertAlign w:val="subscript"/>
        </w:rPr>
        <w:t xml:space="preserve">c </w:t>
      </w:r>
      <w:r>
        <w:t xml:space="preserve">= </w:t>
      </w:r>
      <w:r>
        <w:rPr>
          <w:i/>
          <w:iCs/>
        </w:rPr>
        <w:t>i</w:t>
      </w:r>
      <w:r>
        <w:t>,</w:t>
      </w:r>
      <w:r>
        <w:rPr>
          <w:i/>
          <w:iCs/>
        </w:rPr>
        <w:t>R</w:t>
      </w:r>
      <w:r>
        <w:rPr>
          <w:i/>
          <w:iCs/>
          <w:vertAlign w:val="subscript"/>
        </w:rPr>
        <w:t xml:space="preserve">p </w:t>
      </w:r>
      <w:r>
        <w:t xml:space="preserve">= </w:t>
      </w:r>
      <w:r>
        <w:rPr>
          <w:i/>
          <w:iCs/>
        </w:rPr>
        <w:t>j</w:t>
      </w:r>
      <w:r>
        <w:t>] = Pr[</w:t>
      </w:r>
      <w:r>
        <w:rPr>
          <w:i/>
          <w:iCs/>
        </w:rPr>
        <w:t>R</w:t>
      </w:r>
      <w:r>
        <w:rPr>
          <w:i/>
          <w:iCs/>
          <w:vertAlign w:val="subscript"/>
        </w:rPr>
        <w:t xml:space="preserve">p </w:t>
      </w:r>
      <w:r>
        <w:t xml:space="preserve">= </w:t>
      </w:r>
      <w:r>
        <w:rPr>
          <w:i/>
          <w:iCs/>
        </w:rPr>
        <w:t>j</w:t>
      </w:r>
      <w:r>
        <w:t xml:space="preserve">] = </w:t>
      </w:r>
      <w:r>
        <w:rPr>
          <w:i/>
          <w:iCs/>
        </w:rPr>
        <w:t>P</w:t>
      </w:r>
      <w:r>
        <w:rPr>
          <w:i/>
          <w:iCs/>
          <w:vertAlign w:val="subscript"/>
        </w:rPr>
        <w:t>j</w:t>
      </w:r>
      <w:r>
        <w:t>.</w:t>
      </w:r>
      <w:r>
        <w:tab/>
        <w:t>(1)</w:t>
      </w:r>
    </w:p>
    <w:p w14:paraId="1CB5600B" w14:textId="77777777" w:rsidR="0044110D" w:rsidRDefault="00000000">
      <w:pPr>
        <w:spacing w:after="182" w:line="259" w:lineRule="auto"/>
        <w:ind w:left="2890" w:right="2199" w:hanging="10"/>
        <w:jc w:val="left"/>
      </w:pPr>
      <w:r>
        <w:rPr>
          <w:i/>
          <w:iCs/>
          <w:sz w:val="16"/>
          <w:szCs w:val="16"/>
        </w:rPr>
        <w:t>i</w:t>
      </w:r>
      <w:r>
        <w:rPr>
          <w:sz w:val="16"/>
          <w:szCs w:val="16"/>
        </w:rPr>
        <w:t>=1</w:t>
      </w:r>
    </w:p>
    <w:p w14:paraId="1CB5600C" w14:textId="77777777" w:rsidR="0044110D" w:rsidRDefault="00000000">
      <w:pPr>
        <w:spacing w:after="200"/>
        <w:ind w:left="0" w:right="0" w:firstLine="0"/>
      </w:pPr>
      <w:r>
        <w:rPr>
          <w:i/>
          <w:iCs/>
        </w:rPr>
        <w:t xml:space="preserve">The directionality problem. </w:t>
      </w:r>
      <w:r>
        <w:t>To address the directionality problem, we divide the expected matrix into three areas: downward, persistent, and upward (see Table 2). Since the expected matrix reflects the desired pattern of social mobility, the downward area should be zero (as there is no social progress</w:t>
      </w:r>
      <w:del w:id="39" w:author="Wim Groot" w:date="2025-06-20T09:22:00Z">
        <w:r>
          <w:delText xml:space="preserve"> involved</w:delText>
        </w:r>
      </w:del>
      <w:r>
        <w:t xml:space="preserve"> in downward mobility), the persistent area should be minimized (but remain</w:t>
      </w:r>
      <w:ins w:id="40" w:author="Wim Groot" w:date="2025-06-20T09:22:00Z">
        <w:r>
          <w:rPr>
            <w:lang w:val="en-US"/>
          </w:rPr>
          <w:t>s</w:t>
        </w:r>
      </w:ins>
      <w:r>
        <w:t xml:space="preserve"> greater than zero, as it is not as undesirable as downward mobility and is an inevitable part of social mobility), and the remaining probabilities should be allocated to the upward region. There are two major issues to resolve here. First, we must determine the minimum extent of the intergenerational transmission. As discussed earlier regarding the ceiling effect, when parents have the highest education level, their children have no possible space for upward mobility. Therefore, this case cannot be treated the same as other persistent cases. In the expected matrix, children should retain their parents’ highest education level, meaning</w:t>
      </w:r>
    </w:p>
    <w:p w14:paraId="1CB5600D" w14:textId="77777777" w:rsidR="0044110D" w:rsidRDefault="00000000">
      <w:pPr>
        <w:spacing w:after="156" w:line="266" w:lineRule="auto"/>
        <w:ind w:left="15" w:right="5" w:hanging="10"/>
        <w:jc w:val="center"/>
      </w:pPr>
      <w:r>
        <w:t>Pr[</w:t>
      </w:r>
      <w:r>
        <w:rPr>
          <w:i/>
          <w:iCs/>
        </w:rPr>
        <w:t>R</w:t>
      </w:r>
      <w:r>
        <w:rPr>
          <w:i/>
          <w:iCs/>
          <w:vertAlign w:val="subscript"/>
        </w:rPr>
        <w:t xml:space="preserve">c </w:t>
      </w:r>
      <w:r>
        <w:t>= 5,</w:t>
      </w:r>
      <w:r>
        <w:rPr>
          <w:i/>
          <w:iCs/>
        </w:rPr>
        <w:t>R</w:t>
      </w:r>
      <w:r>
        <w:rPr>
          <w:i/>
          <w:iCs/>
          <w:vertAlign w:val="subscript"/>
        </w:rPr>
        <w:t xml:space="preserve">p </w:t>
      </w:r>
      <w:r>
        <w:t>= 5] = Pr[</w:t>
      </w:r>
      <w:r>
        <w:rPr>
          <w:i/>
          <w:iCs/>
        </w:rPr>
        <w:t>R</w:t>
      </w:r>
      <w:r>
        <w:rPr>
          <w:i/>
          <w:iCs/>
          <w:vertAlign w:val="subscript"/>
        </w:rPr>
        <w:t xml:space="preserve">p </w:t>
      </w:r>
      <w:r>
        <w:t xml:space="preserve">= 5] = </w:t>
      </w:r>
      <w:r>
        <w:rPr>
          <w:i/>
          <w:iCs/>
        </w:rPr>
        <w:t>P</w:t>
      </w:r>
      <w:r>
        <w:rPr>
          <w:vertAlign w:val="subscript"/>
        </w:rPr>
        <w:t>5</w:t>
      </w:r>
      <w:r>
        <w:t>.</w:t>
      </w:r>
    </w:p>
    <w:p w14:paraId="1CB5600E" w14:textId="77777777" w:rsidR="0044110D" w:rsidRDefault="00000000">
      <w:pPr>
        <w:spacing w:after="192"/>
        <w:ind w:left="0" w:right="0" w:firstLine="0"/>
      </w:pPr>
      <w:r>
        <w:t>For other cases in the persistent area, an intergenerational transmission effect of education is assumed, recognizing that parenting itself serves as a form of education. However, the genetic lottery is not expected to influence educational outcomes. In terms of equality of opportunity, as defined by J. E. Roemer and Trannoy (2015), luck—such as the genetic lottery—should be independent of outcomes. Based on evidence on the causal effect of intergenerational transmission (which isolates genetic transmission from education attainment), we assume a true intergenerational effect of ω = 0.1 following Holmlund et al. (2011). This implies that there is a 10% probability that children remain at the same education level as their parents:</w:t>
      </w:r>
    </w:p>
    <w:p w14:paraId="1CB5600F" w14:textId="77777777" w:rsidR="0044110D" w:rsidRDefault="00000000">
      <w:pPr>
        <w:spacing w:after="188" w:line="266" w:lineRule="auto"/>
        <w:ind w:left="15" w:right="5" w:hanging="10"/>
        <w:jc w:val="center"/>
      </w:pPr>
      <w:r>
        <w:t>Pr[</w:t>
      </w:r>
      <w:r>
        <w:rPr>
          <w:i/>
          <w:iCs/>
        </w:rPr>
        <w:t>R</w:t>
      </w:r>
      <w:r>
        <w:rPr>
          <w:i/>
          <w:iCs/>
          <w:vertAlign w:val="subscript"/>
        </w:rPr>
        <w:t xml:space="preserve">c </w:t>
      </w:r>
      <w:r>
        <w:t xml:space="preserve">= </w:t>
      </w:r>
      <w:r>
        <w:rPr>
          <w:i/>
          <w:iCs/>
        </w:rPr>
        <w:t>i</w:t>
      </w:r>
      <w:r>
        <w:t>,</w:t>
      </w:r>
      <w:r>
        <w:rPr>
          <w:i/>
          <w:iCs/>
        </w:rPr>
        <w:t>R</w:t>
      </w:r>
      <w:r>
        <w:rPr>
          <w:i/>
          <w:iCs/>
          <w:vertAlign w:val="subscript"/>
        </w:rPr>
        <w:t xml:space="preserve">p </w:t>
      </w:r>
      <w:r>
        <w:t xml:space="preserve">= </w:t>
      </w:r>
      <w:r>
        <w:rPr>
          <w:i/>
          <w:iCs/>
        </w:rPr>
        <w:t>i</w:t>
      </w:r>
      <w:r>
        <w:t>] = ωPr[</w:t>
      </w:r>
      <w:r>
        <w:rPr>
          <w:i/>
          <w:iCs/>
        </w:rPr>
        <w:t>R</w:t>
      </w:r>
      <w:r>
        <w:rPr>
          <w:i/>
          <w:iCs/>
          <w:vertAlign w:val="subscript"/>
        </w:rPr>
        <w:t xml:space="preserve">p </w:t>
      </w:r>
      <w:r>
        <w:t xml:space="preserve">= </w:t>
      </w:r>
      <w:r>
        <w:rPr>
          <w:i/>
          <w:iCs/>
        </w:rPr>
        <w:t>i</w:t>
      </w:r>
      <w:r>
        <w:t xml:space="preserve">], </w:t>
      </w:r>
      <w:r>
        <w:rPr>
          <w:rFonts w:ascii="Arial Unicode MS" w:hAnsi="Arial Unicode MS"/>
        </w:rPr>
        <w:t>∀</w:t>
      </w:r>
      <w:r>
        <w:t xml:space="preserve"> </w:t>
      </w:r>
      <w:r>
        <w:rPr>
          <w:i/>
          <w:iCs/>
        </w:rPr>
        <w:t xml:space="preserve">i </w:t>
      </w:r>
      <w:r>
        <w:t>&lt; 5.</w:t>
      </w:r>
    </w:p>
    <w:p w14:paraId="1CB56010" w14:textId="77777777" w:rsidR="0044110D" w:rsidRDefault="00000000">
      <w:pPr>
        <w:spacing w:after="190"/>
        <w:ind w:left="0" w:right="0" w:firstLine="324"/>
      </w:pPr>
      <w:r>
        <w:t xml:space="preserve">We recognize that our method is sensitive to the choice of ω. To assess robustness, we conducted an additional calculation with ω = 0.15, following Fleury and Gilles (2018), and found that the results remain stable (see Appendix 2). One could argue for using </w:t>
      </w:r>
      <w:r>
        <w:rPr>
          <w:i/>
          <w:iCs/>
        </w:rPr>
        <w:t xml:space="preserve">BETA </w:t>
      </w:r>
      <w:r>
        <w:t xml:space="preserve">values from each country or the mean of </w:t>
      </w:r>
      <w:r>
        <w:rPr>
          <w:i/>
          <w:iCs/>
        </w:rPr>
        <w:t xml:space="preserve">BETA </w:t>
      </w:r>
      <w:r>
        <w:t xml:space="preserve">across countries as persistent probabilities instead of our approach. However, using country-specific </w:t>
      </w:r>
      <w:r>
        <w:rPr>
          <w:i/>
          <w:iCs/>
        </w:rPr>
        <w:t xml:space="preserve">BETA </w:t>
      </w:r>
      <w:r>
        <w:t xml:space="preserve">values would not produce a comparable index. In countries with high actual persistence, such as Bhutan, the difference between the expected and actual matrices would be small, making it impossible to conclude whether Bhutan is progressive. While the mean </w:t>
      </w:r>
      <w:r>
        <w:rPr>
          <w:i/>
          <w:iCs/>
        </w:rPr>
        <w:t xml:space="preserve">BETA </w:t>
      </w:r>
      <w:r>
        <w:t xml:space="preserve">across countries might better measure progress, it does not address the problem of the genetic lottery, which is a barrier to equality of opportunity. Moreover, </w:t>
      </w:r>
      <w:r>
        <w:rPr>
          <w:i/>
          <w:iCs/>
        </w:rPr>
        <w:t xml:space="preserve">BETA </w:t>
      </w:r>
      <w:r>
        <w:t>is derived from actual values, whereas an expected matrix should be defined independently of actual values to properly measure progress. Therefore, setting a fixed intergenerational effect makes more sense as a shared reference frame. However, it remains subject to the original circumstances of each country since the persistent value is determined by the product of ω and the original education distribution of the parent generation.</w:t>
      </w:r>
    </w:p>
    <w:p w14:paraId="1CB56011" w14:textId="77777777" w:rsidR="0044110D" w:rsidRDefault="00000000">
      <w:pPr>
        <w:spacing w:after="160"/>
        <w:ind w:left="0" w:right="0" w:firstLine="0"/>
      </w:pPr>
      <w:r>
        <w:rPr>
          <w:i/>
          <w:iCs/>
        </w:rPr>
        <w:t>The di</w:t>
      </w:r>
      <w:r>
        <w:t>ffi</w:t>
      </w:r>
      <w:r>
        <w:rPr>
          <w:i/>
          <w:iCs/>
        </w:rPr>
        <w:t xml:space="preserve">culty problem. </w:t>
      </w:r>
      <w:r>
        <w:t>The second major challenge lies in distributing the remaining probabilities into the upward area while adhering to the difficulty rule. To address this, we first establish assumptions for an ideal society that promotes social progress.</w:t>
      </w:r>
    </w:p>
    <w:p w14:paraId="1CB56012" w14:textId="77777777" w:rsidR="0044110D" w:rsidRDefault="00000000">
      <w:pPr>
        <w:spacing w:after="202"/>
        <w:ind w:left="0" w:right="0" w:firstLine="0"/>
      </w:pPr>
      <w:r>
        <w:t xml:space="preserve">Assumption 1. Society should ensure that every child can achieve up to an education level </w:t>
      </w:r>
      <w:r>
        <w:rPr>
          <w:i/>
          <w:iCs/>
        </w:rPr>
        <w:t>R</w:t>
      </w:r>
      <w:r>
        <w:rPr>
          <w:i/>
          <w:iCs/>
          <w:vertAlign w:val="subscript"/>
        </w:rPr>
        <w:t xml:space="preserve">c </w:t>
      </w:r>
      <w:r>
        <w:t xml:space="preserve">≤ </w:t>
      </w:r>
      <w:r>
        <w:rPr>
          <w:i/>
          <w:iCs/>
        </w:rPr>
        <w:t xml:space="preserve">z </w:t>
      </w:r>
      <w:r>
        <w:t xml:space="preserve">that is obtained by others with the same background </w:t>
      </w:r>
      <w:r>
        <w:rPr>
          <w:i/>
          <w:iCs/>
        </w:rPr>
        <w:t>R</w:t>
      </w:r>
      <w:r>
        <w:rPr>
          <w:i/>
          <w:iCs/>
          <w:vertAlign w:val="subscript"/>
        </w:rPr>
        <w:t xml:space="preserve">p </w:t>
      </w:r>
      <w:r>
        <w:t xml:space="preserve">= </w:t>
      </w:r>
      <w:r>
        <w:rPr>
          <w:i/>
          <w:iCs/>
        </w:rPr>
        <w:t>i</w:t>
      </w:r>
      <w:r>
        <w:t>.</w:t>
      </w:r>
    </w:p>
    <w:p w14:paraId="1CB56013" w14:textId="77777777" w:rsidR="0044110D" w:rsidRDefault="00000000">
      <w:pPr>
        <w:spacing w:after="4" w:line="259" w:lineRule="auto"/>
        <w:ind w:left="564" w:right="554" w:hanging="10"/>
        <w:jc w:val="center"/>
      </w:pPr>
      <w:r>
        <w:t>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i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i</w:t>
      </w:r>
      <w:r>
        <w:t xml:space="preserve">) = 1, </w:t>
      </w:r>
      <w:r>
        <w:rPr>
          <w:rFonts w:ascii="Arial Unicode MS" w:hAnsi="Arial Unicode MS"/>
        </w:rPr>
        <w:t>∀</w:t>
      </w:r>
      <w:r>
        <w:t xml:space="preserve"> </w:t>
      </w:r>
      <w:r>
        <w:rPr>
          <w:i/>
          <w:iCs/>
        </w:rPr>
        <w:t xml:space="preserve">j </w:t>
      </w:r>
      <w:r>
        <w:t xml:space="preserve">&lt; </w:t>
      </w:r>
      <w:r>
        <w:rPr>
          <w:i/>
          <w:iCs/>
        </w:rPr>
        <w:t>z</w:t>
      </w:r>
      <w:r>
        <w:t>.</w:t>
      </w:r>
    </w:p>
    <w:p w14:paraId="1CB56014" w14:textId="77777777" w:rsidR="0044110D" w:rsidRDefault="00000000">
      <w:pPr>
        <w:spacing w:after="154"/>
        <w:ind w:left="0" w:right="0" w:firstLine="324"/>
      </w:pPr>
      <w:r>
        <w:t xml:space="preserve">This assumption draws on the normative foundations of the concept of equality of opportunity by J. Roemer (1998). In Roemer’s framework, individuals are classified by their circumstances—such as parental education or income—and justice requires that variation in outcomes within each circumstance group reflect differences in effort, not unequal starting points. Similarly, Sen’s capability approach stresses that justice requires real freedom to achieve valuable functionings (Sen, 2000). Applied to education, this implies that society must ensure </w:t>
      </w:r>
      <w:ins w:id="41" w:author="Wim Groot" w:date="2025-06-20T09:24:00Z">
        <w:r>
          <w:rPr>
            <w:lang w:val="en-US"/>
          </w:rPr>
          <w:t xml:space="preserve">that </w:t>
        </w:r>
      </w:ins>
      <w:r>
        <w:t>all children within a given background group are capable of reaching the highest level attained by any peer in that group. Accordingly, the assumption encodes an intra–group sufficiency principle: opportunity should extend to every outcome level demonstrably achievable by someone with the same circumstances.</w:t>
      </w:r>
    </w:p>
    <w:p w14:paraId="1CB56015" w14:textId="77777777" w:rsidR="0044110D" w:rsidRDefault="00000000">
      <w:pPr>
        <w:spacing w:after="194"/>
        <w:ind w:left="0" w:right="0" w:firstLine="0"/>
      </w:pPr>
      <w:r>
        <w:t>Assumption 2. Society expects that children from better backgrounds (</w:t>
      </w:r>
      <w:r>
        <w:rPr>
          <w:i/>
          <w:iCs/>
        </w:rPr>
        <w:t>R</w:t>
      </w:r>
      <w:r>
        <w:rPr>
          <w:i/>
          <w:iCs/>
          <w:vertAlign w:val="subscript"/>
        </w:rPr>
        <w:t xml:space="preserve">p </w:t>
      </w:r>
      <w:r>
        <w:t xml:space="preserve">&gt; </w:t>
      </w:r>
      <w:r>
        <w:rPr>
          <w:i/>
          <w:iCs/>
        </w:rPr>
        <w:t>i</w:t>
      </w:r>
      <w:r>
        <w:t xml:space="preserve">) will achieve at least the same education level </w:t>
      </w:r>
      <w:r>
        <w:rPr>
          <w:i/>
          <w:iCs/>
        </w:rPr>
        <w:t>R</w:t>
      </w:r>
      <w:r>
        <w:rPr>
          <w:i/>
          <w:iCs/>
          <w:vertAlign w:val="subscript"/>
        </w:rPr>
        <w:t xml:space="preserve">c </w:t>
      </w:r>
      <w:r>
        <w:t xml:space="preserve">= </w:t>
      </w:r>
      <w:r>
        <w:rPr>
          <w:i/>
          <w:iCs/>
        </w:rPr>
        <w:t xml:space="preserve">z </w:t>
      </w:r>
      <w:r>
        <w:t>as those from disadvantaged backgrounds (</w:t>
      </w:r>
      <w:r>
        <w:rPr>
          <w:i/>
          <w:iCs/>
        </w:rPr>
        <w:t>R</w:t>
      </w:r>
      <w:r>
        <w:rPr>
          <w:i/>
          <w:iCs/>
          <w:vertAlign w:val="subscript"/>
        </w:rPr>
        <w:t xml:space="preserve">p </w:t>
      </w:r>
      <w:r>
        <w:t xml:space="preserve">&lt; </w:t>
      </w:r>
      <w:r>
        <w:rPr>
          <w:i/>
          <w:iCs/>
        </w:rPr>
        <w:t>j</w:t>
      </w:r>
      <w:r>
        <w:t>).</w:t>
      </w:r>
    </w:p>
    <w:p w14:paraId="1CB56016" w14:textId="77777777" w:rsidR="0044110D" w:rsidRDefault="00000000">
      <w:pPr>
        <w:spacing w:after="156" w:line="259" w:lineRule="auto"/>
        <w:ind w:left="564" w:right="554" w:hanging="10"/>
        <w:jc w:val="center"/>
      </w:pPr>
      <w:r>
        <w:t>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 xml:space="preserve">j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i</w:t>
      </w:r>
      <w:r>
        <w:t xml:space="preserve">) = 1, </w:t>
      </w:r>
      <w:r>
        <w:rPr>
          <w:rFonts w:ascii="Arial Unicode MS" w:hAnsi="Arial Unicode MS"/>
        </w:rPr>
        <w:t>∀</w:t>
      </w:r>
      <w:r>
        <w:rPr>
          <w:i/>
          <w:iCs/>
        </w:rPr>
        <w:t xml:space="preserve">i </w:t>
      </w:r>
      <w:r>
        <w:t xml:space="preserve">&lt; </w:t>
      </w:r>
      <w:r>
        <w:rPr>
          <w:i/>
          <w:iCs/>
        </w:rPr>
        <w:t>j</w:t>
      </w:r>
      <w:r>
        <w:t>.</w:t>
      </w:r>
    </w:p>
    <w:p w14:paraId="1CB56017" w14:textId="77777777" w:rsidR="0044110D" w:rsidRDefault="00000000">
      <w:pPr>
        <w:spacing w:after="0"/>
        <w:ind w:left="0" w:right="0" w:firstLine="324"/>
      </w:pPr>
      <w:r>
        <w:t>This assumption embodies the principle of stochastic monotonicity in intergenerational mobility, which posits that children from higher-status parents face a better lottery of outcomes than those from lower-status parents. This idea is formalized through stochastic dominance within social stratification theory, where each higher social class’s outcome distribution stochastically dominates those below it, reflecting the consistent transmission of advantage across generations (Dardanoni et al., 2012). While not explicitly described as a criterion for legitimacy, this principle is central to debates on fairness and equal opportunity, emphasizing the role of inherited status versus effort. Failure of this monotonic pattern would indicate a breakdown in expected advantage transmission, challenging the fairness and stability of social structures.</w:t>
      </w:r>
    </w:p>
    <w:p w14:paraId="1CB56018" w14:textId="77777777" w:rsidR="0044110D" w:rsidRDefault="00000000">
      <w:pPr>
        <w:spacing w:after="246"/>
        <w:ind w:left="339" w:right="0" w:firstLine="0"/>
      </w:pPr>
      <w:r>
        <w:t>From Assumptions 1 and 2, we can infer:</w:t>
      </w:r>
    </w:p>
    <w:p w14:paraId="1CB56019" w14:textId="77777777" w:rsidR="0044110D" w:rsidRDefault="00000000">
      <w:pPr>
        <w:spacing w:after="4" w:line="259" w:lineRule="auto"/>
        <w:ind w:left="564" w:right="554" w:hanging="10"/>
        <w:jc w:val="center"/>
      </w:pPr>
      <w:r>
        <w:t>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 xml:space="preserve">j </w:t>
      </w:r>
      <w:r>
        <w:t xml:space="preserve">∩ </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i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i</w:t>
      </w:r>
      <w:r>
        <w:t>) = 1</w:t>
      </w:r>
    </w:p>
    <w:p w14:paraId="1CB5601A" w14:textId="77777777" w:rsidR="0044110D" w:rsidRDefault="00000000">
      <w:pPr>
        <w:spacing w:after="0" w:line="259" w:lineRule="auto"/>
        <w:ind w:left="10" w:right="0" w:hanging="10"/>
        <w:jc w:val="right"/>
      </w:pPr>
      <w:r>
        <w:t>(2)</w:t>
      </w:r>
    </w:p>
    <w:p w14:paraId="1CB5601B" w14:textId="77777777" w:rsidR="0044110D" w:rsidRDefault="00000000">
      <w:pPr>
        <w:spacing w:after="110" w:line="255" w:lineRule="auto"/>
        <w:ind w:left="2293" w:right="0" w:hanging="10"/>
        <w:jc w:val="left"/>
      </w:pPr>
      <w:r>
        <w:rPr>
          <w:rFonts w:ascii="Arial Unicode MS" w:hAnsi="Arial Unicode MS"/>
        </w:rPr>
        <w:t>⇒</w:t>
      </w:r>
      <w:r>
        <w:t xml:space="preserve"> 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j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i</w:t>
      </w:r>
      <w:r>
        <w:t>) = 1</w:t>
      </w:r>
    </w:p>
    <w:p w14:paraId="1CB5601C" w14:textId="77777777" w:rsidR="0044110D" w:rsidRDefault="00000000">
      <w:pPr>
        <w:spacing w:after="147"/>
        <w:ind w:left="0" w:right="0" w:firstLine="0"/>
      </w:pPr>
      <w:r>
        <w:t xml:space="preserve">This implies that if children have experienced significant upward mobility (e.g., from </w:t>
      </w:r>
      <w:r>
        <w:rPr>
          <w:i/>
          <w:iCs/>
        </w:rPr>
        <w:t xml:space="preserve">i </w:t>
      </w:r>
      <w:r>
        <w:t xml:space="preserve">to </w:t>
      </w:r>
      <w:r>
        <w:rPr>
          <w:i/>
          <w:iCs/>
        </w:rPr>
        <w:t>z</w:t>
      </w:r>
      <w:r>
        <w:t xml:space="preserve">), others should also be able to achieve mobility within the range from </w:t>
      </w:r>
      <w:r>
        <w:rPr>
          <w:i/>
          <w:iCs/>
        </w:rPr>
        <w:t xml:space="preserve">i </w:t>
      </w:r>
      <w:r>
        <w:t xml:space="preserve">to </w:t>
      </w:r>
      <w:r>
        <w:rPr>
          <w:i/>
          <w:iCs/>
        </w:rPr>
        <w:t>z</w:t>
      </w:r>
      <w:r>
        <w:t xml:space="preserve">. This includes the possibility of intergenerational persistence, where children are able to remain in the same social class as their parents </w:t>
      </w:r>
      <w:r>
        <w:rPr>
          <w:i/>
          <w:iCs/>
        </w:rPr>
        <w:t>i</w:t>
      </w:r>
      <w:r>
        <w:t>.</w:t>
      </w:r>
    </w:p>
    <w:p w14:paraId="1CB5601D" w14:textId="77777777" w:rsidR="0044110D" w:rsidRDefault="00000000">
      <w:pPr>
        <w:spacing w:after="189"/>
        <w:ind w:left="0" w:right="0" w:firstLine="0"/>
      </w:pPr>
      <w:r>
        <w:t xml:space="preserve">Assumption 3. The chances of achieving education for individuals on different, non-overlapping social mobility paths (e.g., from level </w:t>
      </w:r>
      <w:r>
        <w:rPr>
          <w:i/>
          <w:iCs/>
        </w:rPr>
        <w:t xml:space="preserve">i </w:t>
      </w:r>
      <w:r>
        <w:t xml:space="preserve">to </w:t>
      </w:r>
      <w:r>
        <w:rPr>
          <w:i/>
          <w:iCs/>
        </w:rPr>
        <w:t xml:space="preserve">j </w:t>
      </w:r>
      <w:r>
        <w:t xml:space="preserve">versus from </w:t>
      </w:r>
      <w:r>
        <w:rPr>
          <w:i/>
          <w:iCs/>
        </w:rPr>
        <w:t xml:space="preserve">j </w:t>
      </w:r>
      <w:r>
        <w:t xml:space="preserve">to </w:t>
      </w:r>
      <w:r>
        <w:rPr>
          <w:i/>
          <w:iCs/>
        </w:rPr>
        <w:t>z</w:t>
      </w:r>
      <w:r>
        <w:t>) are independent of each other.</w:t>
      </w:r>
    </w:p>
    <w:p w14:paraId="1CB5601E" w14:textId="77777777" w:rsidR="0044110D" w:rsidRDefault="00000000">
      <w:pPr>
        <w:spacing w:after="155" w:line="259" w:lineRule="auto"/>
        <w:ind w:left="564" w:right="554" w:hanging="10"/>
        <w:jc w:val="center"/>
      </w:pPr>
      <w:r>
        <w:t>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i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 = 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i</w:t>
      </w:r>
      <w:r>
        <w:t xml:space="preserve">), </w:t>
      </w:r>
      <w:r>
        <w:rPr>
          <w:rFonts w:ascii="Arial Unicode MS" w:hAnsi="Arial Unicode MS"/>
        </w:rPr>
        <w:t>∀</w:t>
      </w:r>
      <w:r>
        <w:t xml:space="preserve"> </w:t>
      </w:r>
      <w:r>
        <w:rPr>
          <w:i/>
          <w:iCs/>
        </w:rPr>
        <w:t xml:space="preserve">j </w:t>
      </w:r>
      <w:r>
        <w:t xml:space="preserve">&lt; </w:t>
      </w:r>
      <w:r>
        <w:rPr>
          <w:i/>
          <w:iCs/>
        </w:rPr>
        <w:t>z</w:t>
      </w:r>
      <w:r>
        <w:t>.</w:t>
      </w:r>
    </w:p>
    <w:p w14:paraId="1CB5601F" w14:textId="77777777" w:rsidR="0044110D" w:rsidRDefault="00000000">
      <w:pPr>
        <w:ind w:left="0" w:right="0" w:firstLine="324"/>
      </w:pPr>
      <w:r>
        <w:t>This assumption reflects the ideal of a homogeneous mobility regime in Markovian models, where mobility depends solely on a parent’s social class and a single transition matrix applies uniformly across the population (Pullum, 1975). Normatively, it suggests that mobility paths are independent domains—one group’s outcomes do not influence another’s unless they share the same origin—facilitating comparisons across social types. However, this holds only in an idealized society. In practice, the assumption overlooks heterogeneity from individual characteristics and structural factors (Song, 2021). Multiple mobility regimes often coexist, shaped by spatial, cultural, or institutional divisions, which lead to uneven persistence of status and challenge the notion of uniform mobility patterns.</w:t>
      </w:r>
    </w:p>
    <w:p w14:paraId="1CB56020" w14:textId="77777777" w:rsidR="0044110D" w:rsidRDefault="00000000">
      <w:pPr>
        <w:spacing w:after="260"/>
        <w:ind w:left="339" w:right="0" w:firstLine="0"/>
      </w:pPr>
      <w:r>
        <w:t>From Assumption 3, we multiply both sides by 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w:t>
      </w:r>
    </w:p>
    <w:p w14:paraId="1CB56021" w14:textId="77777777" w:rsidR="0044110D" w:rsidRDefault="00000000">
      <w:pPr>
        <w:spacing w:after="49" w:line="255" w:lineRule="auto"/>
        <w:ind w:left="2194" w:right="0" w:hanging="10"/>
        <w:jc w:val="left"/>
      </w:pPr>
      <w:r>
        <w:t>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i</w:t>
      </w:r>
      <w:r>
        <w:t>) × 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w:t>
      </w:r>
    </w:p>
    <w:p w14:paraId="1CB56022" w14:textId="77777777" w:rsidR="0044110D" w:rsidRDefault="00000000">
      <w:pPr>
        <w:spacing w:after="46" w:line="259" w:lineRule="auto"/>
        <w:ind w:left="564" w:right="554" w:hanging="10"/>
        <w:jc w:val="center"/>
      </w:pPr>
      <w:r>
        <w:t>= 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i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 × 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w:t>
      </w:r>
    </w:p>
    <w:p w14:paraId="1CB56023" w14:textId="77777777" w:rsidR="0044110D" w:rsidRDefault="00000000">
      <w:pPr>
        <w:spacing w:after="23" w:line="255" w:lineRule="auto"/>
        <w:ind w:left="2194" w:right="0" w:hanging="10"/>
        <w:jc w:val="left"/>
      </w:pPr>
      <w:r>
        <w:t>= 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i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w:t>
      </w:r>
    </w:p>
    <w:p w14:paraId="1CB56024" w14:textId="77777777" w:rsidR="0044110D" w:rsidRDefault="00000000">
      <w:pPr>
        <w:spacing w:after="310"/>
        <w:ind w:left="0" w:right="0" w:firstLine="324"/>
      </w:pPr>
      <w:r>
        <w:t>Because of the commutative property of intersection in probability, the right-hand side can be rewritten as:</w:t>
      </w:r>
    </w:p>
    <w:p w14:paraId="1CB56025" w14:textId="77777777" w:rsidR="0044110D" w:rsidRDefault="00000000">
      <w:pPr>
        <w:spacing w:after="128" w:line="259" w:lineRule="auto"/>
        <w:ind w:left="564" w:right="554" w:hanging="10"/>
        <w:jc w:val="center"/>
      </w:pPr>
      <w:r>
        <w:t>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i</w:t>
      </w:r>
      <w:r>
        <w:t>) × 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 = 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 xml:space="preserve">j </w:t>
      </w:r>
      <w:r>
        <w:t xml:space="preserve">∩ </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i</w:t>
      </w:r>
      <w:r>
        <w:t>)</w:t>
      </w:r>
    </w:p>
    <w:p w14:paraId="1CB56026" w14:textId="77777777" w:rsidR="0044110D" w:rsidRDefault="00000000">
      <w:pPr>
        <w:spacing w:after="306"/>
        <w:ind w:left="339" w:right="0" w:firstLine="0"/>
      </w:pPr>
      <w:r>
        <w:t>By applying Equation (2) to this, we obtain:</w:t>
      </w:r>
    </w:p>
    <w:p w14:paraId="1CB56027" w14:textId="77777777" w:rsidR="0044110D" w:rsidRDefault="00000000">
      <w:pPr>
        <w:spacing w:after="159" w:line="259" w:lineRule="auto"/>
        <w:ind w:left="564" w:right="554" w:hanging="10"/>
        <w:jc w:val="center"/>
      </w:pPr>
      <w:r>
        <w:t>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i</w:t>
      </w:r>
      <w:r>
        <w:t>) = Pr(</w:t>
      </w:r>
      <w:r>
        <w:rPr>
          <w:i/>
          <w:iCs/>
        </w:rPr>
        <w:t>R</w:t>
      </w:r>
      <w:r>
        <w:rPr>
          <w:i/>
          <w:iCs/>
          <w:vertAlign w:val="subscript"/>
        </w:rPr>
        <w:t xml:space="preserve">c </w:t>
      </w:r>
      <w:r>
        <w:t xml:space="preserve">= </w:t>
      </w:r>
      <w:r>
        <w:rPr>
          <w:i/>
          <w:iCs/>
        </w:rPr>
        <w:t>z</w:t>
      </w:r>
      <w:r>
        <w:t>,</w:t>
      </w:r>
      <w:r>
        <w:rPr>
          <w:i/>
          <w:iCs/>
        </w:rPr>
        <w:t>R</w:t>
      </w:r>
      <w:r>
        <w:rPr>
          <w:i/>
          <w:iCs/>
          <w:vertAlign w:val="subscript"/>
        </w:rPr>
        <w:t xml:space="preserve">p </w:t>
      </w:r>
      <w:r>
        <w:t xml:space="preserve">= </w:t>
      </w:r>
      <w:r>
        <w:rPr>
          <w:i/>
          <w:iCs/>
        </w:rPr>
        <w:t>j</w:t>
      </w:r>
      <w:r>
        <w:t>) × Pr(</w:t>
      </w:r>
      <w:r>
        <w:rPr>
          <w:i/>
          <w:iCs/>
        </w:rPr>
        <w:t>R</w:t>
      </w:r>
      <w:r>
        <w:rPr>
          <w:i/>
          <w:iCs/>
          <w:vertAlign w:val="subscript"/>
        </w:rPr>
        <w:t xml:space="preserve">c </w:t>
      </w:r>
      <w:r>
        <w:t xml:space="preserve">= </w:t>
      </w:r>
      <w:r>
        <w:rPr>
          <w:i/>
          <w:iCs/>
        </w:rPr>
        <w:t>j</w:t>
      </w:r>
      <w:r>
        <w:t>,</w:t>
      </w:r>
      <w:r>
        <w:rPr>
          <w:i/>
          <w:iCs/>
        </w:rPr>
        <w:t>R</w:t>
      </w:r>
      <w:r>
        <w:rPr>
          <w:i/>
          <w:iCs/>
          <w:vertAlign w:val="subscript"/>
        </w:rPr>
        <w:t xml:space="preserve">p </w:t>
      </w:r>
      <w:r>
        <w:t xml:space="preserve">= </w:t>
      </w:r>
      <w:r>
        <w:rPr>
          <w:i/>
          <w:iCs/>
        </w:rPr>
        <w:t>i</w:t>
      </w:r>
      <w:r>
        <w:t>).</w:t>
      </w:r>
    </w:p>
    <w:p w14:paraId="1CB56028" w14:textId="77777777" w:rsidR="0044110D" w:rsidRDefault="00000000">
      <w:pPr>
        <w:spacing w:after="165"/>
        <w:ind w:left="0" w:right="0" w:firstLine="0"/>
      </w:pPr>
      <w:r>
        <w:t xml:space="preserve">To operationalize this, let </w:t>
      </w:r>
      <w:r>
        <w:rPr>
          <w:i/>
          <w:iCs/>
        </w:rPr>
        <w:t>a</w:t>
      </w:r>
      <w:r>
        <w:t xml:space="preserve">, </w:t>
      </w:r>
      <w:r>
        <w:rPr>
          <w:i/>
          <w:iCs/>
        </w:rPr>
        <w:t>b</w:t>
      </w:r>
      <w:r>
        <w:t xml:space="preserve">, </w:t>
      </w:r>
      <w:r>
        <w:rPr>
          <w:i/>
          <w:iCs/>
        </w:rPr>
        <w:t>c</w:t>
      </w:r>
      <w:r>
        <w:t xml:space="preserve">, and </w:t>
      </w:r>
      <w:r>
        <w:rPr>
          <w:i/>
          <w:iCs/>
        </w:rPr>
        <w:t xml:space="preserve">d </w:t>
      </w:r>
      <w:r>
        <w:t xml:space="preserve">represent the probabilities of transitioning from one education level to the next, in accordance with Assumption 3, specifically: </w:t>
      </w:r>
      <w:r>
        <w:rPr>
          <w:i/>
          <w:iCs/>
        </w:rPr>
        <w:t xml:space="preserve">a </w:t>
      </w:r>
      <w:r>
        <w:t>= Pr(</w:t>
      </w:r>
      <w:r>
        <w:rPr>
          <w:i/>
          <w:iCs/>
        </w:rPr>
        <w:t>R</w:t>
      </w:r>
      <w:r>
        <w:rPr>
          <w:i/>
          <w:iCs/>
          <w:vertAlign w:val="subscript"/>
        </w:rPr>
        <w:t xml:space="preserve">c </w:t>
      </w:r>
      <w:r>
        <w:t>= 2,</w:t>
      </w:r>
      <w:r>
        <w:rPr>
          <w:i/>
          <w:iCs/>
        </w:rPr>
        <w:t>R</w:t>
      </w:r>
      <w:r>
        <w:rPr>
          <w:i/>
          <w:iCs/>
          <w:vertAlign w:val="subscript"/>
        </w:rPr>
        <w:t xml:space="preserve">p </w:t>
      </w:r>
      <w:r>
        <w:t xml:space="preserve">= 1), </w:t>
      </w:r>
      <w:r>
        <w:rPr>
          <w:i/>
          <w:iCs/>
        </w:rPr>
        <w:t xml:space="preserve">b </w:t>
      </w:r>
      <w:r>
        <w:t>= Pr(</w:t>
      </w:r>
      <w:r>
        <w:rPr>
          <w:i/>
          <w:iCs/>
        </w:rPr>
        <w:t>R</w:t>
      </w:r>
      <w:r>
        <w:rPr>
          <w:i/>
          <w:iCs/>
          <w:vertAlign w:val="subscript"/>
        </w:rPr>
        <w:t xml:space="preserve">c </w:t>
      </w:r>
      <w:r>
        <w:t>= 3,</w:t>
      </w:r>
      <w:r>
        <w:rPr>
          <w:i/>
          <w:iCs/>
        </w:rPr>
        <w:t>R</w:t>
      </w:r>
      <w:r>
        <w:rPr>
          <w:i/>
          <w:iCs/>
          <w:vertAlign w:val="subscript"/>
        </w:rPr>
        <w:t xml:space="preserve">p </w:t>
      </w:r>
      <w:r>
        <w:t xml:space="preserve">= 2), </w:t>
      </w:r>
      <w:r>
        <w:rPr>
          <w:i/>
          <w:iCs/>
        </w:rPr>
        <w:t xml:space="preserve">c </w:t>
      </w:r>
      <w:r>
        <w:t>= Pr(</w:t>
      </w:r>
      <w:r>
        <w:rPr>
          <w:i/>
          <w:iCs/>
        </w:rPr>
        <w:t>R</w:t>
      </w:r>
      <w:r>
        <w:rPr>
          <w:i/>
          <w:iCs/>
          <w:vertAlign w:val="subscript"/>
        </w:rPr>
        <w:t xml:space="preserve">c </w:t>
      </w:r>
      <w:r>
        <w:t>= 4,</w:t>
      </w:r>
      <w:r>
        <w:rPr>
          <w:i/>
          <w:iCs/>
        </w:rPr>
        <w:t>R</w:t>
      </w:r>
      <w:r>
        <w:rPr>
          <w:i/>
          <w:iCs/>
          <w:vertAlign w:val="subscript"/>
        </w:rPr>
        <w:t xml:space="preserve">p </w:t>
      </w:r>
      <w:r>
        <w:t xml:space="preserve">= 3), and </w:t>
      </w:r>
      <w:r>
        <w:rPr>
          <w:i/>
          <w:iCs/>
        </w:rPr>
        <w:t xml:space="preserve">d </w:t>
      </w:r>
      <w:r>
        <w:t>= Pr(</w:t>
      </w:r>
      <w:r>
        <w:rPr>
          <w:i/>
          <w:iCs/>
        </w:rPr>
        <w:t>R</w:t>
      </w:r>
      <w:r>
        <w:rPr>
          <w:i/>
          <w:iCs/>
          <w:vertAlign w:val="subscript"/>
        </w:rPr>
        <w:t xml:space="preserve">c </w:t>
      </w:r>
      <w:r>
        <w:t>= 5,</w:t>
      </w:r>
      <w:r>
        <w:rPr>
          <w:i/>
          <w:iCs/>
        </w:rPr>
        <w:t>R</w:t>
      </w:r>
      <w:r>
        <w:rPr>
          <w:i/>
          <w:iCs/>
          <w:vertAlign w:val="subscript"/>
        </w:rPr>
        <w:t xml:space="preserve">p </w:t>
      </w:r>
      <w:r>
        <w:t>= 4). Using these definitions, we express the expected transition matrix (see Table 2) as follows:</w:t>
      </w:r>
    </w:p>
    <w:p w14:paraId="1CB56029" w14:textId="77777777" w:rsidR="0044110D" w:rsidRDefault="00000000">
      <w:pPr>
        <w:spacing w:after="0" w:line="265" w:lineRule="auto"/>
        <w:ind w:left="10" w:right="0" w:hanging="10"/>
        <w:jc w:val="center"/>
      </w:pPr>
      <w:r>
        <w:rPr>
          <w:sz w:val="18"/>
          <w:szCs w:val="18"/>
        </w:rPr>
        <w:t>Table 2: The expected matrix</w:t>
      </w:r>
    </w:p>
    <w:tbl>
      <w:tblPr>
        <w:tblW w:w="93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727"/>
        <w:gridCol w:w="1277"/>
        <w:gridCol w:w="1278"/>
        <w:gridCol w:w="1278"/>
        <w:gridCol w:w="1533"/>
        <w:gridCol w:w="2050"/>
        <w:gridCol w:w="1177"/>
      </w:tblGrid>
      <w:tr w:rsidR="0044110D" w14:paraId="1CB56031" w14:textId="77777777">
        <w:trPr>
          <w:trHeight w:val="219"/>
          <w:jc w:val="center"/>
        </w:trPr>
        <w:tc>
          <w:tcPr>
            <w:tcW w:w="7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02A" w14:textId="77777777" w:rsidR="0044110D" w:rsidRDefault="0044110D"/>
        </w:tc>
        <w:tc>
          <w:tcPr>
            <w:tcW w:w="127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02B" w14:textId="77777777" w:rsidR="0044110D" w:rsidRDefault="00000000">
            <w:pPr>
              <w:spacing w:after="0" w:line="259" w:lineRule="auto"/>
              <w:ind w:left="0" w:right="0" w:firstLine="0"/>
              <w:jc w:val="center"/>
            </w:pPr>
            <w:r>
              <w:t>C1</w:t>
            </w:r>
          </w:p>
        </w:tc>
        <w:tc>
          <w:tcPr>
            <w:tcW w:w="1278"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2C" w14:textId="77777777" w:rsidR="0044110D" w:rsidRDefault="00000000">
            <w:pPr>
              <w:spacing w:after="0" w:line="259" w:lineRule="auto"/>
              <w:ind w:left="1" w:right="0" w:firstLine="0"/>
              <w:jc w:val="center"/>
            </w:pPr>
            <w:r>
              <w:t>C2</w:t>
            </w:r>
          </w:p>
        </w:tc>
        <w:tc>
          <w:tcPr>
            <w:tcW w:w="1278"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2D" w14:textId="77777777" w:rsidR="0044110D" w:rsidRDefault="00000000">
            <w:pPr>
              <w:spacing w:after="0" w:line="259" w:lineRule="auto"/>
              <w:ind w:left="1" w:right="0" w:firstLine="0"/>
              <w:jc w:val="center"/>
            </w:pPr>
            <w:r>
              <w:t>C3</w:t>
            </w:r>
          </w:p>
        </w:tc>
        <w:tc>
          <w:tcPr>
            <w:tcW w:w="153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2E" w14:textId="77777777" w:rsidR="0044110D" w:rsidRDefault="00000000">
            <w:pPr>
              <w:spacing w:after="0" w:line="259" w:lineRule="auto"/>
              <w:ind w:left="1" w:right="0" w:firstLine="0"/>
              <w:jc w:val="center"/>
            </w:pPr>
            <w:r>
              <w:t>C4</w:t>
            </w:r>
          </w:p>
        </w:tc>
        <w:tc>
          <w:tcPr>
            <w:tcW w:w="2050"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1CB5602F" w14:textId="77777777" w:rsidR="0044110D" w:rsidRDefault="00000000">
            <w:pPr>
              <w:spacing w:after="0" w:line="259" w:lineRule="auto"/>
              <w:ind w:left="2" w:right="0" w:firstLine="0"/>
              <w:jc w:val="center"/>
            </w:pPr>
            <w:r>
              <w:t>C5</w:t>
            </w:r>
          </w:p>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116" w:type="dxa"/>
              <w:bottom w:w="80" w:type="dxa"/>
              <w:right w:w="80" w:type="dxa"/>
            </w:tcMar>
          </w:tcPr>
          <w:p w14:paraId="1CB56030" w14:textId="77777777" w:rsidR="0044110D" w:rsidRDefault="00000000">
            <w:pPr>
              <w:spacing w:after="0" w:line="259" w:lineRule="auto"/>
              <w:ind w:left="36" w:right="0" w:firstLine="0"/>
              <w:jc w:val="left"/>
            </w:pPr>
            <w:r>
              <w:t>Total</w:t>
            </w:r>
          </w:p>
        </w:tc>
      </w:tr>
      <w:tr w:rsidR="0044110D" w14:paraId="1CB56039" w14:textId="77777777">
        <w:trPr>
          <w:trHeight w:val="219"/>
          <w:jc w:val="center"/>
        </w:trPr>
        <w:tc>
          <w:tcPr>
            <w:tcW w:w="726"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32" w14:textId="77777777" w:rsidR="0044110D" w:rsidRDefault="00000000">
            <w:pPr>
              <w:spacing w:after="0" w:line="259" w:lineRule="auto"/>
              <w:ind w:left="1" w:right="0" w:firstLine="0"/>
              <w:jc w:val="left"/>
            </w:pPr>
            <w:r>
              <w:t>P1</w:t>
            </w:r>
          </w:p>
        </w:tc>
        <w:tc>
          <w:tcPr>
            <w:tcW w:w="1276" w:type="dxa"/>
            <w:tcBorders>
              <w:top w:val="single" w:sz="3" w:space="0" w:color="000000"/>
              <w:left w:val="single" w:sz="3" w:space="0" w:color="000000"/>
              <w:bottom w:val="single" w:sz="3" w:space="0" w:color="000000"/>
              <w:right w:val="single" w:sz="3" w:space="0" w:color="000000"/>
            </w:tcBorders>
            <w:shd w:val="clear" w:color="auto" w:fill="FBFB46"/>
            <w:tcMar>
              <w:top w:w="80" w:type="dxa"/>
              <w:left w:w="80" w:type="dxa"/>
              <w:bottom w:w="80" w:type="dxa"/>
              <w:right w:w="80" w:type="dxa"/>
            </w:tcMar>
          </w:tcPr>
          <w:p w14:paraId="1CB56033" w14:textId="77777777" w:rsidR="0044110D" w:rsidRDefault="00000000">
            <w:pPr>
              <w:spacing w:after="0" w:line="259" w:lineRule="auto"/>
              <w:ind w:left="0" w:right="0" w:firstLine="0"/>
              <w:jc w:val="left"/>
            </w:pPr>
            <w:r>
              <w:t xml:space="preserve">ω × </w:t>
            </w:r>
            <w:r>
              <w:rPr>
                <w:i/>
                <w:iCs/>
              </w:rPr>
              <w:t>P</w:t>
            </w:r>
            <w:r>
              <w:rPr>
                <w:vertAlign w:val="subscript"/>
              </w:rPr>
              <w:t>1</w:t>
            </w:r>
          </w:p>
        </w:tc>
        <w:tc>
          <w:tcPr>
            <w:tcW w:w="1278"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1CB56034" w14:textId="77777777" w:rsidR="0044110D" w:rsidRDefault="00000000">
            <w:pPr>
              <w:spacing w:after="0" w:line="259" w:lineRule="auto"/>
              <w:ind w:left="1" w:right="0" w:firstLine="0"/>
              <w:jc w:val="center"/>
            </w:pPr>
            <w:r>
              <w:rPr>
                <w:i/>
                <w:iCs/>
              </w:rPr>
              <w:t>a</w:t>
            </w:r>
          </w:p>
        </w:tc>
        <w:tc>
          <w:tcPr>
            <w:tcW w:w="1278" w:type="dxa"/>
            <w:tcBorders>
              <w:top w:val="single" w:sz="3" w:space="0" w:color="000000"/>
              <w:left w:val="single" w:sz="3" w:space="0" w:color="000000"/>
              <w:bottom w:val="single" w:sz="3" w:space="0" w:color="000000"/>
              <w:right w:val="single" w:sz="3" w:space="0" w:color="000000"/>
            </w:tcBorders>
            <w:shd w:val="clear" w:color="auto" w:fill="0EFB94"/>
            <w:tcMar>
              <w:top w:w="80" w:type="dxa"/>
              <w:left w:w="161" w:type="dxa"/>
              <w:bottom w:w="80" w:type="dxa"/>
              <w:right w:w="80" w:type="dxa"/>
            </w:tcMar>
          </w:tcPr>
          <w:p w14:paraId="1CB56035" w14:textId="77777777" w:rsidR="0044110D" w:rsidRDefault="00000000">
            <w:pPr>
              <w:spacing w:after="0" w:line="259" w:lineRule="auto"/>
              <w:ind w:left="81" w:right="0" w:firstLine="0"/>
              <w:jc w:val="left"/>
            </w:pPr>
            <w:r>
              <w:rPr>
                <w:i/>
                <w:iCs/>
              </w:rPr>
              <w:t xml:space="preserve">a </w:t>
            </w:r>
            <w:r>
              <w:t xml:space="preserve">× </w:t>
            </w:r>
            <w:r>
              <w:rPr>
                <w:i/>
                <w:iCs/>
              </w:rPr>
              <w:t>b</w:t>
            </w:r>
          </w:p>
        </w:tc>
        <w:tc>
          <w:tcPr>
            <w:tcW w:w="1533"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1CB56036" w14:textId="77777777" w:rsidR="0044110D" w:rsidRDefault="00000000">
            <w:pPr>
              <w:spacing w:after="0" w:line="259" w:lineRule="auto"/>
              <w:ind w:left="1" w:right="0" w:firstLine="0"/>
              <w:jc w:val="left"/>
            </w:pPr>
            <w:r>
              <w:rPr>
                <w:i/>
                <w:iCs/>
              </w:rPr>
              <w:t xml:space="preserve">a </w:t>
            </w:r>
            <w:r>
              <w:t xml:space="preserve">× </w:t>
            </w:r>
            <w:r>
              <w:rPr>
                <w:i/>
                <w:iCs/>
              </w:rPr>
              <w:t xml:space="preserve">b </w:t>
            </w:r>
            <w:r>
              <w:t xml:space="preserve">× </w:t>
            </w:r>
            <w:r>
              <w:rPr>
                <w:i/>
                <w:iCs/>
              </w:rPr>
              <w:t>c</w:t>
            </w:r>
          </w:p>
        </w:tc>
        <w:tc>
          <w:tcPr>
            <w:tcW w:w="205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1CB56037" w14:textId="77777777" w:rsidR="0044110D" w:rsidRDefault="00000000">
            <w:pPr>
              <w:spacing w:after="0" w:line="259" w:lineRule="auto"/>
              <w:ind w:left="1" w:right="0" w:firstLine="0"/>
              <w:jc w:val="left"/>
            </w:pPr>
            <w:r>
              <w:rPr>
                <w:i/>
                <w:iCs/>
              </w:rPr>
              <w:t xml:space="preserve">a </w:t>
            </w:r>
            <w:r>
              <w:t xml:space="preserve">× </w:t>
            </w:r>
            <w:r>
              <w:rPr>
                <w:i/>
                <w:iCs/>
              </w:rPr>
              <w:t xml:space="preserve">b </w:t>
            </w:r>
            <w:r>
              <w:t xml:space="preserve">× </w:t>
            </w:r>
            <w:r>
              <w:rPr>
                <w:i/>
                <w:iCs/>
              </w:rPr>
              <w:t xml:space="preserve">c </w:t>
            </w:r>
            <w:r>
              <w:t xml:space="preserve">× </w:t>
            </w:r>
            <w:r>
              <w:rPr>
                <w:i/>
                <w:iCs/>
              </w:rPr>
              <w:t>d</w:t>
            </w:r>
          </w:p>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3" w:type="dxa"/>
            </w:tcMar>
          </w:tcPr>
          <w:p w14:paraId="1CB56038" w14:textId="77777777" w:rsidR="0044110D" w:rsidRDefault="00000000">
            <w:pPr>
              <w:spacing w:after="0" w:line="259" w:lineRule="auto"/>
              <w:ind w:left="0" w:right="3" w:firstLine="0"/>
              <w:jc w:val="center"/>
            </w:pPr>
            <w:r>
              <w:rPr>
                <w:i/>
                <w:iCs/>
              </w:rPr>
              <w:t>P</w:t>
            </w:r>
            <w:r>
              <w:rPr>
                <w:vertAlign w:val="subscript"/>
              </w:rPr>
              <w:t>1</w:t>
            </w:r>
          </w:p>
        </w:tc>
      </w:tr>
      <w:tr w:rsidR="0044110D" w14:paraId="1CB56041" w14:textId="77777777">
        <w:trPr>
          <w:trHeight w:val="219"/>
          <w:jc w:val="center"/>
        </w:trPr>
        <w:tc>
          <w:tcPr>
            <w:tcW w:w="726"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3A" w14:textId="77777777" w:rsidR="0044110D" w:rsidRDefault="00000000">
            <w:pPr>
              <w:spacing w:after="0" w:line="259" w:lineRule="auto"/>
              <w:ind w:left="1" w:right="0" w:firstLine="0"/>
              <w:jc w:val="left"/>
            </w:pPr>
            <w:r>
              <w:t>P2</w:t>
            </w:r>
          </w:p>
        </w:tc>
        <w:tc>
          <w:tcPr>
            <w:tcW w:w="1276"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1CB5603B" w14:textId="77777777" w:rsidR="0044110D" w:rsidRDefault="00000000">
            <w:pPr>
              <w:spacing w:after="0" w:line="259" w:lineRule="auto"/>
              <w:ind w:left="0"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BFB46"/>
            <w:tcMar>
              <w:top w:w="80" w:type="dxa"/>
              <w:left w:w="81" w:type="dxa"/>
              <w:bottom w:w="80" w:type="dxa"/>
              <w:right w:w="80" w:type="dxa"/>
            </w:tcMar>
          </w:tcPr>
          <w:p w14:paraId="1CB5603C" w14:textId="77777777" w:rsidR="0044110D" w:rsidRDefault="00000000">
            <w:pPr>
              <w:spacing w:after="0" w:line="259" w:lineRule="auto"/>
              <w:ind w:left="1" w:right="0" w:firstLine="0"/>
              <w:jc w:val="left"/>
            </w:pPr>
            <w:r>
              <w:t xml:space="preserve">ω × </w:t>
            </w:r>
            <w:r>
              <w:rPr>
                <w:i/>
                <w:iCs/>
              </w:rPr>
              <w:t>P</w:t>
            </w:r>
            <w:r>
              <w:rPr>
                <w:vertAlign w:val="subscript"/>
              </w:rPr>
              <w:t>2</w:t>
            </w:r>
          </w:p>
        </w:tc>
        <w:tc>
          <w:tcPr>
            <w:tcW w:w="1278"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1CB5603D" w14:textId="77777777" w:rsidR="0044110D" w:rsidRDefault="00000000">
            <w:pPr>
              <w:spacing w:after="0" w:line="259" w:lineRule="auto"/>
              <w:ind w:left="1" w:right="0" w:firstLine="0"/>
              <w:jc w:val="center"/>
            </w:pPr>
            <w:r>
              <w:rPr>
                <w:i/>
                <w:iCs/>
              </w:rPr>
              <w:t>b</w:t>
            </w:r>
          </w:p>
        </w:tc>
        <w:tc>
          <w:tcPr>
            <w:tcW w:w="1533"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1CB5603E" w14:textId="77777777" w:rsidR="0044110D" w:rsidRDefault="00000000">
            <w:pPr>
              <w:spacing w:after="0" w:line="259" w:lineRule="auto"/>
              <w:ind w:left="1" w:right="0" w:firstLine="0"/>
              <w:jc w:val="center"/>
            </w:pPr>
            <w:r>
              <w:rPr>
                <w:i/>
                <w:iCs/>
              </w:rPr>
              <w:t xml:space="preserve">b </w:t>
            </w:r>
            <w:r>
              <w:t xml:space="preserve">× </w:t>
            </w:r>
            <w:r>
              <w:rPr>
                <w:i/>
                <w:iCs/>
              </w:rPr>
              <w:t>c</w:t>
            </w:r>
          </w:p>
        </w:tc>
        <w:tc>
          <w:tcPr>
            <w:tcW w:w="205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4" w:type="dxa"/>
            </w:tcMar>
          </w:tcPr>
          <w:p w14:paraId="1CB5603F" w14:textId="77777777" w:rsidR="0044110D" w:rsidRDefault="00000000">
            <w:pPr>
              <w:spacing w:after="0" w:line="259" w:lineRule="auto"/>
              <w:ind w:left="0" w:right="4" w:firstLine="0"/>
              <w:jc w:val="center"/>
            </w:pPr>
            <w:r>
              <w:rPr>
                <w:i/>
                <w:iCs/>
              </w:rPr>
              <w:t xml:space="preserve">b </w:t>
            </w:r>
            <w:r>
              <w:t xml:space="preserve">× </w:t>
            </w:r>
            <w:r>
              <w:rPr>
                <w:i/>
                <w:iCs/>
              </w:rPr>
              <w:t xml:space="preserve">c </w:t>
            </w:r>
            <w:r>
              <w:t xml:space="preserve">× </w:t>
            </w:r>
            <w:r>
              <w:rPr>
                <w:i/>
                <w:iCs/>
              </w:rPr>
              <w:t>d</w:t>
            </w:r>
          </w:p>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3" w:type="dxa"/>
            </w:tcMar>
          </w:tcPr>
          <w:p w14:paraId="1CB56040" w14:textId="77777777" w:rsidR="0044110D" w:rsidRDefault="00000000">
            <w:pPr>
              <w:spacing w:after="0" w:line="259" w:lineRule="auto"/>
              <w:ind w:left="0" w:right="3" w:firstLine="0"/>
              <w:jc w:val="center"/>
            </w:pPr>
            <w:r>
              <w:rPr>
                <w:i/>
                <w:iCs/>
              </w:rPr>
              <w:t>P</w:t>
            </w:r>
            <w:r>
              <w:rPr>
                <w:vertAlign w:val="subscript"/>
              </w:rPr>
              <w:t>2</w:t>
            </w:r>
          </w:p>
        </w:tc>
      </w:tr>
      <w:tr w:rsidR="0044110D" w14:paraId="1CB56049" w14:textId="77777777">
        <w:trPr>
          <w:trHeight w:val="219"/>
          <w:jc w:val="center"/>
        </w:trPr>
        <w:tc>
          <w:tcPr>
            <w:tcW w:w="726"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42" w14:textId="77777777" w:rsidR="0044110D" w:rsidRDefault="00000000">
            <w:pPr>
              <w:spacing w:after="0" w:line="259" w:lineRule="auto"/>
              <w:ind w:left="1" w:right="0" w:firstLine="0"/>
              <w:jc w:val="left"/>
            </w:pPr>
            <w:r>
              <w:t>P3</w:t>
            </w:r>
          </w:p>
        </w:tc>
        <w:tc>
          <w:tcPr>
            <w:tcW w:w="1276"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1CB56043" w14:textId="77777777" w:rsidR="0044110D" w:rsidRDefault="00000000">
            <w:pPr>
              <w:spacing w:after="0" w:line="259" w:lineRule="auto"/>
              <w:ind w:left="0"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37272"/>
            <w:tcMar>
              <w:top w:w="80" w:type="dxa"/>
              <w:left w:w="81" w:type="dxa"/>
              <w:bottom w:w="80" w:type="dxa"/>
              <w:right w:w="80" w:type="dxa"/>
            </w:tcMar>
          </w:tcPr>
          <w:p w14:paraId="1CB56044" w14:textId="77777777" w:rsidR="0044110D" w:rsidRDefault="00000000">
            <w:pPr>
              <w:spacing w:after="0" w:line="259" w:lineRule="auto"/>
              <w:ind w:left="1"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BFB46"/>
            <w:tcMar>
              <w:top w:w="80" w:type="dxa"/>
              <w:left w:w="81" w:type="dxa"/>
              <w:bottom w:w="80" w:type="dxa"/>
              <w:right w:w="80" w:type="dxa"/>
            </w:tcMar>
          </w:tcPr>
          <w:p w14:paraId="1CB56045" w14:textId="77777777" w:rsidR="0044110D" w:rsidRDefault="00000000">
            <w:pPr>
              <w:spacing w:after="0" w:line="259" w:lineRule="auto"/>
              <w:ind w:left="1" w:right="0" w:firstLine="0"/>
              <w:jc w:val="left"/>
            </w:pPr>
            <w:r>
              <w:t xml:space="preserve">ω × </w:t>
            </w:r>
            <w:r>
              <w:rPr>
                <w:i/>
                <w:iCs/>
              </w:rPr>
              <w:t>P</w:t>
            </w:r>
            <w:r>
              <w:rPr>
                <w:vertAlign w:val="subscript"/>
              </w:rPr>
              <w:t>3</w:t>
            </w:r>
          </w:p>
        </w:tc>
        <w:tc>
          <w:tcPr>
            <w:tcW w:w="1533" w:type="dxa"/>
            <w:tcBorders>
              <w:top w:val="single" w:sz="3" w:space="0" w:color="000000"/>
              <w:left w:val="single" w:sz="3" w:space="0" w:color="000000"/>
              <w:bottom w:val="single" w:sz="3" w:space="0" w:color="000000"/>
              <w:right w:val="single" w:sz="3" w:space="0" w:color="000000"/>
            </w:tcBorders>
            <w:shd w:val="clear" w:color="auto" w:fill="0EFB94"/>
            <w:tcMar>
              <w:top w:w="80" w:type="dxa"/>
              <w:left w:w="81" w:type="dxa"/>
              <w:bottom w:w="80" w:type="dxa"/>
              <w:right w:w="80" w:type="dxa"/>
            </w:tcMar>
          </w:tcPr>
          <w:p w14:paraId="1CB56046" w14:textId="77777777" w:rsidR="0044110D" w:rsidRDefault="00000000">
            <w:pPr>
              <w:spacing w:after="0" w:line="259" w:lineRule="auto"/>
              <w:ind w:left="1" w:right="0" w:firstLine="0"/>
              <w:jc w:val="center"/>
            </w:pPr>
            <w:r>
              <w:rPr>
                <w:i/>
                <w:iCs/>
              </w:rPr>
              <w:t>c</w:t>
            </w:r>
          </w:p>
        </w:tc>
        <w:tc>
          <w:tcPr>
            <w:tcW w:w="205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4" w:type="dxa"/>
            </w:tcMar>
          </w:tcPr>
          <w:p w14:paraId="1CB56047" w14:textId="77777777" w:rsidR="0044110D" w:rsidRDefault="00000000">
            <w:pPr>
              <w:spacing w:after="0" w:line="259" w:lineRule="auto"/>
              <w:ind w:left="0" w:right="4" w:firstLine="0"/>
              <w:jc w:val="center"/>
            </w:pPr>
            <w:r>
              <w:rPr>
                <w:i/>
                <w:iCs/>
              </w:rPr>
              <w:t xml:space="preserve">c </w:t>
            </w:r>
            <w:r>
              <w:t xml:space="preserve">× </w:t>
            </w:r>
            <w:r>
              <w:rPr>
                <w:i/>
                <w:iCs/>
              </w:rPr>
              <w:t>d</w:t>
            </w:r>
          </w:p>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3" w:type="dxa"/>
            </w:tcMar>
          </w:tcPr>
          <w:p w14:paraId="1CB56048" w14:textId="77777777" w:rsidR="0044110D" w:rsidRDefault="00000000">
            <w:pPr>
              <w:spacing w:after="0" w:line="259" w:lineRule="auto"/>
              <w:ind w:left="0" w:right="3" w:firstLine="0"/>
              <w:jc w:val="center"/>
            </w:pPr>
            <w:r>
              <w:rPr>
                <w:i/>
                <w:iCs/>
              </w:rPr>
              <w:t>P</w:t>
            </w:r>
            <w:r>
              <w:rPr>
                <w:vertAlign w:val="subscript"/>
              </w:rPr>
              <w:t>3</w:t>
            </w:r>
          </w:p>
        </w:tc>
      </w:tr>
      <w:tr w:rsidR="0044110D" w14:paraId="1CB56051" w14:textId="77777777">
        <w:trPr>
          <w:trHeight w:val="219"/>
          <w:jc w:val="center"/>
        </w:trPr>
        <w:tc>
          <w:tcPr>
            <w:tcW w:w="726"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4A" w14:textId="77777777" w:rsidR="0044110D" w:rsidRDefault="00000000">
            <w:pPr>
              <w:spacing w:after="0" w:line="259" w:lineRule="auto"/>
              <w:ind w:left="1" w:right="0" w:firstLine="0"/>
              <w:jc w:val="left"/>
            </w:pPr>
            <w:r>
              <w:t>P4</w:t>
            </w:r>
          </w:p>
        </w:tc>
        <w:tc>
          <w:tcPr>
            <w:tcW w:w="1276"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1CB5604B" w14:textId="77777777" w:rsidR="0044110D" w:rsidRDefault="00000000">
            <w:pPr>
              <w:spacing w:after="0" w:line="259" w:lineRule="auto"/>
              <w:ind w:left="0"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37272"/>
            <w:tcMar>
              <w:top w:w="80" w:type="dxa"/>
              <w:left w:w="81" w:type="dxa"/>
              <w:bottom w:w="80" w:type="dxa"/>
              <w:right w:w="80" w:type="dxa"/>
            </w:tcMar>
          </w:tcPr>
          <w:p w14:paraId="1CB5604C" w14:textId="77777777" w:rsidR="0044110D" w:rsidRDefault="00000000">
            <w:pPr>
              <w:spacing w:after="0" w:line="259" w:lineRule="auto"/>
              <w:ind w:left="1"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37272"/>
            <w:tcMar>
              <w:top w:w="80" w:type="dxa"/>
              <w:left w:w="81" w:type="dxa"/>
              <w:bottom w:w="80" w:type="dxa"/>
              <w:right w:w="80" w:type="dxa"/>
            </w:tcMar>
          </w:tcPr>
          <w:p w14:paraId="1CB5604D" w14:textId="77777777" w:rsidR="0044110D" w:rsidRDefault="00000000">
            <w:pPr>
              <w:spacing w:after="0" w:line="259" w:lineRule="auto"/>
              <w:ind w:left="1" w:right="0" w:firstLine="0"/>
              <w:jc w:val="center"/>
            </w:pPr>
            <w:r>
              <w:t>0</w:t>
            </w:r>
          </w:p>
        </w:tc>
        <w:tc>
          <w:tcPr>
            <w:tcW w:w="1533" w:type="dxa"/>
            <w:tcBorders>
              <w:top w:val="single" w:sz="3" w:space="0" w:color="000000"/>
              <w:left w:val="single" w:sz="3" w:space="0" w:color="000000"/>
              <w:bottom w:val="single" w:sz="3" w:space="0" w:color="000000"/>
              <w:right w:val="single" w:sz="3" w:space="0" w:color="000000"/>
            </w:tcBorders>
            <w:shd w:val="clear" w:color="auto" w:fill="FBFB46"/>
            <w:tcMar>
              <w:top w:w="80" w:type="dxa"/>
              <w:left w:w="167" w:type="dxa"/>
              <w:bottom w:w="80" w:type="dxa"/>
              <w:right w:w="80" w:type="dxa"/>
            </w:tcMar>
          </w:tcPr>
          <w:p w14:paraId="1CB5604E" w14:textId="77777777" w:rsidR="0044110D" w:rsidRDefault="00000000">
            <w:pPr>
              <w:spacing w:after="0" w:line="259" w:lineRule="auto"/>
              <w:ind w:left="87" w:right="0" w:firstLine="0"/>
              <w:jc w:val="left"/>
            </w:pPr>
            <w:r>
              <w:t xml:space="preserve">ω × </w:t>
            </w:r>
            <w:r>
              <w:rPr>
                <w:i/>
                <w:iCs/>
              </w:rPr>
              <w:t>P</w:t>
            </w:r>
            <w:r>
              <w:rPr>
                <w:vertAlign w:val="subscript"/>
              </w:rPr>
              <w:t>4</w:t>
            </w:r>
          </w:p>
        </w:tc>
        <w:tc>
          <w:tcPr>
            <w:tcW w:w="2050" w:type="dxa"/>
            <w:tcBorders>
              <w:top w:val="single" w:sz="3" w:space="0" w:color="000000"/>
              <w:left w:val="single" w:sz="3" w:space="0" w:color="000000"/>
              <w:bottom w:val="single" w:sz="3" w:space="0" w:color="000000"/>
              <w:right w:val="single" w:sz="3" w:space="0" w:color="000000"/>
            </w:tcBorders>
            <w:shd w:val="clear" w:color="auto" w:fill="0EFB94"/>
            <w:tcMar>
              <w:top w:w="80" w:type="dxa"/>
              <w:left w:w="80" w:type="dxa"/>
              <w:bottom w:w="80" w:type="dxa"/>
              <w:right w:w="84" w:type="dxa"/>
            </w:tcMar>
          </w:tcPr>
          <w:p w14:paraId="1CB5604F" w14:textId="77777777" w:rsidR="0044110D" w:rsidRDefault="00000000">
            <w:pPr>
              <w:spacing w:after="0" w:line="259" w:lineRule="auto"/>
              <w:ind w:left="0" w:right="4" w:firstLine="0"/>
              <w:jc w:val="center"/>
            </w:pPr>
            <w:r>
              <w:rPr>
                <w:i/>
                <w:iCs/>
              </w:rPr>
              <w:t>d</w:t>
            </w:r>
          </w:p>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3" w:type="dxa"/>
            </w:tcMar>
          </w:tcPr>
          <w:p w14:paraId="1CB56050" w14:textId="77777777" w:rsidR="0044110D" w:rsidRDefault="00000000">
            <w:pPr>
              <w:spacing w:after="0" w:line="259" w:lineRule="auto"/>
              <w:ind w:left="0" w:right="3" w:firstLine="0"/>
              <w:jc w:val="center"/>
            </w:pPr>
            <w:r>
              <w:rPr>
                <w:i/>
                <w:iCs/>
              </w:rPr>
              <w:t>P</w:t>
            </w:r>
            <w:r>
              <w:rPr>
                <w:vertAlign w:val="subscript"/>
              </w:rPr>
              <w:t>4</w:t>
            </w:r>
          </w:p>
        </w:tc>
      </w:tr>
      <w:tr w:rsidR="0044110D" w14:paraId="1CB56059" w14:textId="77777777">
        <w:trPr>
          <w:trHeight w:val="219"/>
          <w:jc w:val="center"/>
        </w:trPr>
        <w:tc>
          <w:tcPr>
            <w:tcW w:w="726"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052" w14:textId="77777777" w:rsidR="0044110D" w:rsidRDefault="00000000">
            <w:pPr>
              <w:spacing w:after="0" w:line="259" w:lineRule="auto"/>
              <w:ind w:left="1" w:right="0" w:firstLine="0"/>
              <w:jc w:val="left"/>
            </w:pPr>
            <w:r>
              <w:t>P5</w:t>
            </w:r>
          </w:p>
        </w:tc>
        <w:tc>
          <w:tcPr>
            <w:tcW w:w="1276" w:type="dxa"/>
            <w:tcBorders>
              <w:top w:val="single" w:sz="3" w:space="0" w:color="000000"/>
              <w:left w:val="single" w:sz="3" w:space="0" w:color="000000"/>
              <w:bottom w:val="single" w:sz="3" w:space="0" w:color="000000"/>
              <w:right w:val="single" w:sz="3" w:space="0" w:color="000000"/>
            </w:tcBorders>
            <w:shd w:val="clear" w:color="auto" w:fill="F37272"/>
            <w:tcMar>
              <w:top w:w="80" w:type="dxa"/>
              <w:left w:w="80" w:type="dxa"/>
              <w:bottom w:w="80" w:type="dxa"/>
              <w:right w:w="80" w:type="dxa"/>
            </w:tcMar>
          </w:tcPr>
          <w:p w14:paraId="1CB56053" w14:textId="77777777" w:rsidR="0044110D" w:rsidRDefault="00000000">
            <w:pPr>
              <w:spacing w:after="0" w:line="259" w:lineRule="auto"/>
              <w:ind w:left="0"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37272"/>
            <w:tcMar>
              <w:top w:w="80" w:type="dxa"/>
              <w:left w:w="81" w:type="dxa"/>
              <w:bottom w:w="80" w:type="dxa"/>
              <w:right w:w="80" w:type="dxa"/>
            </w:tcMar>
          </w:tcPr>
          <w:p w14:paraId="1CB56054" w14:textId="77777777" w:rsidR="0044110D" w:rsidRDefault="00000000">
            <w:pPr>
              <w:spacing w:after="0" w:line="259" w:lineRule="auto"/>
              <w:ind w:left="1" w:right="0" w:firstLine="0"/>
              <w:jc w:val="center"/>
            </w:pPr>
            <w:r>
              <w:t>0</w:t>
            </w:r>
          </w:p>
        </w:tc>
        <w:tc>
          <w:tcPr>
            <w:tcW w:w="1278" w:type="dxa"/>
            <w:tcBorders>
              <w:top w:val="single" w:sz="3" w:space="0" w:color="000000"/>
              <w:left w:val="single" w:sz="3" w:space="0" w:color="000000"/>
              <w:bottom w:val="single" w:sz="3" w:space="0" w:color="000000"/>
              <w:right w:val="single" w:sz="3" w:space="0" w:color="000000"/>
            </w:tcBorders>
            <w:shd w:val="clear" w:color="auto" w:fill="F37272"/>
            <w:tcMar>
              <w:top w:w="80" w:type="dxa"/>
              <w:left w:w="81" w:type="dxa"/>
              <w:bottom w:w="80" w:type="dxa"/>
              <w:right w:w="80" w:type="dxa"/>
            </w:tcMar>
          </w:tcPr>
          <w:p w14:paraId="1CB56055" w14:textId="77777777" w:rsidR="0044110D" w:rsidRDefault="00000000">
            <w:pPr>
              <w:spacing w:after="0" w:line="259" w:lineRule="auto"/>
              <w:ind w:left="1" w:right="0" w:firstLine="0"/>
              <w:jc w:val="center"/>
            </w:pPr>
            <w:r>
              <w:t>0</w:t>
            </w:r>
          </w:p>
        </w:tc>
        <w:tc>
          <w:tcPr>
            <w:tcW w:w="1533" w:type="dxa"/>
            <w:tcBorders>
              <w:top w:val="single" w:sz="3" w:space="0" w:color="000000"/>
              <w:left w:val="single" w:sz="3" w:space="0" w:color="000000"/>
              <w:bottom w:val="single" w:sz="3" w:space="0" w:color="000000"/>
              <w:right w:val="single" w:sz="3" w:space="0" w:color="000000"/>
            </w:tcBorders>
            <w:shd w:val="clear" w:color="auto" w:fill="F37272"/>
            <w:tcMar>
              <w:top w:w="80" w:type="dxa"/>
              <w:left w:w="81" w:type="dxa"/>
              <w:bottom w:w="80" w:type="dxa"/>
              <w:right w:w="80" w:type="dxa"/>
            </w:tcMar>
          </w:tcPr>
          <w:p w14:paraId="1CB56056" w14:textId="77777777" w:rsidR="0044110D" w:rsidRDefault="00000000">
            <w:pPr>
              <w:spacing w:after="0" w:line="259" w:lineRule="auto"/>
              <w:ind w:left="1" w:right="0" w:firstLine="0"/>
              <w:jc w:val="center"/>
            </w:pPr>
            <w:r>
              <w:t>0</w:t>
            </w:r>
          </w:p>
        </w:tc>
        <w:tc>
          <w:tcPr>
            <w:tcW w:w="2050" w:type="dxa"/>
            <w:tcBorders>
              <w:top w:val="single" w:sz="3" w:space="0" w:color="000000"/>
              <w:left w:val="single" w:sz="3" w:space="0" w:color="000000"/>
              <w:bottom w:val="single" w:sz="3" w:space="0" w:color="000000"/>
              <w:right w:val="single" w:sz="3" w:space="0" w:color="000000"/>
            </w:tcBorders>
            <w:shd w:val="clear" w:color="auto" w:fill="FBFB46"/>
            <w:tcMar>
              <w:top w:w="80" w:type="dxa"/>
              <w:left w:w="80" w:type="dxa"/>
              <w:bottom w:w="80" w:type="dxa"/>
              <w:right w:w="83" w:type="dxa"/>
            </w:tcMar>
          </w:tcPr>
          <w:p w14:paraId="1CB56057" w14:textId="77777777" w:rsidR="0044110D" w:rsidRDefault="00000000">
            <w:pPr>
              <w:spacing w:after="0" w:line="259" w:lineRule="auto"/>
              <w:ind w:left="0" w:right="3" w:firstLine="0"/>
              <w:jc w:val="center"/>
            </w:pPr>
            <w:r>
              <w:rPr>
                <w:i/>
                <w:iCs/>
              </w:rPr>
              <w:t>P</w:t>
            </w:r>
            <w:r>
              <w:rPr>
                <w:vertAlign w:val="subscript"/>
              </w:rPr>
              <w:t>5</w:t>
            </w:r>
          </w:p>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3" w:type="dxa"/>
            </w:tcMar>
          </w:tcPr>
          <w:p w14:paraId="1CB56058" w14:textId="77777777" w:rsidR="0044110D" w:rsidRDefault="00000000">
            <w:pPr>
              <w:spacing w:after="0" w:line="259" w:lineRule="auto"/>
              <w:ind w:left="0" w:right="3" w:firstLine="0"/>
              <w:jc w:val="center"/>
            </w:pPr>
            <w:r>
              <w:rPr>
                <w:i/>
                <w:iCs/>
              </w:rPr>
              <w:t>P</w:t>
            </w:r>
            <w:r>
              <w:rPr>
                <w:vertAlign w:val="subscript"/>
              </w:rPr>
              <w:t>5</w:t>
            </w:r>
          </w:p>
        </w:tc>
      </w:tr>
      <w:tr w:rsidR="0044110D" w14:paraId="1CB56061" w14:textId="77777777">
        <w:trPr>
          <w:trHeight w:val="219"/>
          <w:jc w:val="center"/>
        </w:trPr>
        <w:tc>
          <w:tcPr>
            <w:tcW w:w="726" w:type="dxa"/>
            <w:tcBorders>
              <w:top w:val="single" w:sz="3" w:space="0" w:color="000000"/>
              <w:left w:val="single" w:sz="3" w:space="0" w:color="000000"/>
              <w:bottom w:val="single" w:sz="3" w:space="0" w:color="000000"/>
              <w:right w:val="nil"/>
            </w:tcBorders>
            <w:shd w:val="clear" w:color="auto" w:fill="auto"/>
            <w:tcMar>
              <w:top w:w="80" w:type="dxa"/>
              <w:left w:w="80" w:type="dxa"/>
              <w:bottom w:w="80" w:type="dxa"/>
              <w:right w:w="80" w:type="dxa"/>
            </w:tcMar>
          </w:tcPr>
          <w:p w14:paraId="1CB5605A" w14:textId="77777777" w:rsidR="0044110D" w:rsidRDefault="0044110D"/>
        </w:tc>
        <w:tc>
          <w:tcPr>
            <w:tcW w:w="1276"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1CB5605B" w14:textId="77777777" w:rsidR="0044110D" w:rsidRDefault="0044110D"/>
        </w:tc>
        <w:tc>
          <w:tcPr>
            <w:tcW w:w="1278"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1CB5605C" w14:textId="77777777" w:rsidR="0044110D" w:rsidRDefault="0044110D"/>
        </w:tc>
        <w:tc>
          <w:tcPr>
            <w:tcW w:w="1278"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1CB5605D" w14:textId="77777777" w:rsidR="0044110D" w:rsidRDefault="0044110D"/>
        </w:tc>
        <w:tc>
          <w:tcPr>
            <w:tcW w:w="1533" w:type="dxa"/>
            <w:tcBorders>
              <w:top w:val="single" w:sz="3" w:space="0" w:color="000000"/>
              <w:left w:val="nil"/>
              <w:bottom w:val="single" w:sz="3" w:space="0" w:color="000000"/>
              <w:right w:val="nil"/>
            </w:tcBorders>
            <w:shd w:val="clear" w:color="auto" w:fill="auto"/>
            <w:tcMar>
              <w:top w:w="80" w:type="dxa"/>
              <w:left w:w="80" w:type="dxa"/>
              <w:bottom w:w="80" w:type="dxa"/>
              <w:right w:w="80" w:type="dxa"/>
            </w:tcMar>
          </w:tcPr>
          <w:p w14:paraId="1CB5605E" w14:textId="77777777" w:rsidR="0044110D" w:rsidRDefault="0044110D"/>
        </w:tc>
        <w:tc>
          <w:tcPr>
            <w:tcW w:w="2050" w:type="dxa"/>
            <w:tcBorders>
              <w:top w:val="single" w:sz="3" w:space="0" w:color="000000"/>
              <w:left w:val="nil"/>
              <w:bottom w:val="single" w:sz="3" w:space="0" w:color="000000"/>
              <w:right w:val="single" w:sz="3" w:space="0" w:color="000000"/>
            </w:tcBorders>
            <w:shd w:val="clear" w:color="auto" w:fill="auto"/>
            <w:tcMar>
              <w:top w:w="80" w:type="dxa"/>
              <w:left w:w="80" w:type="dxa"/>
              <w:bottom w:w="80" w:type="dxa"/>
              <w:right w:w="80" w:type="dxa"/>
            </w:tcMar>
          </w:tcPr>
          <w:p w14:paraId="1CB5605F" w14:textId="77777777" w:rsidR="0044110D" w:rsidRDefault="0044110D"/>
        </w:tc>
        <w:tc>
          <w:tcPr>
            <w:tcW w:w="1177"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1CB56060" w14:textId="77777777" w:rsidR="0044110D" w:rsidRDefault="00000000">
            <w:pPr>
              <w:spacing w:after="0" w:line="259" w:lineRule="auto"/>
              <w:ind w:left="2" w:right="0" w:firstLine="0"/>
            </w:pPr>
            <w:r>
              <w:t>100%</w:t>
            </w:r>
          </w:p>
        </w:tc>
      </w:tr>
    </w:tbl>
    <w:p w14:paraId="1CB56062" w14:textId="77777777" w:rsidR="0044110D" w:rsidRDefault="0044110D">
      <w:pPr>
        <w:widowControl w:val="0"/>
        <w:spacing w:after="0" w:line="240" w:lineRule="auto"/>
        <w:ind w:left="1492" w:right="0" w:hanging="1492"/>
        <w:jc w:val="center"/>
      </w:pPr>
    </w:p>
    <w:p w14:paraId="1CB56063" w14:textId="77777777" w:rsidR="0044110D" w:rsidRDefault="00000000">
      <w:pPr>
        <w:spacing w:after="539" w:line="265" w:lineRule="auto"/>
        <w:ind w:left="10" w:right="0" w:hanging="10"/>
        <w:jc w:val="center"/>
      </w:pPr>
      <w:r>
        <w:rPr>
          <w:sz w:val="18"/>
          <w:szCs w:val="18"/>
        </w:rPr>
        <w:t>Notes: The upward area is colored green, the persistent area is colored yellow, and the downward area is colored red.</w:t>
      </w:r>
    </w:p>
    <w:p w14:paraId="1CB56064" w14:textId="77777777" w:rsidR="0044110D" w:rsidRDefault="00000000">
      <w:pPr>
        <w:spacing w:after="122"/>
        <w:ind w:left="0" w:right="0" w:firstLine="324"/>
      </w:pPr>
      <w:r>
        <w:t>Applying the law of total probability to this structure, the constraints on the transition probabilities can be written as:</w:t>
      </w:r>
    </w:p>
    <w:p w14:paraId="1CB56065" w14:textId="77777777" w:rsidR="0044110D" w:rsidRDefault="00000000">
      <w:pPr>
        <w:spacing w:after="4" w:line="259" w:lineRule="auto"/>
        <w:ind w:left="564" w:right="797" w:hanging="10"/>
        <w:jc w:val="center"/>
      </w:pPr>
      <w:r>
        <w:rPr>
          <w:noProof/>
        </w:rPr>
        <w:drawing>
          <wp:inline distT="0" distB="0" distL="0" distR="0" wp14:anchorId="1CB56835" wp14:editId="1CB56836">
            <wp:extent cx="252985" cy="256032"/>
            <wp:effectExtent l="0" t="0" r="0" b="0"/>
            <wp:docPr id="1073741831" name="officeArt object" descr="Picture 116849"/>
            <wp:cNvGraphicFramePr/>
            <a:graphic xmlns:a="http://schemas.openxmlformats.org/drawingml/2006/main">
              <a:graphicData uri="http://schemas.openxmlformats.org/drawingml/2006/picture">
                <pic:pic xmlns:pic="http://schemas.openxmlformats.org/drawingml/2006/picture">
                  <pic:nvPicPr>
                    <pic:cNvPr id="1073741831" name="Picture 116849" descr="Picture 116849"/>
                    <pic:cNvPicPr>
                      <a:picLocks noChangeAspect="1"/>
                    </pic:cNvPicPr>
                  </pic:nvPicPr>
                  <pic:blipFill>
                    <a:blip r:embed="rId10"/>
                    <a:stretch>
                      <a:fillRect/>
                    </a:stretch>
                  </pic:blipFill>
                  <pic:spPr>
                    <a:xfrm>
                      <a:off x="0" y="0"/>
                      <a:ext cx="252985" cy="256032"/>
                    </a:xfrm>
                    <a:prstGeom prst="rect">
                      <a:avLst/>
                    </a:prstGeom>
                    <a:ln w="12700" cap="flat">
                      <a:noFill/>
                      <a:miter lim="400000"/>
                    </a:ln>
                    <a:effectLst/>
                  </pic:spPr>
                </pic:pic>
              </a:graphicData>
            </a:graphic>
          </wp:inline>
        </w:drawing>
      </w:r>
      <w:r>
        <w:rPr>
          <w:i/>
          <w:iCs/>
        </w:rPr>
        <w:t xml:space="preserve"> a </w:t>
      </w:r>
      <w:r>
        <w:t xml:space="preserve">× </w:t>
      </w:r>
      <w:r>
        <w:rPr>
          <w:i/>
          <w:iCs/>
        </w:rPr>
        <w:t xml:space="preserve">b </w:t>
      </w:r>
      <w:r>
        <w:t xml:space="preserve">+ </w:t>
      </w:r>
      <w:r>
        <w:rPr>
          <w:i/>
          <w:iCs/>
        </w:rPr>
        <w:t xml:space="preserve">a </w:t>
      </w:r>
      <w:r>
        <w:t xml:space="preserve">× </w:t>
      </w:r>
      <w:r>
        <w:rPr>
          <w:i/>
          <w:iCs/>
        </w:rPr>
        <w:t xml:space="preserve">b </w:t>
      </w:r>
      <w:r>
        <w:t xml:space="preserve">× </w:t>
      </w:r>
      <w:r>
        <w:rPr>
          <w:i/>
          <w:iCs/>
        </w:rPr>
        <w:t xml:space="preserve">c </w:t>
      </w:r>
      <w:r>
        <w:t xml:space="preserve">+ </w:t>
      </w:r>
      <w:r>
        <w:rPr>
          <w:i/>
          <w:iCs/>
        </w:rPr>
        <w:t xml:space="preserve">a </w:t>
      </w:r>
      <w:r>
        <w:t xml:space="preserve">× </w:t>
      </w:r>
      <w:r>
        <w:rPr>
          <w:i/>
          <w:iCs/>
        </w:rPr>
        <w:t xml:space="preserve">b </w:t>
      </w:r>
      <w:r>
        <w:t xml:space="preserve">× </w:t>
      </w:r>
      <w:r>
        <w:rPr>
          <w:i/>
          <w:iCs/>
        </w:rPr>
        <w:t xml:space="preserve">c </w:t>
      </w:r>
      <w:r>
        <w:t xml:space="preserve">× </w:t>
      </w:r>
      <w:r>
        <w:rPr>
          <w:i/>
          <w:iCs/>
        </w:rPr>
        <w:t xml:space="preserve">d </w:t>
      </w:r>
      <w:r>
        <w:t>= (1 − ω)</w:t>
      </w:r>
      <w:r>
        <w:rPr>
          <w:i/>
          <w:iCs/>
        </w:rPr>
        <w:t>P</w:t>
      </w:r>
      <w:r>
        <w:rPr>
          <w:vertAlign w:val="subscript"/>
        </w:rPr>
        <w:t xml:space="preserve">1 </w:t>
      </w:r>
      <w:r>
        <w:t>&lt; 1,</w:t>
      </w:r>
    </w:p>
    <w:p w14:paraId="1CB56066" w14:textId="77777777" w:rsidR="0044110D" w:rsidRDefault="00000000">
      <w:pPr>
        <w:spacing w:after="263" w:line="255" w:lineRule="auto"/>
        <w:ind w:left="2081" w:right="0" w:hanging="10"/>
        <w:jc w:val="left"/>
      </w:pPr>
      <w:r>
        <w:rPr>
          <w:rFonts w:ascii="Arial Unicode MS" w:hAnsi="Arial Unicode MS"/>
          <w:sz w:val="34"/>
          <w:szCs w:val="34"/>
          <w:vertAlign w:val="superscript"/>
        </w:rPr>
        <w:t></w:t>
      </w:r>
      <w:r>
        <w:rPr>
          <w:rFonts w:ascii="Arial Unicode MS" w:hAnsi="Arial Unicode MS"/>
        </w:rPr>
        <w:t></w:t>
      </w:r>
      <w:r>
        <w:rPr>
          <w:i/>
          <w:iCs/>
        </w:rPr>
        <w:t xml:space="preserve">b </w:t>
      </w:r>
      <w:r>
        <w:t xml:space="preserve">+ </w:t>
      </w:r>
      <w:r>
        <w:rPr>
          <w:i/>
          <w:iCs/>
        </w:rPr>
        <w:t xml:space="preserve">b </w:t>
      </w:r>
      <w:r>
        <w:t xml:space="preserve">× </w:t>
      </w:r>
      <w:r>
        <w:rPr>
          <w:i/>
          <w:iCs/>
        </w:rPr>
        <w:t xml:space="preserve">c </w:t>
      </w:r>
      <w:r>
        <w:t xml:space="preserve">+ </w:t>
      </w:r>
      <w:r>
        <w:rPr>
          <w:i/>
          <w:iCs/>
        </w:rPr>
        <w:t xml:space="preserve">b </w:t>
      </w:r>
      <w:r>
        <w:t xml:space="preserve">× </w:t>
      </w:r>
      <w:r>
        <w:rPr>
          <w:i/>
          <w:iCs/>
        </w:rPr>
        <w:t xml:space="preserve">c </w:t>
      </w:r>
      <w:r>
        <w:t xml:space="preserve">× </w:t>
      </w:r>
      <w:r>
        <w:rPr>
          <w:i/>
          <w:iCs/>
        </w:rPr>
        <w:t xml:space="preserve">d </w:t>
      </w:r>
      <w:r>
        <w:t>= (1 − ω)</w:t>
      </w:r>
      <w:r>
        <w:rPr>
          <w:i/>
          <w:iCs/>
        </w:rPr>
        <w:t>P</w:t>
      </w:r>
      <w:r>
        <w:rPr>
          <w:vertAlign w:val="subscript"/>
        </w:rPr>
        <w:t xml:space="preserve">2 </w:t>
      </w:r>
      <w:r>
        <w:t>&lt; 1,</w:t>
      </w:r>
    </w:p>
    <w:p w14:paraId="1CB56067" w14:textId="77777777" w:rsidR="0044110D" w:rsidRDefault="00000000">
      <w:pPr>
        <w:spacing w:after="399"/>
        <w:ind w:left="2071" w:right="0" w:firstLine="0"/>
      </w:pPr>
      <w:r>
        <w:rPr>
          <w:rFonts w:ascii="Arial Unicode MS" w:hAnsi="Arial Unicode MS"/>
        </w:rPr>
        <w:t></w:t>
      </w:r>
      <w:r>
        <w:rPr>
          <w:rFonts w:ascii="Arial Unicode MS" w:hAnsi="Arial Unicode MS"/>
          <w:sz w:val="34"/>
          <w:szCs w:val="34"/>
          <w:vertAlign w:val="subscript"/>
        </w:rPr>
        <w:t></w:t>
      </w:r>
      <w:r>
        <w:rPr>
          <w:rFonts w:ascii="Arial Unicode MS" w:hAnsi="Arial Unicode MS"/>
          <w:sz w:val="34"/>
          <w:szCs w:val="34"/>
          <w:vertAlign w:val="superscript"/>
        </w:rPr>
        <w:t></w:t>
      </w:r>
      <w:r>
        <w:rPr>
          <w:rFonts w:ascii="Arial Unicode MS" w:hAnsi="Arial Unicode MS"/>
          <w:sz w:val="34"/>
          <w:szCs w:val="34"/>
          <w:vertAlign w:val="subscript"/>
        </w:rPr>
        <w:t></w:t>
      </w:r>
      <w:r>
        <w:rPr>
          <w:i/>
          <w:iCs/>
        </w:rPr>
        <w:t>cd</w:t>
      </w:r>
      <w:r>
        <w:t>+=</w:t>
      </w:r>
      <w:r>
        <w:rPr>
          <w:i/>
          <w:iCs/>
        </w:rPr>
        <w:t>c</w:t>
      </w:r>
      <w:r>
        <w:t>(1×−</w:t>
      </w:r>
      <w:r>
        <w:rPr>
          <w:i/>
          <w:iCs/>
        </w:rPr>
        <w:t>d</w:t>
      </w:r>
      <w:r>
        <w:t>ω=)</w:t>
      </w:r>
      <w:r>
        <w:rPr>
          <w:i/>
          <w:iCs/>
        </w:rPr>
        <w:t>P</w:t>
      </w:r>
      <w:r>
        <w:t>(1</w:t>
      </w:r>
      <w:r>
        <w:rPr>
          <w:vertAlign w:val="subscript"/>
        </w:rPr>
        <w:t xml:space="preserve">4 </w:t>
      </w:r>
      <w:r>
        <w:t>−&lt;ω1).</w:t>
      </w:r>
      <w:r>
        <w:rPr>
          <w:i/>
          <w:iCs/>
        </w:rPr>
        <w:t>P</w:t>
      </w:r>
      <w:r>
        <w:rPr>
          <w:sz w:val="16"/>
          <w:szCs w:val="16"/>
        </w:rPr>
        <w:t xml:space="preserve">3 </w:t>
      </w:r>
      <w:r>
        <w:t>&lt; 1,</w:t>
      </w:r>
    </w:p>
    <w:p w14:paraId="1CB56068" w14:textId="77777777" w:rsidR="0044110D" w:rsidRDefault="00000000">
      <w:pPr>
        <w:spacing w:after="161"/>
        <w:ind w:left="0" w:right="0" w:firstLine="0"/>
      </w:pPr>
      <w:r>
        <w:t xml:space="preserve">Solving for </w:t>
      </w:r>
      <w:r>
        <w:rPr>
          <w:i/>
          <w:iCs/>
        </w:rPr>
        <w:t>a</w:t>
      </w:r>
      <w:r>
        <w:t xml:space="preserve">, </w:t>
      </w:r>
      <w:r>
        <w:rPr>
          <w:i/>
          <w:iCs/>
        </w:rPr>
        <w:t>b</w:t>
      </w:r>
      <w:r>
        <w:t xml:space="preserve">, </w:t>
      </w:r>
      <w:r>
        <w:rPr>
          <w:i/>
          <w:iCs/>
        </w:rPr>
        <w:t>c</w:t>
      </w:r>
      <w:r>
        <w:t xml:space="preserve">, and </w:t>
      </w:r>
      <w:r>
        <w:rPr>
          <w:i/>
          <w:iCs/>
        </w:rPr>
        <w:t>d</w:t>
      </w:r>
      <w:r>
        <w:t>, we get:</w:t>
      </w:r>
    </w:p>
    <w:p w14:paraId="1CB56069" w14:textId="77777777" w:rsidR="0044110D" w:rsidRDefault="00000000">
      <w:pPr>
        <w:spacing w:after="3" w:line="259" w:lineRule="auto"/>
        <w:ind w:left="910" w:right="1129" w:hanging="10"/>
        <w:jc w:val="center"/>
      </w:pPr>
      <w:r>
        <w:rPr>
          <w:noProof/>
        </w:rPr>
        <w:drawing>
          <wp:inline distT="0" distB="0" distL="0" distR="0" wp14:anchorId="1CB56837" wp14:editId="1CB56838">
            <wp:extent cx="1331976" cy="362712"/>
            <wp:effectExtent l="0" t="0" r="0" b="0"/>
            <wp:docPr id="1073741832" name="officeArt object" descr="Picture 116850"/>
            <wp:cNvGraphicFramePr/>
            <a:graphic xmlns:a="http://schemas.openxmlformats.org/drawingml/2006/main">
              <a:graphicData uri="http://schemas.openxmlformats.org/drawingml/2006/picture">
                <pic:pic xmlns:pic="http://schemas.openxmlformats.org/drawingml/2006/picture">
                  <pic:nvPicPr>
                    <pic:cNvPr id="1073741832" name="Picture 116850" descr="Picture 116850"/>
                    <pic:cNvPicPr>
                      <a:picLocks noChangeAspect="1"/>
                    </pic:cNvPicPr>
                  </pic:nvPicPr>
                  <pic:blipFill>
                    <a:blip r:embed="rId11"/>
                    <a:stretch>
                      <a:fillRect/>
                    </a:stretch>
                  </pic:blipFill>
                  <pic:spPr>
                    <a:xfrm>
                      <a:off x="0" y="0"/>
                      <a:ext cx="1331976" cy="362712"/>
                    </a:xfrm>
                    <a:prstGeom prst="rect">
                      <a:avLst/>
                    </a:prstGeom>
                    <a:ln w="12700" cap="flat">
                      <a:noFill/>
                      <a:miter lim="400000"/>
                    </a:ln>
                    <a:effectLst/>
                  </pic:spPr>
                </pic:pic>
              </a:graphicData>
            </a:graphic>
          </wp:inline>
        </w:drawing>
      </w:r>
      <w:r>
        <w:t>,</w:t>
      </w:r>
    </w:p>
    <w:p w14:paraId="1CB5606A" w14:textId="77777777" w:rsidR="0044110D" w:rsidRDefault="00000000">
      <w:pPr>
        <w:tabs>
          <w:tab w:val="center" w:pos="3668"/>
          <w:tab w:val="center" w:pos="4611"/>
          <w:tab w:val="center" w:pos="5484"/>
        </w:tabs>
        <w:spacing w:after="3" w:line="266" w:lineRule="auto"/>
        <w:ind w:left="0" w:right="0" w:firstLine="0"/>
        <w:jc w:val="left"/>
      </w:pPr>
      <w:r>
        <w:tab/>
      </w:r>
      <w:r>
        <w:rPr>
          <w:rFonts w:ascii="Arial Unicode MS" w:hAnsi="Arial Unicode MS"/>
        </w:rPr>
        <w:t></w:t>
      </w:r>
      <w:r>
        <w:rPr>
          <w:rFonts w:ascii="Arial Unicode MS" w:hAnsi="Arial Unicode MS"/>
          <w:sz w:val="34"/>
          <w:szCs w:val="34"/>
          <w:vertAlign w:val="subscript"/>
        </w:rPr>
        <w:t></w:t>
      </w:r>
      <w:r>
        <w:rPr>
          <w:i/>
          <w:iCs/>
        </w:rPr>
        <w:t xml:space="preserve">b </w:t>
      </w:r>
      <w:r>
        <w:t>=</w:t>
      </w:r>
      <w:r>
        <w:tab/>
      </w:r>
      <w:r>
        <w:rPr>
          <w:noProof/>
        </w:rPr>
        <mc:AlternateContent>
          <mc:Choice Requires="wps">
            <w:drawing>
              <wp:inline distT="0" distB="0" distL="0" distR="0" wp14:anchorId="1CB56839" wp14:editId="1CB5683A">
                <wp:extent cx="770980" cy="0"/>
                <wp:effectExtent l="0" t="0" r="0" b="0"/>
                <wp:docPr id="1073741833" name="officeArt object" descr="Shape 1985"/>
                <wp:cNvGraphicFramePr/>
                <a:graphic xmlns:a="http://schemas.openxmlformats.org/drawingml/2006/main">
                  <a:graphicData uri="http://schemas.microsoft.com/office/word/2010/wordprocessingShape">
                    <wps:wsp>
                      <wps:cNvCnPr/>
                      <wps:spPr>
                        <a:xfrm>
                          <a:off x="0" y="0"/>
                          <a:ext cx="770980" cy="0"/>
                        </a:xfrm>
                        <a:prstGeom prst="line">
                          <a:avLst/>
                        </a:prstGeom>
                        <a:noFill/>
                        <a:ln w="7760" cap="flat">
                          <a:solidFill>
                            <a:srgbClr val="000000"/>
                          </a:solidFill>
                          <a:prstDash val="solid"/>
                          <a:miter lim="127000"/>
                        </a:ln>
                        <a:effectLst/>
                      </wps:spPr>
                      <wps:bodyPr/>
                    </wps:wsp>
                  </a:graphicData>
                </a:graphic>
              </wp:inline>
            </w:drawing>
          </mc:Choice>
          <mc:Fallback>
            <w:pict>
              <v:line id="_x0000_s1032" style="visibility:visible;width:60.7pt;height:0.0pt;">
                <v:fill on="f"/>
                <v:stroke filltype="solid" color="#000000" opacity="100.0%" weight="0.6pt" dashstyle="solid" endcap="flat" miterlimit="127.0%" joinstyle="miter" linestyle="single" startarrow="none" startarrowwidth="medium" startarrowlength="medium" endarrow="none" endarrowwidth="medium" endarrowlength="medium"/>
              </v:line>
            </w:pict>
          </mc:Fallback>
        </mc:AlternateContent>
      </w:r>
      <w:r>
        <w:t>(1 − ω)</w:t>
      </w:r>
      <w:r>
        <w:rPr>
          <w:i/>
          <w:iCs/>
        </w:rPr>
        <w:t>P</w:t>
      </w:r>
      <w:r>
        <w:rPr>
          <w:vertAlign w:val="superscript"/>
        </w:rPr>
        <w:t>2</w:t>
      </w:r>
      <w:r>
        <w:rPr>
          <w:vertAlign w:val="superscript"/>
        </w:rPr>
        <w:tab/>
      </w:r>
      <w:r>
        <w:t>&lt; 1,</w:t>
      </w:r>
    </w:p>
    <w:p w14:paraId="1CB5606B" w14:textId="77777777" w:rsidR="0044110D" w:rsidRDefault="00000000">
      <w:pPr>
        <w:tabs>
          <w:tab w:val="center" w:pos="4606"/>
          <w:tab w:val="right" w:pos="9300"/>
        </w:tabs>
        <w:spacing w:after="0" w:line="259" w:lineRule="auto"/>
        <w:ind w:left="0" w:right="0" w:firstLine="0"/>
        <w:jc w:val="left"/>
      </w:pPr>
      <w:r>
        <w:tab/>
        <w:t>1 + (1 − ω)</w:t>
      </w:r>
      <w:r>
        <w:rPr>
          <w:i/>
          <w:iCs/>
        </w:rPr>
        <w:t>P</w:t>
      </w:r>
      <w:r>
        <w:rPr>
          <w:vertAlign w:val="subscript"/>
        </w:rPr>
        <w:t>3</w:t>
      </w:r>
      <w:r>
        <w:rPr>
          <w:vertAlign w:val="subscript"/>
        </w:rPr>
        <w:tab/>
      </w:r>
      <w:r>
        <w:t>(3)</w:t>
      </w:r>
    </w:p>
    <w:p w14:paraId="1CB5606C" w14:textId="77777777" w:rsidR="0044110D" w:rsidRDefault="00000000">
      <w:pPr>
        <w:spacing w:after="86" w:line="259" w:lineRule="auto"/>
        <w:ind w:left="910" w:right="1142" w:hanging="10"/>
        <w:jc w:val="center"/>
      </w:pPr>
      <w:r>
        <w:rPr>
          <w:noProof/>
        </w:rPr>
        <w:drawing>
          <wp:inline distT="0" distB="0" distL="0" distR="0" wp14:anchorId="1CB5683B" wp14:editId="1CB5683C">
            <wp:extent cx="1322832" cy="493776"/>
            <wp:effectExtent l="0" t="0" r="0" b="0"/>
            <wp:docPr id="1073741834" name="officeArt object" descr="Picture 116851"/>
            <wp:cNvGraphicFramePr/>
            <a:graphic xmlns:a="http://schemas.openxmlformats.org/drawingml/2006/main">
              <a:graphicData uri="http://schemas.openxmlformats.org/drawingml/2006/picture">
                <pic:pic xmlns:pic="http://schemas.openxmlformats.org/drawingml/2006/picture">
                  <pic:nvPicPr>
                    <pic:cNvPr id="1073741834" name="Picture 116851" descr="Picture 116851"/>
                    <pic:cNvPicPr>
                      <a:picLocks noChangeAspect="1"/>
                    </pic:cNvPicPr>
                  </pic:nvPicPr>
                  <pic:blipFill>
                    <a:blip r:embed="rId12"/>
                    <a:stretch>
                      <a:fillRect/>
                    </a:stretch>
                  </pic:blipFill>
                  <pic:spPr>
                    <a:xfrm>
                      <a:off x="0" y="0"/>
                      <a:ext cx="1322832" cy="493776"/>
                    </a:xfrm>
                    <a:prstGeom prst="rect">
                      <a:avLst/>
                    </a:prstGeom>
                    <a:ln w="12700" cap="flat">
                      <a:noFill/>
                      <a:miter lim="400000"/>
                    </a:ln>
                    <a:effectLst/>
                  </pic:spPr>
                </pic:pic>
              </a:graphicData>
            </a:graphic>
          </wp:inline>
        </w:drawing>
      </w:r>
      <w:r>
        <w:t>,</w:t>
      </w:r>
    </w:p>
    <w:p w14:paraId="1CB5606D" w14:textId="77777777" w:rsidR="0044110D" w:rsidRDefault="00000000">
      <w:pPr>
        <w:spacing w:after="204"/>
        <w:ind w:left="0" w:right="0" w:firstLine="0"/>
      </w:pPr>
      <w:r>
        <w:t>As shown in equation (3), all transition probabilities are less than one, meaning the allocation of probabilities into the upward area remains valid. Figure 3 presents real examples from Vietnam and the United States using our method, with the left-side charts displaying the actual transition matrices and the right-side charts showing the expected matrices.</w:t>
      </w:r>
    </w:p>
    <w:p w14:paraId="1CB5606E" w14:textId="77777777" w:rsidR="0044110D" w:rsidRDefault="00000000">
      <w:pPr>
        <w:tabs>
          <w:tab w:val="center" w:pos="2269"/>
          <w:tab w:val="center" w:pos="5537"/>
        </w:tabs>
        <w:spacing w:after="266" w:line="265" w:lineRule="auto"/>
        <w:ind w:left="0" w:right="0" w:firstLine="0"/>
        <w:jc w:val="left"/>
      </w:pPr>
      <w:r>
        <w:tab/>
      </w:r>
      <w:r>
        <w:rPr>
          <w:rFonts w:ascii="Arial" w:hAnsi="Arial"/>
          <w:sz w:val="14"/>
          <w:szCs w:val="14"/>
        </w:rPr>
        <w:t>Vietnam (Actual)</w:t>
      </w:r>
      <w:r>
        <w:rPr>
          <w:rFonts w:ascii="Arial" w:hAnsi="Arial"/>
          <w:sz w:val="14"/>
          <w:szCs w:val="14"/>
        </w:rPr>
        <w:tab/>
        <w:t>Vietnam (Expected)</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607E"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A6F8F8"/>
            <w:tcMar>
              <w:top w:w="80" w:type="dxa"/>
              <w:left w:w="80" w:type="dxa"/>
              <w:bottom w:w="80" w:type="dxa"/>
              <w:right w:w="86" w:type="dxa"/>
            </w:tcMar>
            <w:vAlign w:val="center"/>
          </w:tcPr>
          <w:p w14:paraId="1CB5606F" w14:textId="77777777" w:rsidR="0044110D" w:rsidRDefault="00000000">
            <w:pPr>
              <w:spacing w:after="0" w:line="259" w:lineRule="auto"/>
              <w:ind w:left="0" w:right="6" w:firstLine="0"/>
              <w:jc w:val="center"/>
            </w:pPr>
            <w:r>
              <w:rPr>
                <w:rFonts w:ascii="Arial" w:hAnsi="Arial"/>
                <w:sz w:val="10"/>
                <w:szCs w:val="10"/>
              </w:rPr>
              <w:t>1.02</w:t>
            </w:r>
          </w:p>
        </w:tc>
        <w:tc>
          <w:tcPr>
            <w:tcW w:w="551" w:type="dxa"/>
            <w:tcBorders>
              <w:top w:val="single" w:sz="5" w:space="0" w:color="000000"/>
              <w:left w:val="single" w:sz="5" w:space="0" w:color="000000"/>
              <w:bottom w:val="single" w:sz="5" w:space="0" w:color="000000"/>
              <w:right w:val="single" w:sz="5" w:space="0" w:color="000000"/>
            </w:tcBorders>
            <w:shd w:val="clear" w:color="auto" w:fill="1FFCFC"/>
            <w:tcMar>
              <w:top w:w="80" w:type="dxa"/>
              <w:left w:w="80" w:type="dxa"/>
              <w:bottom w:w="80" w:type="dxa"/>
              <w:right w:w="86" w:type="dxa"/>
            </w:tcMar>
            <w:vAlign w:val="center"/>
          </w:tcPr>
          <w:p w14:paraId="1CB56070" w14:textId="77777777" w:rsidR="0044110D" w:rsidRDefault="00000000">
            <w:pPr>
              <w:spacing w:after="0" w:line="259" w:lineRule="auto"/>
              <w:ind w:left="0" w:right="6" w:firstLine="0"/>
              <w:jc w:val="center"/>
            </w:pPr>
            <w:r>
              <w:rPr>
                <w:rFonts w:ascii="Arial" w:hAnsi="Arial"/>
                <w:sz w:val="10"/>
                <w:szCs w:val="10"/>
              </w:rPr>
              <w:t>2.78</w:t>
            </w:r>
          </w:p>
        </w:tc>
        <w:tc>
          <w:tcPr>
            <w:tcW w:w="550" w:type="dxa"/>
            <w:tcBorders>
              <w:top w:val="single" w:sz="5" w:space="0" w:color="000000"/>
              <w:left w:val="single" w:sz="5" w:space="0" w:color="000000"/>
              <w:bottom w:val="single" w:sz="5" w:space="0" w:color="000000"/>
              <w:right w:val="single" w:sz="5" w:space="0" w:color="000000"/>
            </w:tcBorders>
            <w:shd w:val="clear" w:color="auto" w:fill="7BF8F8"/>
            <w:tcMar>
              <w:top w:w="80" w:type="dxa"/>
              <w:left w:w="80" w:type="dxa"/>
              <w:bottom w:w="80" w:type="dxa"/>
              <w:right w:w="86" w:type="dxa"/>
            </w:tcMar>
            <w:vAlign w:val="center"/>
          </w:tcPr>
          <w:p w14:paraId="1CB56071" w14:textId="77777777" w:rsidR="0044110D" w:rsidRDefault="00000000">
            <w:pPr>
              <w:spacing w:after="0" w:line="259" w:lineRule="auto"/>
              <w:ind w:left="0" w:right="6" w:firstLine="0"/>
              <w:jc w:val="center"/>
            </w:pPr>
            <w:r>
              <w:rPr>
                <w:rFonts w:ascii="Arial" w:hAnsi="Arial"/>
                <w:sz w:val="10"/>
                <w:szCs w:val="10"/>
              </w:rPr>
              <w:t>1.57</w:t>
            </w:r>
          </w:p>
        </w:tc>
        <w:tc>
          <w:tcPr>
            <w:tcW w:w="550" w:type="dxa"/>
            <w:tcBorders>
              <w:top w:val="single" w:sz="5" w:space="0" w:color="000000"/>
              <w:left w:val="single" w:sz="5" w:space="0" w:color="000000"/>
              <w:bottom w:val="single" w:sz="5" w:space="0" w:color="000000"/>
              <w:right w:val="single" w:sz="5" w:space="0" w:color="000000"/>
            </w:tcBorders>
            <w:shd w:val="clear" w:color="auto" w:fill="2CFCFC"/>
            <w:tcMar>
              <w:top w:w="80" w:type="dxa"/>
              <w:left w:w="80" w:type="dxa"/>
              <w:bottom w:w="80" w:type="dxa"/>
              <w:right w:w="86" w:type="dxa"/>
            </w:tcMar>
            <w:vAlign w:val="center"/>
          </w:tcPr>
          <w:p w14:paraId="1CB56072" w14:textId="77777777" w:rsidR="0044110D" w:rsidRDefault="00000000">
            <w:pPr>
              <w:spacing w:after="0" w:line="259" w:lineRule="auto"/>
              <w:ind w:left="0" w:right="6" w:firstLine="0"/>
              <w:jc w:val="center"/>
            </w:pPr>
            <w:r>
              <w:rPr>
                <w:rFonts w:ascii="Arial" w:hAnsi="Arial"/>
                <w:sz w:val="10"/>
                <w:szCs w:val="10"/>
              </w:rPr>
              <w:t>2.61</w:t>
            </w:r>
          </w:p>
        </w:tc>
        <w:tc>
          <w:tcPr>
            <w:tcW w:w="550" w:type="dxa"/>
            <w:tcBorders>
              <w:top w:val="single" w:sz="5" w:space="0" w:color="000000"/>
              <w:left w:val="single" w:sz="5" w:space="0" w:color="000000"/>
              <w:bottom w:val="single" w:sz="5" w:space="0" w:color="000000"/>
              <w:right w:val="single" w:sz="5" w:space="0" w:color="000000"/>
            </w:tcBorders>
            <w:shd w:val="clear" w:color="auto" w:fill="ACF8F8"/>
            <w:tcMar>
              <w:top w:w="80" w:type="dxa"/>
              <w:left w:w="80" w:type="dxa"/>
              <w:bottom w:w="80" w:type="dxa"/>
              <w:right w:w="86" w:type="dxa"/>
            </w:tcMar>
            <w:vAlign w:val="center"/>
          </w:tcPr>
          <w:p w14:paraId="1CB56073" w14:textId="77777777" w:rsidR="0044110D" w:rsidRDefault="00000000">
            <w:pPr>
              <w:spacing w:after="0" w:line="259" w:lineRule="auto"/>
              <w:ind w:left="0" w:right="6" w:firstLine="0"/>
              <w:jc w:val="center"/>
            </w:pPr>
            <w:r>
              <w:rPr>
                <w:rFonts w:ascii="Arial" w:hAnsi="Arial"/>
                <w:sz w:val="10"/>
                <w:szCs w:val="10"/>
              </w:rPr>
              <w:t>0.93</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6074" w14:textId="77777777" w:rsidR="0044110D" w:rsidRDefault="00000000">
            <w:pPr>
              <w:spacing w:after="379" w:line="259" w:lineRule="auto"/>
              <w:ind w:left="58" w:right="0" w:firstLine="0"/>
              <w:jc w:val="center"/>
            </w:pPr>
            <w:r>
              <w:rPr>
                <w:rFonts w:ascii="Arial" w:hAnsi="Arial"/>
                <w:color w:val="4D4D4D"/>
                <w:sz w:val="11"/>
                <w:szCs w:val="11"/>
                <w:u w:color="4D4D4D"/>
              </w:rPr>
              <w:t>P1</w:t>
            </w:r>
          </w:p>
          <w:p w14:paraId="1CB56075" w14:textId="77777777" w:rsidR="0044110D" w:rsidRDefault="00000000">
            <w:pPr>
              <w:spacing w:after="379" w:line="259" w:lineRule="auto"/>
              <w:ind w:left="58" w:right="0" w:firstLine="0"/>
              <w:jc w:val="center"/>
            </w:pPr>
            <w:r>
              <w:rPr>
                <w:rFonts w:ascii="Arial" w:hAnsi="Arial"/>
                <w:color w:val="4D4D4D"/>
                <w:sz w:val="11"/>
                <w:szCs w:val="11"/>
                <w:u w:color="4D4D4D"/>
              </w:rPr>
              <w:t>P2</w:t>
            </w:r>
          </w:p>
          <w:p w14:paraId="1CB56076" w14:textId="77777777" w:rsidR="0044110D" w:rsidRDefault="00000000">
            <w:pPr>
              <w:spacing w:after="379" w:line="259" w:lineRule="auto"/>
              <w:ind w:left="58" w:right="0" w:firstLine="0"/>
              <w:jc w:val="center"/>
            </w:pPr>
            <w:r>
              <w:rPr>
                <w:rFonts w:ascii="Arial" w:hAnsi="Arial"/>
                <w:color w:val="4D4D4D"/>
                <w:sz w:val="11"/>
                <w:szCs w:val="11"/>
                <w:u w:color="4D4D4D"/>
              </w:rPr>
              <w:t>P3</w:t>
            </w:r>
          </w:p>
          <w:p w14:paraId="1CB56077" w14:textId="77777777" w:rsidR="0044110D" w:rsidRDefault="00000000">
            <w:pPr>
              <w:spacing w:after="379" w:line="259" w:lineRule="auto"/>
              <w:ind w:left="58" w:right="0" w:firstLine="0"/>
              <w:jc w:val="center"/>
            </w:pPr>
            <w:r>
              <w:rPr>
                <w:rFonts w:ascii="Arial" w:hAnsi="Arial"/>
                <w:color w:val="4D4D4D"/>
                <w:sz w:val="11"/>
                <w:szCs w:val="11"/>
                <w:u w:color="4D4D4D"/>
              </w:rPr>
              <w:t>P4</w:t>
            </w:r>
          </w:p>
          <w:p w14:paraId="1CB56078"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C8F6F6"/>
            <w:tcMar>
              <w:top w:w="80" w:type="dxa"/>
              <w:left w:w="80" w:type="dxa"/>
              <w:bottom w:w="80" w:type="dxa"/>
              <w:right w:w="86" w:type="dxa"/>
            </w:tcMar>
            <w:vAlign w:val="center"/>
          </w:tcPr>
          <w:p w14:paraId="1CB56079" w14:textId="77777777" w:rsidR="0044110D" w:rsidRDefault="00000000">
            <w:pPr>
              <w:spacing w:after="0" w:line="259" w:lineRule="auto"/>
              <w:ind w:left="0" w:right="6" w:firstLine="0"/>
              <w:jc w:val="center"/>
            </w:pPr>
            <w:r>
              <w:rPr>
                <w:rFonts w:ascii="Arial" w:hAnsi="Arial"/>
                <w:sz w:val="10"/>
                <w:szCs w:val="10"/>
              </w:rPr>
              <w:t>0.89</w:t>
            </w:r>
          </w:p>
        </w:tc>
        <w:tc>
          <w:tcPr>
            <w:tcW w:w="549" w:type="dxa"/>
            <w:tcBorders>
              <w:top w:val="single" w:sz="5" w:space="0" w:color="000000"/>
              <w:left w:val="single" w:sz="5" w:space="0" w:color="000000"/>
              <w:bottom w:val="single" w:sz="5" w:space="0" w:color="000000"/>
              <w:right w:val="single" w:sz="5" w:space="0" w:color="000000"/>
            </w:tcBorders>
            <w:shd w:val="clear" w:color="auto" w:fill="36F8D4"/>
            <w:tcMar>
              <w:top w:w="80" w:type="dxa"/>
              <w:left w:w="80" w:type="dxa"/>
              <w:bottom w:w="80" w:type="dxa"/>
              <w:right w:w="86" w:type="dxa"/>
            </w:tcMar>
            <w:vAlign w:val="center"/>
          </w:tcPr>
          <w:p w14:paraId="1CB5607A" w14:textId="77777777" w:rsidR="0044110D" w:rsidRDefault="00000000">
            <w:pPr>
              <w:spacing w:after="0" w:line="259" w:lineRule="auto"/>
              <w:ind w:left="0" w:right="6" w:firstLine="0"/>
              <w:jc w:val="center"/>
            </w:pPr>
            <w:r>
              <w:rPr>
                <w:rFonts w:ascii="Arial" w:hAnsi="Arial"/>
                <w:sz w:val="10"/>
                <w:szCs w:val="10"/>
              </w:rPr>
              <w:t>6.88</w:t>
            </w:r>
          </w:p>
        </w:tc>
        <w:tc>
          <w:tcPr>
            <w:tcW w:w="550" w:type="dxa"/>
            <w:tcBorders>
              <w:top w:val="single" w:sz="5" w:space="0" w:color="000000"/>
              <w:left w:val="single" w:sz="5" w:space="0" w:color="000000"/>
              <w:bottom w:val="single" w:sz="5" w:space="0" w:color="000000"/>
              <w:right w:val="single" w:sz="5" w:space="0" w:color="000000"/>
            </w:tcBorders>
            <w:shd w:val="clear" w:color="auto" w:fill="C6F6F6"/>
            <w:tcMar>
              <w:top w:w="80" w:type="dxa"/>
              <w:left w:w="80" w:type="dxa"/>
              <w:bottom w:w="80" w:type="dxa"/>
              <w:right w:w="86" w:type="dxa"/>
            </w:tcMar>
            <w:vAlign w:val="center"/>
          </w:tcPr>
          <w:p w14:paraId="1CB5607B" w14:textId="77777777" w:rsidR="0044110D" w:rsidRDefault="00000000">
            <w:pPr>
              <w:spacing w:after="0" w:line="259" w:lineRule="auto"/>
              <w:ind w:left="0" w:right="6" w:firstLine="0"/>
              <w:jc w:val="center"/>
            </w:pPr>
            <w:r>
              <w:rPr>
                <w:rFonts w:ascii="Arial" w:hAnsi="Arial"/>
                <w:sz w:val="10"/>
                <w:szCs w:val="10"/>
              </w:rPr>
              <w:t>0.93</w:t>
            </w:r>
          </w:p>
        </w:tc>
        <w:tc>
          <w:tcPr>
            <w:tcW w:w="550" w:type="dxa"/>
            <w:tcBorders>
              <w:top w:val="single" w:sz="5" w:space="0" w:color="000000"/>
              <w:left w:val="single" w:sz="5" w:space="0" w:color="000000"/>
              <w:bottom w:val="single" w:sz="5" w:space="0" w:color="000000"/>
              <w:right w:val="single" w:sz="5" w:space="0" w:color="000000"/>
            </w:tcBorders>
            <w:shd w:val="clear" w:color="auto" w:fill="ECF5F5"/>
            <w:tcMar>
              <w:top w:w="80" w:type="dxa"/>
              <w:left w:w="80" w:type="dxa"/>
              <w:bottom w:w="80" w:type="dxa"/>
              <w:right w:w="86" w:type="dxa"/>
            </w:tcMar>
            <w:vAlign w:val="center"/>
          </w:tcPr>
          <w:p w14:paraId="1CB5607C" w14:textId="77777777" w:rsidR="0044110D" w:rsidRDefault="00000000">
            <w:pPr>
              <w:spacing w:after="0" w:line="259" w:lineRule="auto"/>
              <w:ind w:left="0" w:right="6" w:firstLine="0"/>
              <w:jc w:val="center"/>
            </w:pPr>
            <w:r>
              <w:rPr>
                <w:rFonts w:ascii="Arial" w:hAnsi="Arial"/>
                <w:sz w:val="10"/>
                <w:szCs w:val="10"/>
              </w:rPr>
              <w:t>0.16</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607D" w14:textId="77777777" w:rsidR="0044110D" w:rsidRDefault="00000000">
            <w:pPr>
              <w:spacing w:after="0" w:line="259" w:lineRule="auto"/>
              <w:ind w:left="0" w:right="6" w:firstLine="0"/>
              <w:jc w:val="center"/>
            </w:pPr>
            <w:r>
              <w:rPr>
                <w:rFonts w:ascii="Arial" w:hAnsi="Arial"/>
                <w:sz w:val="10"/>
                <w:szCs w:val="10"/>
              </w:rPr>
              <w:t>0.05</w:t>
            </w:r>
          </w:p>
        </w:tc>
      </w:tr>
      <w:tr w:rsidR="0044110D" w14:paraId="1CB5608A"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C1F6F6"/>
            <w:tcMar>
              <w:top w:w="80" w:type="dxa"/>
              <w:left w:w="80" w:type="dxa"/>
              <w:bottom w:w="80" w:type="dxa"/>
              <w:right w:w="86" w:type="dxa"/>
            </w:tcMar>
            <w:vAlign w:val="center"/>
          </w:tcPr>
          <w:p w14:paraId="1CB5607F" w14:textId="77777777" w:rsidR="0044110D" w:rsidRDefault="00000000">
            <w:pPr>
              <w:spacing w:after="0" w:line="259" w:lineRule="auto"/>
              <w:ind w:left="0" w:right="6" w:firstLine="0"/>
              <w:jc w:val="center"/>
            </w:pPr>
            <w:r>
              <w:rPr>
                <w:rFonts w:ascii="Arial" w:hAnsi="Arial"/>
                <w:sz w:val="10"/>
                <w:szCs w:val="10"/>
              </w:rPr>
              <w:t>0.67</w:t>
            </w:r>
          </w:p>
        </w:tc>
        <w:tc>
          <w:tcPr>
            <w:tcW w:w="551" w:type="dxa"/>
            <w:tcBorders>
              <w:top w:val="single" w:sz="5" w:space="0" w:color="000000"/>
              <w:left w:val="single" w:sz="5" w:space="0" w:color="000000"/>
              <w:bottom w:val="single" w:sz="5" w:space="0" w:color="000000"/>
              <w:right w:val="single" w:sz="5" w:space="0" w:color="000000"/>
            </w:tcBorders>
            <w:shd w:val="clear" w:color="auto" w:fill="06FDFC"/>
            <w:tcMar>
              <w:top w:w="80" w:type="dxa"/>
              <w:left w:w="80" w:type="dxa"/>
              <w:bottom w:w="80" w:type="dxa"/>
              <w:right w:w="86" w:type="dxa"/>
            </w:tcMar>
            <w:vAlign w:val="center"/>
          </w:tcPr>
          <w:p w14:paraId="1CB56080" w14:textId="77777777" w:rsidR="0044110D" w:rsidRDefault="00000000">
            <w:pPr>
              <w:spacing w:after="0" w:line="259" w:lineRule="auto"/>
              <w:ind w:left="0" w:right="6" w:firstLine="0"/>
              <w:jc w:val="center"/>
            </w:pPr>
            <w:r>
              <w:rPr>
                <w:rFonts w:ascii="Arial" w:hAnsi="Arial"/>
                <w:sz w:val="10"/>
                <w:szCs w:val="10"/>
              </w:rPr>
              <w:t>3.14</w:t>
            </w:r>
          </w:p>
        </w:tc>
        <w:tc>
          <w:tcPr>
            <w:tcW w:w="550" w:type="dxa"/>
            <w:tcBorders>
              <w:top w:val="single" w:sz="5" w:space="0" w:color="000000"/>
              <w:left w:val="single" w:sz="5" w:space="0" w:color="000000"/>
              <w:bottom w:val="single" w:sz="5" w:space="0" w:color="000000"/>
              <w:right w:val="single" w:sz="5" w:space="0" w:color="000000"/>
            </w:tcBorders>
            <w:shd w:val="clear" w:color="auto" w:fill="2DF8DB"/>
            <w:tcMar>
              <w:top w:w="80" w:type="dxa"/>
              <w:left w:w="80" w:type="dxa"/>
              <w:bottom w:w="80" w:type="dxa"/>
              <w:right w:w="86" w:type="dxa"/>
            </w:tcMar>
            <w:vAlign w:val="center"/>
          </w:tcPr>
          <w:p w14:paraId="1CB56081" w14:textId="77777777" w:rsidR="0044110D" w:rsidRDefault="00000000">
            <w:pPr>
              <w:spacing w:after="0" w:line="259" w:lineRule="auto"/>
              <w:ind w:left="0" w:right="6" w:firstLine="0"/>
              <w:jc w:val="center"/>
            </w:pPr>
            <w:r>
              <w:rPr>
                <w:rFonts w:ascii="Arial" w:hAnsi="Arial"/>
                <w:sz w:val="10"/>
                <w:szCs w:val="10"/>
              </w:rPr>
              <w:t>4.2</w:t>
            </w:r>
          </w:p>
        </w:tc>
        <w:tc>
          <w:tcPr>
            <w:tcW w:w="550" w:type="dxa"/>
            <w:tcBorders>
              <w:top w:val="single" w:sz="5" w:space="0" w:color="000000"/>
              <w:left w:val="single" w:sz="5" w:space="0" w:color="000000"/>
              <w:bottom w:val="single" w:sz="5" w:space="0" w:color="000000"/>
              <w:right w:val="single" w:sz="5" w:space="0" w:color="000000"/>
            </w:tcBorders>
            <w:shd w:val="clear" w:color="auto" w:fill="39F8D2"/>
            <w:tcMar>
              <w:top w:w="80" w:type="dxa"/>
              <w:left w:w="80" w:type="dxa"/>
              <w:bottom w:w="80" w:type="dxa"/>
              <w:right w:w="86" w:type="dxa"/>
            </w:tcMar>
            <w:vAlign w:val="center"/>
          </w:tcPr>
          <w:p w14:paraId="1CB56082" w14:textId="77777777" w:rsidR="0044110D" w:rsidRDefault="00000000">
            <w:pPr>
              <w:spacing w:after="0" w:line="259" w:lineRule="auto"/>
              <w:ind w:left="0" w:right="6" w:firstLine="0"/>
              <w:jc w:val="center"/>
            </w:pPr>
            <w:r>
              <w:rPr>
                <w:rFonts w:ascii="Arial" w:hAnsi="Arial"/>
                <w:sz w:val="10"/>
                <w:szCs w:val="10"/>
              </w:rPr>
              <w:t>4.48</w:t>
            </w:r>
          </w:p>
        </w:tc>
        <w:tc>
          <w:tcPr>
            <w:tcW w:w="550" w:type="dxa"/>
            <w:tcBorders>
              <w:top w:val="single" w:sz="5" w:space="0" w:color="000000"/>
              <w:left w:val="single" w:sz="5" w:space="0" w:color="000000"/>
              <w:bottom w:val="single" w:sz="5" w:space="0" w:color="000000"/>
              <w:right w:val="single" w:sz="5" w:space="0" w:color="000000"/>
            </w:tcBorders>
            <w:shd w:val="clear" w:color="auto" w:fill="77F0A1"/>
            <w:tcMar>
              <w:top w:w="80" w:type="dxa"/>
              <w:left w:w="80" w:type="dxa"/>
              <w:bottom w:w="80" w:type="dxa"/>
              <w:right w:w="86" w:type="dxa"/>
            </w:tcMar>
            <w:vAlign w:val="center"/>
          </w:tcPr>
          <w:p w14:paraId="1CB56083" w14:textId="77777777" w:rsidR="0044110D" w:rsidRDefault="00000000">
            <w:pPr>
              <w:spacing w:after="0" w:line="259" w:lineRule="auto"/>
              <w:ind w:left="0" w:right="6" w:firstLine="0"/>
              <w:jc w:val="center"/>
            </w:pPr>
            <w:r>
              <w:rPr>
                <w:rFonts w:ascii="Arial" w:hAnsi="Arial"/>
                <w:sz w:val="10"/>
                <w:szCs w:val="10"/>
              </w:rPr>
              <w:t>5.84</w:t>
            </w:r>
          </w:p>
        </w:tc>
        <w:tc>
          <w:tcPr>
            <w:tcW w:w="417" w:type="dxa"/>
            <w:vMerge/>
            <w:tcBorders>
              <w:top w:val="nil"/>
              <w:left w:val="single" w:sz="5" w:space="0" w:color="000000"/>
              <w:bottom w:val="nil"/>
              <w:right w:val="single" w:sz="5" w:space="0" w:color="000000"/>
            </w:tcBorders>
            <w:shd w:val="clear" w:color="auto" w:fill="auto"/>
          </w:tcPr>
          <w:p w14:paraId="1CB56084"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85"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9AF8F8"/>
            <w:tcMar>
              <w:top w:w="80" w:type="dxa"/>
              <w:left w:w="80" w:type="dxa"/>
              <w:bottom w:w="80" w:type="dxa"/>
              <w:right w:w="86" w:type="dxa"/>
            </w:tcMar>
            <w:vAlign w:val="center"/>
          </w:tcPr>
          <w:p w14:paraId="1CB56086" w14:textId="77777777" w:rsidR="0044110D" w:rsidRDefault="00000000">
            <w:pPr>
              <w:spacing w:after="0" w:line="259" w:lineRule="auto"/>
              <w:ind w:left="0" w:right="6" w:firstLine="0"/>
              <w:jc w:val="center"/>
            </w:pPr>
            <w:r>
              <w:rPr>
                <w:rFonts w:ascii="Arial" w:hAnsi="Arial"/>
                <w:sz w:val="10"/>
                <w:szCs w:val="10"/>
              </w:rPr>
              <w:t>1.83</w:t>
            </w:r>
          </w:p>
        </w:tc>
        <w:tc>
          <w:tcPr>
            <w:tcW w:w="550" w:type="dxa"/>
            <w:tcBorders>
              <w:top w:val="single" w:sz="5" w:space="0" w:color="000000"/>
              <w:left w:val="single" w:sz="5" w:space="0" w:color="000000"/>
              <w:bottom w:val="single" w:sz="5" w:space="0" w:color="000000"/>
              <w:right w:val="single" w:sz="5" w:space="0" w:color="000000"/>
            </w:tcBorders>
            <w:shd w:val="clear" w:color="auto" w:fill="29F929"/>
            <w:tcMar>
              <w:top w:w="80" w:type="dxa"/>
              <w:left w:w="80" w:type="dxa"/>
              <w:bottom w:w="80" w:type="dxa"/>
              <w:right w:w="86" w:type="dxa"/>
            </w:tcMar>
            <w:vAlign w:val="center"/>
          </w:tcPr>
          <w:p w14:paraId="1CB56087" w14:textId="77777777" w:rsidR="0044110D" w:rsidRDefault="00000000">
            <w:pPr>
              <w:spacing w:after="0" w:line="259" w:lineRule="auto"/>
              <w:ind w:left="0" w:right="6" w:firstLine="0"/>
              <w:jc w:val="center"/>
            </w:pPr>
            <w:r>
              <w:rPr>
                <w:rFonts w:ascii="Arial" w:hAnsi="Arial"/>
                <w:sz w:val="10"/>
                <w:szCs w:val="10"/>
              </w:rPr>
              <w:t>13.54</w:t>
            </w:r>
          </w:p>
        </w:tc>
        <w:tc>
          <w:tcPr>
            <w:tcW w:w="550" w:type="dxa"/>
            <w:tcBorders>
              <w:top w:val="single" w:sz="5" w:space="0" w:color="000000"/>
              <w:left w:val="single" w:sz="5" w:space="0" w:color="000000"/>
              <w:bottom w:val="single" w:sz="5" w:space="0" w:color="000000"/>
              <w:right w:val="single" w:sz="5" w:space="0" w:color="000000"/>
            </w:tcBorders>
            <w:shd w:val="clear" w:color="auto" w:fill="85F8F8"/>
            <w:tcMar>
              <w:top w:w="80" w:type="dxa"/>
              <w:left w:w="80" w:type="dxa"/>
              <w:bottom w:w="80" w:type="dxa"/>
              <w:right w:w="86" w:type="dxa"/>
            </w:tcMar>
            <w:vAlign w:val="center"/>
          </w:tcPr>
          <w:p w14:paraId="1CB56088" w14:textId="77777777" w:rsidR="0044110D" w:rsidRDefault="00000000">
            <w:pPr>
              <w:spacing w:after="0" w:line="259" w:lineRule="auto"/>
              <w:ind w:left="0" w:right="6" w:firstLine="0"/>
              <w:jc w:val="center"/>
            </w:pPr>
            <w:r>
              <w:rPr>
                <w:rFonts w:ascii="Arial" w:hAnsi="Arial"/>
                <w:sz w:val="10"/>
                <w:szCs w:val="10"/>
              </w:rPr>
              <w:t>2.27</w:t>
            </w:r>
          </w:p>
        </w:tc>
        <w:tc>
          <w:tcPr>
            <w:tcW w:w="550" w:type="dxa"/>
            <w:tcBorders>
              <w:top w:val="single" w:sz="5" w:space="0" w:color="000000"/>
              <w:left w:val="single" w:sz="5" w:space="0" w:color="000000"/>
              <w:bottom w:val="single" w:sz="5" w:space="0" w:color="000000"/>
              <w:right w:val="single" w:sz="5" w:space="0" w:color="000000"/>
            </w:tcBorders>
            <w:shd w:val="clear" w:color="auto" w:fill="D2F6F6"/>
            <w:tcMar>
              <w:top w:w="80" w:type="dxa"/>
              <w:left w:w="80" w:type="dxa"/>
              <w:bottom w:w="80" w:type="dxa"/>
              <w:right w:w="86" w:type="dxa"/>
            </w:tcMar>
            <w:vAlign w:val="center"/>
          </w:tcPr>
          <w:p w14:paraId="1CB56089" w14:textId="77777777" w:rsidR="0044110D" w:rsidRDefault="00000000">
            <w:pPr>
              <w:spacing w:after="0" w:line="259" w:lineRule="auto"/>
              <w:ind w:left="0" w:right="6" w:firstLine="0"/>
              <w:jc w:val="center"/>
            </w:pPr>
            <w:r>
              <w:rPr>
                <w:rFonts w:ascii="Arial" w:hAnsi="Arial"/>
                <w:sz w:val="10"/>
                <w:szCs w:val="10"/>
              </w:rPr>
              <w:t>0.68</w:t>
            </w:r>
          </w:p>
        </w:tc>
      </w:tr>
      <w:tr w:rsidR="0044110D" w14:paraId="1CB56096"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8B"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56FAFA"/>
            <w:tcMar>
              <w:top w:w="80" w:type="dxa"/>
              <w:left w:w="80" w:type="dxa"/>
              <w:bottom w:w="80" w:type="dxa"/>
              <w:right w:w="86" w:type="dxa"/>
            </w:tcMar>
            <w:vAlign w:val="center"/>
          </w:tcPr>
          <w:p w14:paraId="1CB5608C" w14:textId="77777777" w:rsidR="0044110D" w:rsidRDefault="00000000">
            <w:pPr>
              <w:spacing w:after="0" w:line="259" w:lineRule="auto"/>
              <w:ind w:left="0" w:right="6" w:firstLine="0"/>
              <w:jc w:val="center"/>
            </w:pPr>
            <w:r>
              <w:rPr>
                <w:rFonts w:ascii="Arial" w:hAnsi="Arial"/>
                <w:sz w:val="10"/>
                <w:szCs w:val="10"/>
              </w:rPr>
              <w:t>2.05</w:t>
            </w:r>
          </w:p>
        </w:tc>
        <w:tc>
          <w:tcPr>
            <w:tcW w:w="550" w:type="dxa"/>
            <w:tcBorders>
              <w:top w:val="single" w:sz="5" w:space="0" w:color="000000"/>
              <w:left w:val="single" w:sz="5" w:space="0" w:color="000000"/>
              <w:bottom w:val="single" w:sz="5" w:space="0" w:color="000000"/>
              <w:right w:val="single" w:sz="5" w:space="0" w:color="000000"/>
            </w:tcBorders>
            <w:shd w:val="clear" w:color="auto" w:fill="2CF8DD"/>
            <w:tcMar>
              <w:top w:w="80" w:type="dxa"/>
              <w:left w:w="80" w:type="dxa"/>
              <w:bottom w:w="80" w:type="dxa"/>
              <w:right w:w="86" w:type="dxa"/>
            </w:tcMar>
            <w:vAlign w:val="center"/>
          </w:tcPr>
          <w:p w14:paraId="1CB5608D" w14:textId="77777777" w:rsidR="0044110D" w:rsidRDefault="00000000">
            <w:pPr>
              <w:spacing w:after="0" w:line="259" w:lineRule="auto"/>
              <w:ind w:left="0" w:right="6" w:firstLine="0"/>
              <w:jc w:val="center"/>
            </w:pPr>
            <w:r>
              <w:rPr>
                <w:rFonts w:ascii="Arial" w:hAnsi="Arial"/>
                <w:sz w:val="10"/>
                <w:szCs w:val="10"/>
              </w:rPr>
              <w:t>4.16</w:t>
            </w:r>
          </w:p>
        </w:tc>
        <w:tc>
          <w:tcPr>
            <w:tcW w:w="550" w:type="dxa"/>
            <w:tcBorders>
              <w:top w:val="single" w:sz="5" w:space="0" w:color="000000"/>
              <w:left w:val="single" w:sz="5" w:space="0" w:color="000000"/>
              <w:bottom w:val="single" w:sz="5" w:space="0" w:color="000000"/>
              <w:right w:val="single" w:sz="5" w:space="0" w:color="000000"/>
            </w:tcBorders>
            <w:shd w:val="clear" w:color="auto" w:fill="04FD04"/>
            <w:tcMar>
              <w:top w:w="80" w:type="dxa"/>
              <w:left w:w="80" w:type="dxa"/>
              <w:bottom w:w="80" w:type="dxa"/>
              <w:right w:w="86" w:type="dxa"/>
            </w:tcMar>
            <w:vAlign w:val="center"/>
          </w:tcPr>
          <w:p w14:paraId="1CB5608E" w14:textId="77777777" w:rsidR="0044110D" w:rsidRDefault="00000000">
            <w:pPr>
              <w:spacing w:after="0" w:line="259" w:lineRule="auto"/>
              <w:ind w:left="0" w:right="6" w:firstLine="0"/>
              <w:jc w:val="center"/>
            </w:pPr>
            <w:r>
              <w:rPr>
                <w:rFonts w:ascii="Arial" w:hAnsi="Arial"/>
                <w:sz w:val="10"/>
                <w:szCs w:val="10"/>
              </w:rPr>
              <w:t>9.49</w:t>
            </w:r>
          </w:p>
        </w:tc>
        <w:tc>
          <w:tcPr>
            <w:tcW w:w="550" w:type="dxa"/>
            <w:tcBorders>
              <w:top w:val="single" w:sz="5" w:space="0" w:color="000000"/>
              <w:left w:val="single" w:sz="5" w:space="0" w:color="000000"/>
              <w:bottom w:val="single" w:sz="5" w:space="0" w:color="000000"/>
              <w:right w:val="single" w:sz="5" w:space="0" w:color="000000"/>
            </w:tcBorders>
            <w:shd w:val="clear" w:color="auto" w:fill="2DF82D"/>
            <w:tcMar>
              <w:top w:w="80" w:type="dxa"/>
              <w:left w:w="80" w:type="dxa"/>
              <w:bottom w:w="80" w:type="dxa"/>
              <w:right w:w="86" w:type="dxa"/>
            </w:tcMar>
            <w:vAlign w:val="center"/>
          </w:tcPr>
          <w:p w14:paraId="1CB5608F" w14:textId="77777777" w:rsidR="0044110D" w:rsidRDefault="00000000">
            <w:pPr>
              <w:spacing w:after="0" w:line="259" w:lineRule="auto"/>
              <w:ind w:left="0" w:right="6" w:firstLine="0"/>
              <w:jc w:val="center"/>
            </w:pPr>
            <w:r>
              <w:rPr>
                <w:rFonts w:ascii="Arial" w:hAnsi="Arial"/>
                <w:sz w:val="10"/>
                <w:szCs w:val="10"/>
              </w:rPr>
              <w:t>8.52</w:t>
            </w:r>
          </w:p>
        </w:tc>
        <w:tc>
          <w:tcPr>
            <w:tcW w:w="417" w:type="dxa"/>
            <w:vMerge/>
            <w:tcBorders>
              <w:top w:val="nil"/>
              <w:left w:val="single" w:sz="5" w:space="0" w:color="000000"/>
              <w:bottom w:val="nil"/>
              <w:right w:val="single" w:sz="5" w:space="0" w:color="000000"/>
            </w:tcBorders>
            <w:shd w:val="clear" w:color="auto" w:fill="auto"/>
          </w:tcPr>
          <w:p w14:paraId="1CB56090"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91"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92"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7DF8F8"/>
            <w:tcMar>
              <w:top w:w="80" w:type="dxa"/>
              <w:left w:w="80" w:type="dxa"/>
              <w:bottom w:w="80" w:type="dxa"/>
              <w:right w:w="86" w:type="dxa"/>
            </w:tcMar>
            <w:vAlign w:val="center"/>
          </w:tcPr>
          <w:p w14:paraId="1CB56093" w14:textId="77777777" w:rsidR="0044110D" w:rsidRDefault="00000000">
            <w:pPr>
              <w:spacing w:after="0" w:line="259" w:lineRule="auto"/>
              <w:ind w:left="0" w:right="6" w:firstLine="0"/>
              <w:jc w:val="center"/>
            </w:pPr>
            <w:r>
              <w:rPr>
                <w:rFonts w:ascii="Arial" w:hAnsi="Arial"/>
                <w:sz w:val="10"/>
                <w:szCs w:val="10"/>
              </w:rPr>
              <w:t>2.42</w:t>
            </w:r>
          </w:p>
        </w:tc>
        <w:tc>
          <w:tcPr>
            <w:tcW w:w="550" w:type="dxa"/>
            <w:tcBorders>
              <w:top w:val="single" w:sz="5" w:space="0" w:color="000000"/>
              <w:left w:val="single" w:sz="5" w:space="0" w:color="000000"/>
              <w:bottom w:val="single" w:sz="5" w:space="0" w:color="000000"/>
              <w:right w:val="single" w:sz="5" w:space="0" w:color="000000"/>
            </w:tcBorders>
            <w:shd w:val="clear" w:color="auto" w:fill="5CFF00"/>
            <w:tcMar>
              <w:top w:w="80" w:type="dxa"/>
              <w:left w:w="80" w:type="dxa"/>
              <w:bottom w:w="80" w:type="dxa"/>
              <w:right w:w="86" w:type="dxa"/>
            </w:tcMar>
            <w:vAlign w:val="center"/>
          </w:tcPr>
          <w:p w14:paraId="1CB56094" w14:textId="77777777" w:rsidR="0044110D" w:rsidRDefault="00000000">
            <w:pPr>
              <w:spacing w:after="0" w:line="259" w:lineRule="auto"/>
              <w:ind w:left="0" w:right="6" w:firstLine="0"/>
              <w:jc w:val="center"/>
            </w:pPr>
            <w:r>
              <w:rPr>
                <w:rFonts w:ascii="Arial" w:hAnsi="Arial"/>
                <w:sz w:val="10"/>
                <w:szCs w:val="10"/>
              </w:rPr>
              <w:t>16.77</w:t>
            </w:r>
          </w:p>
        </w:tc>
        <w:tc>
          <w:tcPr>
            <w:tcW w:w="550" w:type="dxa"/>
            <w:tcBorders>
              <w:top w:val="single" w:sz="5" w:space="0" w:color="000000"/>
              <w:left w:val="single" w:sz="5" w:space="0" w:color="000000"/>
              <w:bottom w:val="single" w:sz="5" w:space="0" w:color="000000"/>
              <w:right w:val="single" w:sz="5" w:space="0" w:color="000000"/>
            </w:tcBorders>
            <w:shd w:val="clear" w:color="auto" w:fill="05FDFB"/>
            <w:tcMar>
              <w:top w:w="80" w:type="dxa"/>
              <w:left w:w="80" w:type="dxa"/>
              <w:bottom w:w="80" w:type="dxa"/>
              <w:right w:w="86" w:type="dxa"/>
            </w:tcMar>
            <w:vAlign w:val="center"/>
          </w:tcPr>
          <w:p w14:paraId="1CB56095" w14:textId="77777777" w:rsidR="0044110D" w:rsidRDefault="00000000">
            <w:pPr>
              <w:spacing w:after="0" w:line="259" w:lineRule="auto"/>
              <w:ind w:left="0" w:right="6" w:firstLine="0"/>
              <w:jc w:val="center"/>
            </w:pPr>
            <w:r>
              <w:rPr>
                <w:rFonts w:ascii="Arial" w:hAnsi="Arial"/>
                <w:sz w:val="10"/>
                <w:szCs w:val="10"/>
              </w:rPr>
              <w:t>5.02</w:t>
            </w:r>
          </w:p>
        </w:tc>
      </w:tr>
      <w:tr w:rsidR="0044110D" w14:paraId="1CB560A2"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97"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91F8F8"/>
            <w:tcMar>
              <w:top w:w="80" w:type="dxa"/>
              <w:left w:w="80" w:type="dxa"/>
              <w:bottom w:w="80" w:type="dxa"/>
              <w:right w:w="86" w:type="dxa"/>
            </w:tcMar>
            <w:vAlign w:val="center"/>
          </w:tcPr>
          <w:p w14:paraId="1CB56098" w14:textId="77777777" w:rsidR="0044110D" w:rsidRDefault="00000000">
            <w:pPr>
              <w:spacing w:after="0" w:line="259" w:lineRule="auto"/>
              <w:ind w:left="0" w:right="6" w:firstLine="0"/>
              <w:jc w:val="center"/>
            </w:pPr>
            <w:r>
              <w:rPr>
                <w:rFonts w:ascii="Arial" w:hAnsi="Arial"/>
                <w:sz w:val="10"/>
                <w:szCs w:val="10"/>
              </w:rPr>
              <w:t>1.3</w:t>
            </w:r>
          </w:p>
        </w:tc>
        <w:tc>
          <w:tcPr>
            <w:tcW w:w="550" w:type="dxa"/>
            <w:tcBorders>
              <w:top w:val="single" w:sz="5" w:space="0" w:color="000000"/>
              <w:left w:val="single" w:sz="5" w:space="0" w:color="000000"/>
              <w:bottom w:val="single" w:sz="5" w:space="0" w:color="000000"/>
              <w:right w:val="single" w:sz="5" w:space="0" w:color="000000"/>
            </w:tcBorders>
            <w:shd w:val="clear" w:color="auto" w:fill="06FDF8"/>
            <w:tcMar>
              <w:top w:w="80" w:type="dxa"/>
              <w:left w:w="80" w:type="dxa"/>
              <w:bottom w:w="80" w:type="dxa"/>
              <w:right w:w="86" w:type="dxa"/>
            </w:tcMar>
            <w:vAlign w:val="center"/>
          </w:tcPr>
          <w:p w14:paraId="1CB56099" w14:textId="77777777" w:rsidR="0044110D" w:rsidRDefault="00000000">
            <w:pPr>
              <w:spacing w:after="0" w:line="259" w:lineRule="auto"/>
              <w:ind w:left="0" w:right="6" w:firstLine="0"/>
              <w:jc w:val="center"/>
            </w:pPr>
            <w:r>
              <w:rPr>
                <w:rFonts w:ascii="Arial" w:hAnsi="Arial"/>
                <w:sz w:val="10"/>
                <w:szCs w:val="10"/>
              </w:rPr>
              <w:t>3.35</w:t>
            </w:r>
          </w:p>
        </w:tc>
        <w:tc>
          <w:tcPr>
            <w:tcW w:w="550" w:type="dxa"/>
            <w:tcBorders>
              <w:top w:val="single" w:sz="5" w:space="0" w:color="000000"/>
              <w:left w:val="single" w:sz="5" w:space="0" w:color="000000"/>
              <w:bottom w:val="single" w:sz="5" w:space="0" w:color="000000"/>
              <w:right w:val="single" w:sz="5" w:space="0" w:color="000000"/>
            </w:tcBorders>
            <w:shd w:val="clear" w:color="auto" w:fill="05FD03"/>
            <w:tcMar>
              <w:top w:w="80" w:type="dxa"/>
              <w:left w:w="80" w:type="dxa"/>
              <w:bottom w:w="80" w:type="dxa"/>
              <w:right w:w="86" w:type="dxa"/>
            </w:tcMar>
            <w:vAlign w:val="center"/>
          </w:tcPr>
          <w:p w14:paraId="1CB5609A" w14:textId="77777777" w:rsidR="0044110D" w:rsidRDefault="00000000">
            <w:pPr>
              <w:spacing w:after="0" w:line="259" w:lineRule="auto"/>
              <w:ind w:left="0" w:right="6" w:firstLine="0"/>
              <w:jc w:val="center"/>
            </w:pPr>
            <w:r>
              <w:rPr>
                <w:rFonts w:ascii="Arial" w:hAnsi="Arial"/>
                <w:sz w:val="10"/>
                <w:szCs w:val="10"/>
              </w:rPr>
              <w:t>9.5</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09B" w14:textId="77777777" w:rsidR="0044110D" w:rsidRDefault="00000000">
            <w:pPr>
              <w:spacing w:after="0" w:line="259" w:lineRule="auto"/>
              <w:ind w:left="0" w:right="6" w:firstLine="0"/>
              <w:jc w:val="center"/>
            </w:pPr>
            <w:r>
              <w:rPr>
                <w:rFonts w:ascii="Arial" w:hAnsi="Arial"/>
                <w:sz w:val="10"/>
                <w:szCs w:val="10"/>
              </w:rPr>
              <w:t>19.12</w:t>
            </w:r>
          </w:p>
        </w:tc>
        <w:tc>
          <w:tcPr>
            <w:tcW w:w="417" w:type="dxa"/>
            <w:vMerge/>
            <w:tcBorders>
              <w:top w:val="nil"/>
              <w:left w:val="single" w:sz="5" w:space="0" w:color="000000"/>
              <w:bottom w:val="nil"/>
              <w:right w:val="single" w:sz="5" w:space="0" w:color="000000"/>
            </w:tcBorders>
            <w:shd w:val="clear" w:color="auto" w:fill="auto"/>
          </w:tcPr>
          <w:p w14:paraId="1CB5609C"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9D"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9E"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9F"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51FAFA"/>
            <w:tcMar>
              <w:top w:w="80" w:type="dxa"/>
              <w:left w:w="80" w:type="dxa"/>
              <w:bottom w:w="80" w:type="dxa"/>
              <w:right w:w="86" w:type="dxa"/>
            </w:tcMar>
            <w:vAlign w:val="center"/>
          </w:tcPr>
          <w:p w14:paraId="1CB560A0" w14:textId="77777777" w:rsidR="0044110D" w:rsidRDefault="00000000">
            <w:pPr>
              <w:spacing w:after="0" w:line="259" w:lineRule="auto"/>
              <w:ind w:left="0" w:right="6" w:firstLine="0"/>
              <w:jc w:val="center"/>
            </w:pPr>
            <w:r>
              <w:rPr>
                <w:rFonts w:ascii="Arial" w:hAnsi="Arial"/>
                <w:sz w:val="10"/>
                <w:szCs w:val="10"/>
              </w:rPr>
              <w:t>3.33</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0A1" w14:textId="77777777" w:rsidR="0044110D" w:rsidRDefault="00000000">
            <w:pPr>
              <w:spacing w:after="0" w:line="259" w:lineRule="auto"/>
              <w:ind w:left="0" w:right="6" w:firstLine="0"/>
              <w:jc w:val="center"/>
            </w:pPr>
            <w:r>
              <w:rPr>
                <w:rFonts w:ascii="Arial" w:hAnsi="Arial"/>
                <w:sz w:val="10"/>
                <w:szCs w:val="10"/>
              </w:rPr>
              <w:t>29.94</w:t>
            </w:r>
          </w:p>
        </w:tc>
      </w:tr>
      <w:tr w:rsidR="0044110D" w14:paraId="1CB560AE"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A3"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EDF5F5"/>
            <w:tcMar>
              <w:top w:w="80" w:type="dxa"/>
              <w:left w:w="80" w:type="dxa"/>
              <w:bottom w:w="80" w:type="dxa"/>
              <w:right w:w="86" w:type="dxa"/>
            </w:tcMar>
            <w:vAlign w:val="center"/>
          </w:tcPr>
          <w:p w14:paraId="1CB560A4" w14:textId="77777777" w:rsidR="0044110D" w:rsidRDefault="00000000">
            <w:pPr>
              <w:spacing w:after="0" w:line="259" w:lineRule="auto"/>
              <w:ind w:left="0" w:right="6" w:firstLine="0"/>
              <w:jc w:val="center"/>
            </w:pPr>
            <w:r>
              <w:rPr>
                <w:rFonts w:ascii="Arial" w:hAnsi="Arial"/>
                <w:sz w:val="10"/>
                <w:szCs w:val="10"/>
              </w:rPr>
              <w:t>0.09</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1CB560A5" w14:textId="77777777" w:rsidR="0044110D" w:rsidRDefault="00000000">
            <w:pPr>
              <w:spacing w:after="0" w:line="259" w:lineRule="auto"/>
              <w:ind w:left="0" w:right="6" w:firstLine="0"/>
              <w:jc w:val="center"/>
            </w:pPr>
            <w:r>
              <w:rPr>
                <w:rFonts w:ascii="Arial" w:hAnsi="Arial"/>
                <w:sz w:val="10"/>
                <w:szCs w:val="10"/>
              </w:rPr>
              <w:t>0.16</w:t>
            </w:r>
          </w:p>
        </w:tc>
        <w:tc>
          <w:tcPr>
            <w:tcW w:w="550" w:type="dxa"/>
            <w:tcBorders>
              <w:top w:val="single" w:sz="5" w:space="0" w:color="000000"/>
              <w:left w:val="single" w:sz="5" w:space="0" w:color="000000"/>
              <w:bottom w:val="single" w:sz="5" w:space="0" w:color="000000"/>
              <w:right w:val="single" w:sz="5" w:space="0" w:color="000000"/>
            </w:tcBorders>
            <w:shd w:val="clear" w:color="auto" w:fill="3AFBFB"/>
            <w:tcMar>
              <w:top w:w="80" w:type="dxa"/>
              <w:left w:w="80" w:type="dxa"/>
              <w:bottom w:w="80" w:type="dxa"/>
              <w:right w:w="86" w:type="dxa"/>
            </w:tcMar>
            <w:vAlign w:val="center"/>
          </w:tcPr>
          <w:p w14:paraId="1CB560A6" w14:textId="77777777" w:rsidR="0044110D" w:rsidRDefault="00000000">
            <w:pPr>
              <w:spacing w:after="0" w:line="259" w:lineRule="auto"/>
              <w:ind w:left="0" w:right="6" w:firstLine="0"/>
              <w:jc w:val="center"/>
            </w:pPr>
            <w:r>
              <w:rPr>
                <w:rFonts w:ascii="Arial" w:hAnsi="Arial"/>
                <w:sz w:val="10"/>
                <w:szCs w:val="10"/>
              </w:rPr>
              <w:t>2.42</w:t>
            </w:r>
          </w:p>
        </w:tc>
        <w:tc>
          <w:tcPr>
            <w:tcW w:w="550" w:type="dxa"/>
            <w:tcBorders>
              <w:top w:val="single" w:sz="5" w:space="0" w:color="000000"/>
              <w:left w:val="single" w:sz="5" w:space="0" w:color="000000"/>
              <w:bottom w:val="single" w:sz="5" w:space="0" w:color="000000"/>
              <w:right w:val="single" w:sz="5" w:space="0" w:color="000000"/>
            </w:tcBorders>
            <w:shd w:val="clear" w:color="auto" w:fill="F3FF00"/>
            <w:tcMar>
              <w:top w:w="80" w:type="dxa"/>
              <w:left w:w="80" w:type="dxa"/>
              <w:bottom w:w="80" w:type="dxa"/>
              <w:right w:w="86" w:type="dxa"/>
            </w:tcMar>
            <w:vAlign w:val="center"/>
          </w:tcPr>
          <w:p w14:paraId="1CB560A7" w14:textId="77777777" w:rsidR="0044110D" w:rsidRDefault="00000000">
            <w:pPr>
              <w:spacing w:after="0" w:line="259" w:lineRule="auto"/>
              <w:ind w:left="0" w:right="6" w:firstLine="0"/>
              <w:jc w:val="center"/>
            </w:pPr>
            <w:r>
              <w:rPr>
                <w:rFonts w:ascii="Arial" w:hAnsi="Arial"/>
                <w:sz w:val="10"/>
                <w:szCs w:val="10"/>
              </w:rPr>
              <w:t>12.6</w:t>
            </w:r>
          </w:p>
        </w:tc>
        <w:tc>
          <w:tcPr>
            <w:tcW w:w="417" w:type="dxa"/>
            <w:vMerge/>
            <w:tcBorders>
              <w:top w:val="nil"/>
              <w:left w:val="single" w:sz="5" w:space="0" w:color="000000"/>
              <w:bottom w:val="nil"/>
              <w:right w:val="single" w:sz="5" w:space="0" w:color="000000"/>
            </w:tcBorders>
            <w:shd w:val="clear" w:color="auto" w:fill="auto"/>
          </w:tcPr>
          <w:p w14:paraId="1CB560A8"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A9"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A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AB"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AC"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44F744"/>
            <w:tcMar>
              <w:top w:w="80" w:type="dxa"/>
              <w:left w:w="80" w:type="dxa"/>
              <w:bottom w:w="80" w:type="dxa"/>
              <w:right w:w="86" w:type="dxa"/>
            </w:tcMar>
            <w:vAlign w:val="center"/>
          </w:tcPr>
          <w:p w14:paraId="1CB560AD" w14:textId="77777777" w:rsidR="0044110D" w:rsidRDefault="00000000">
            <w:pPr>
              <w:spacing w:after="0" w:line="259" w:lineRule="auto"/>
              <w:ind w:left="0" w:right="6" w:firstLine="0"/>
              <w:jc w:val="center"/>
            </w:pPr>
            <w:r>
              <w:rPr>
                <w:rFonts w:ascii="Arial" w:hAnsi="Arial"/>
                <w:sz w:val="10"/>
                <w:szCs w:val="10"/>
              </w:rPr>
              <w:t>12.6</w:t>
            </w:r>
          </w:p>
        </w:tc>
      </w:tr>
    </w:tbl>
    <w:p w14:paraId="1CB560AF" w14:textId="77777777" w:rsidR="0044110D" w:rsidRDefault="00000000">
      <w:pPr>
        <w:spacing w:after="376" w:line="265" w:lineRule="auto"/>
        <w:ind w:left="1547" w:right="1610" w:hanging="10"/>
        <w:jc w:val="left"/>
      </w:pPr>
      <w:r>
        <w:rPr>
          <w:rFonts w:ascii="Arial" w:hAnsi="Arial"/>
          <w:color w:val="4D4D4D"/>
          <w:sz w:val="11"/>
          <w:szCs w:val="11"/>
          <w:u w:color="4D4D4D"/>
        </w:rPr>
        <w:t>P1</w:t>
      </w:r>
    </w:p>
    <w:p w14:paraId="1CB560B0" w14:textId="77777777" w:rsidR="0044110D" w:rsidRDefault="00000000">
      <w:pPr>
        <w:spacing w:after="376" w:line="265" w:lineRule="auto"/>
        <w:ind w:left="1547" w:right="1610" w:hanging="10"/>
        <w:jc w:val="left"/>
      </w:pPr>
      <w:r>
        <w:rPr>
          <w:rFonts w:ascii="Arial" w:hAnsi="Arial"/>
          <w:color w:val="4D4D4D"/>
          <w:sz w:val="11"/>
          <w:szCs w:val="11"/>
          <w:u w:color="4D4D4D"/>
        </w:rPr>
        <w:t>P2</w:t>
      </w:r>
    </w:p>
    <w:p w14:paraId="1CB560B1" w14:textId="77777777" w:rsidR="0044110D" w:rsidRDefault="00000000">
      <w:pPr>
        <w:spacing w:after="376" w:line="265" w:lineRule="auto"/>
        <w:ind w:left="1547" w:right="1610" w:hanging="10"/>
        <w:jc w:val="left"/>
      </w:pPr>
      <w:r>
        <w:rPr>
          <w:rFonts w:ascii="Arial" w:hAnsi="Arial"/>
          <w:color w:val="4D4D4D"/>
          <w:sz w:val="11"/>
          <w:szCs w:val="11"/>
          <w:u w:color="4D4D4D"/>
        </w:rPr>
        <w:t>P3</w:t>
      </w:r>
    </w:p>
    <w:p w14:paraId="1CB560B2" w14:textId="77777777" w:rsidR="0044110D" w:rsidRDefault="00000000">
      <w:pPr>
        <w:spacing w:after="376" w:line="265" w:lineRule="auto"/>
        <w:ind w:left="1547" w:right="1610" w:hanging="10"/>
        <w:jc w:val="left"/>
      </w:pPr>
      <w:r>
        <w:rPr>
          <w:rFonts w:ascii="Arial" w:hAnsi="Arial"/>
          <w:color w:val="4D4D4D"/>
          <w:sz w:val="11"/>
          <w:szCs w:val="11"/>
          <w:u w:color="4D4D4D"/>
        </w:rPr>
        <w:t>P4</w:t>
      </w:r>
    </w:p>
    <w:p w14:paraId="1CB560B3" w14:textId="77777777" w:rsidR="0044110D" w:rsidRDefault="00000000">
      <w:pPr>
        <w:spacing w:after="275" w:line="265" w:lineRule="auto"/>
        <w:ind w:left="1547" w:right="1610" w:hanging="10"/>
        <w:jc w:val="left"/>
      </w:pPr>
      <w:r>
        <w:rPr>
          <w:rFonts w:ascii="Arial" w:hAnsi="Arial"/>
          <w:color w:val="4D4D4D"/>
          <w:sz w:val="11"/>
          <w:szCs w:val="11"/>
          <w:u w:color="4D4D4D"/>
        </w:rPr>
        <w:t>P5</w:t>
      </w:r>
    </w:p>
    <w:p w14:paraId="1CB560B4"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138"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60B5" w14:textId="77777777" w:rsidR="0044110D" w:rsidRDefault="00000000">
      <w:pPr>
        <w:tabs>
          <w:tab w:val="center" w:pos="2436"/>
          <w:tab w:val="center" w:pos="5704"/>
        </w:tabs>
        <w:spacing w:after="266" w:line="265" w:lineRule="auto"/>
        <w:ind w:left="0" w:right="0" w:firstLine="0"/>
        <w:jc w:val="left"/>
      </w:pPr>
      <w:r>
        <w:tab/>
      </w:r>
      <w:r>
        <w:rPr>
          <w:rFonts w:ascii="Arial" w:hAnsi="Arial"/>
          <w:sz w:val="14"/>
          <w:szCs w:val="14"/>
        </w:rPr>
        <w:t>United States (Actual)</w:t>
      </w:r>
      <w:r>
        <w:rPr>
          <w:rFonts w:ascii="Arial" w:hAnsi="Arial"/>
          <w:sz w:val="14"/>
          <w:szCs w:val="14"/>
        </w:rPr>
        <w:tab/>
        <w:t>United States (Expected)</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60C5"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B6"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0B7" w14:textId="77777777" w:rsidR="0044110D" w:rsidRDefault="00000000">
            <w:pPr>
              <w:spacing w:after="0" w:line="259" w:lineRule="auto"/>
              <w:ind w:left="0" w:right="6" w:firstLine="0"/>
              <w:jc w:val="center"/>
            </w:pPr>
            <w:r>
              <w:rPr>
                <w:rFonts w:ascii="Arial" w:hAnsi="Arial"/>
                <w:sz w:val="10"/>
                <w:szCs w:val="10"/>
              </w:rPr>
              <w:t>0.02</w:t>
            </w:r>
          </w:p>
        </w:tc>
        <w:tc>
          <w:tcPr>
            <w:tcW w:w="550"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1CB560B8" w14:textId="77777777" w:rsidR="0044110D" w:rsidRDefault="00000000">
            <w:pPr>
              <w:spacing w:after="0" w:line="259" w:lineRule="auto"/>
              <w:ind w:left="0" w:right="6" w:firstLine="0"/>
              <w:jc w:val="center"/>
            </w:pPr>
            <w:r>
              <w:rPr>
                <w:rFonts w:ascii="Arial" w:hAnsi="Arial"/>
                <w:sz w:val="10"/>
                <w:szCs w:val="10"/>
              </w:rPr>
              <w:t>0.1</w:t>
            </w:r>
          </w:p>
        </w:tc>
        <w:tc>
          <w:tcPr>
            <w:tcW w:w="550" w:type="dxa"/>
            <w:tcBorders>
              <w:top w:val="single" w:sz="5" w:space="0" w:color="000000"/>
              <w:left w:val="single" w:sz="5" w:space="0" w:color="000000"/>
              <w:bottom w:val="single" w:sz="5" w:space="0" w:color="000000"/>
              <w:right w:val="single" w:sz="5" w:space="0" w:color="000000"/>
            </w:tcBorders>
            <w:shd w:val="clear" w:color="auto" w:fill="D6F6F6"/>
            <w:tcMar>
              <w:top w:w="80" w:type="dxa"/>
              <w:left w:w="80" w:type="dxa"/>
              <w:bottom w:w="80" w:type="dxa"/>
              <w:right w:w="86" w:type="dxa"/>
            </w:tcMar>
            <w:vAlign w:val="center"/>
          </w:tcPr>
          <w:p w14:paraId="1CB560B9" w14:textId="77777777" w:rsidR="0044110D" w:rsidRDefault="00000000">
            <w:pPr>
              <w:spacing w:after="0" w:line="259" w:lineRule="auto"/>
              <w:ind w:left="0" w:right="6" w:firstLine="0"/>
              <w:jc w:val="center"/>
            </w:pPr>
            <w:r>
              <w:rPr>
                <w:rFonts w:ascii="Arial" w:hAnsi="Arial"/>
                <w:sz w:val="10"/>
                <w:szCs w:val="10"/>
              </w:rPr>
              <w:t>0.75</w:t>
            </w:r>
          </w:p>
        </w:tc>
        <w:tc>
          <w:tcPr>
            <w:tcW w:w="550" w:type="dxa"/>
            <w:tcBorders>
              <w:top w:val="single" w:sz="5" w:space="0" w:color="000000"/>
              <w:left w:val="single" w:sz="5" w:space="0" w:color="000000"/>
              <w:bottom w:val="single" w:sz="5" w:space="0" w:color="000000"/>
              <w:right w:val="single" w:sz="5" w:space="0" w:color="000000"/>
            </w:tcBorders>
            <w:shd w:val="clear" w:color="auto" w:fill="E2F5F5"/>
            <w:tcMar>
              <w:top w:w="80" w:type="dxa"/>
              <w:left w:w="80" w:type="dxa"/>
              <w:bottom w:w="80" w:type="dxa"/>
              <w:right w:w="86" w:type="dxa"/>
            </w:tcMar>
            <w:vAlign w:val="center"/>
          </w:tcPr>
          <w:p w14:paraId="1CB560BA" w14:textId="77777777" w:rsidR="0044110D" w:rsidRDefault="00000000">
            <w:pPr>
              <w:spacing w:after="0" w:line="259" w:lineRule="auto"/>
              <w:ind w:left="0" w:right="6" w:firstLine="0"/>
              <w:jc w:val="center"/>
            </w:pPr>
            <w:r>
              <w:rPr>
                <w:rFonts w:ascii="Arial" w:hAnsi="Arial"/>
                <w:sz w:val="10"/>
                <w:szCs w:val="10"/>
              </w:rPr>
              <w:t>0.45</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60BB" w14:textId="77777777" w:rsidR="0044110D" w:rsidRDefault="00000000">
            <w:pPr>
              <w:spacing w:after="379" w:line="259" w:lineRule="auto"/>
              <w:ind w:left="58" w:right="0" w:firstLine="0"/>
              <w:jc w:val="center"/>
            </w:pPr>
            <w:r>
              <w:rPr>
                <w:rFonts w:ascii="Arial" w:hAnsi="Arial"/>
                <w:color w:val="4D4D4D"/>
                <w:sz w:val="11"/>
                <w:szCs w:val="11"/>
                <w:u w:color="4D4D4D"/>
              </w:rPr>
              <w:t>P1</w:t>
            </w:r>
          </w:p>
          <w:p w14:paraId="1CB560BC" w14:textId="77777777" w:rsidR="0044110D" w:rsidRDefault="00000000">
            <w:pPr>
              <w:spacing w:after="379" w:line="259" w:lineRule="auto"/>
              <w:ind w:left="58" w:right="0" w:firstLine="0"/>
              <w:jc w:val="center"/>
            </w:pPr>
            <w:r>
              <w:rPr>
                <w:rFonts w:ascii="Arial" w:hAnsi="Arial"/>
                <w:color w:val="4D4D4D"/>
                <w:sz w:val="11"/>
                <w:szCs w:val="11"/>
                <w:u w:color="4D4D4D"/>
              </w:rPr>
              <w:t>P2</w:t>
            </w:r>
          </w:p>
          <w:p w14:paraId="1CB560BD" w14:textId="77777777" w:rsidR="0044110D" w:rsidRDefault="00000000">
            <w:pPr>
              <w:spacing w:after="379" w:line="259" w:lineRule="auto"/>
              <w:ind w:left="58" w:right="0" w:firstLine="0"/>
              <w:jc w:val="center"/>
            </w:pPr>
            <w:r>
              <w:rPr>
                <w:rFonts w:ascii="Arial" w:hAnsi="Arial"/>
                <w:color w:val="4D4D4D"/>
                <w:sz w:val="11"/>
                <w:szCs w:val="11"/>
                <w:u w:color="4D4D4D"/>
              </w:rPr>
              <w:t>P3</w:t>
            </w:r>
          </w:p>
          <w:p w14:paraId="1CB560BE" w14:textId="77777777" w:rsidR="0044110D" w:rsidRDefault="00000000">
            <w:pPr>
              <w:spacing w:after="379" w:line="259" w:lineRule="auto"/>
              <w:ind w:left="58" w:right="0" w:firstLine="0"/>
              <w:jc w:val="center"/>
            </w:pPr>
            <w:r>
              <w:rPr>
                <w:rFonts w:ascii="Arial" w:hAnsi="Arial"/>
                <w:color w:val="4D4D4D"/>
                <w:sz w:val="11"/>
                <w:szCs w:val="11"/>
                <w:u w:color="4D4D4D"/>
              </w:rPr>
              <w:t>P4</w:t>
            </w:r>
          </w:p>
          <w:p w14:paraId="1CB560BF"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1CB560C0" w14:textId="77777777" w:rsidR="0044110D" w:rsidRDefault="00000000">
            <w:pPr>
              <w:spacing w:after="0" w:line="259" w:lineRule="auto"/>
              <w:ind w:left="0" w:right="6" w:firstLine="0"/>
              <w:jc w:val="center"/>
            </w:pPr>
            <w:r>
              <w:rPr>
                <w:rFonts w:ascii="Arial" w:hAnsi="Arial"/>
                <w:sz w:val="10"/>
                <w:szCs w:val="10"/>
              </w:rPr>
              <w:t>0.13</w:t>
            </w:r>
          </w:p>
        </w:tc>
        <w:tc>
          <w:tcPr>
            <w:tcW w:w="549" w:type="dxa"/>
            <w:tcBorders>
              <w:top w:val="single" w:sz="5" w:space="0" w:color="000000"/>
              <w:left w:val="single" w:sz="5" w:space="0" w:color="000000"/>
              <w:bottom w:val="single" w:sz="5" w:space="0" w:color="000000"/>
              <w:right w:val="single" w:sz="5" w:space="0" w:color="000000"/>
            </w:tcBorders>
            <w:shd w:val="clear" w:color="auto" w:fill="C6F6F6"/>
            <w:tcMar>
              <w:top w:w="80" w:type="dxa"/>
              <w:left w:w="80" w:type="dxa"/>
              <w:bottom w:w="80" w:type="dxa"/>
              <w:right w:w="86" w:type="dxa"/>
            </w:tcMar>
            <w:vAlign w:val="center"/>
          </w:tcPr>
          <w:p w14:paraId="1CB560C1" w14:textId="77777777" w:rsidR="0044110D" w:rsidRDefault="00000000">
            <w:pPr>
              <w:spacing w:after="0" w:line="259" w:lineRule="auto"/>
              <w:ind w:left="0" w:right="6" w:firstLine="0"/>
              <w:jc w:val="center"/>
            </w:pPr>
            <w:r>
              <w:rPr>
                <w:rFonts w:ascii="Arial" w:hAnsi="Arial"/>
                <w:sz w:val="10"/>
                <w:szCs w:val="10"/>
              </w:rPr>
              <w:t>1.17</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0C2" w14:textId="77777777" w:rsidR="0044110D" w:rsidRDefault="00000000">
            <w:pPr>
              <w:spacing w:after="0" w:line="259" w:lineRule="auto"/>
              <w:ind w:left="0" w:right="6" w:firstLine="0"/>
              <w:jc w:val="center"/>
            </w:pPr>
            <w:r>
              <w:rPr>
                <w:rFonts w:ascii="Arial" w:hAnsi="Arial"/>
                <w:sz w:val="10"/>
                <w:szCs w:val="10"/>
              </w:rPr>
              <w:t>0.03</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C3"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C4" w14:textId="77777777" w:rsidR="0044110D" w:rsidRDefault="00000000">
            <w:pPr>
              <w:spacing w:after="0" w:line="259" w:lineRule="auto"/>
              <w:ind w:left="0" w:right="6" w:firstLine="0"/>
              <w:jc w:val="center"/>
            </w:pPr>
            <w:r>
              <w:rPr>
                <w:rFonts w:ascii="Arial" w:hAnsi="Arial"/>
                <w:sz w:val="10"/>
                <w:szCs w:val="10"/>
              </w:rPr>
              <w:t>0</w:t>
            </w:r>
          </w:p>
        </w:tc>
      </w:tr>
      <w:tr w:rsidR="0044110D" w14:paraId="1CB560D1"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C6"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60C7" w14:textId="77777777" w:rsidR="0044110D" w:rsidRDefault="00000000">
            <w:pPr>
              <w:spacing w:after="0" w:line="259" w:lineRule="auto"/>
              <w:ind w:left="0" w:right="6" w:firstLine="0"/>
              <w:jc w:val="center"/>
            </w:pPr>
            <w:r>
              <w:rPr>
                <w:rFonts w:ascii="Arial" w:hAnsi="Arial"/>
                <w:sz w:val="10"/>
                <w:szCs w:val="10"/>
              </w:rPr>
              <w:t>0.06</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1CB560C8" w14:textId="77777777" w:rsidR="0044110D" w:rsidRDefault="00000000">
            <w:pPr>
              <w:spacing w:after="0" w:line="259" w:lineRule="auto"/>
              <w:ind w:left="0" w:right="6" w:firstLine="0"/>
              <w:jc w:val="center"/>
            </w:pPr>
            <w:r>
              <w:rPr>
                <w:rFonts w:ascii="Arial" w:hAnsi="Arial"/>
                <w:sz w:val="10"/>
                <w:szCs w:val="10"/>
              </w:rPr>
              <w:t>0.28</w:t>
            </w:r>
          </w:p>
        </w:tc>
        <w:tc>
          <w:tcPr>
            <w:tcW w:w="550" w:type="dxa"/>
            <w:tcBorders>
              <w:top w:val="single" w:sz="5" w:space="0" w:color="000000"/>
              <w:left w:val="single" w:sz="5" w:space="0" w:color="000000"/>
              <w:bottom w:val="single" w:sz="5" w:space="0" w:color="000000"/>
              <w:right w:val="single" w:sz="5" w:space="0" w:color="000000"/>
            </w:tcBorders>
            <w:shd w:val="clear" w:color="auto" w:fill="B9F7F7"/>
            <w:tcMar>
              <w:top w:w="80" w:type="dxa"/>
              <w:left w:w="80" w:type="dxa"/>
              <w:bottom w:w="80" w:type="dxa"/>
              <w:right w:w="86" w:type="dxa"/>
            </w:tcMar>
            <w:vAlign w:val="center"/>
          </w:tcPr>
          <w:p w14:paraId="1CB560C9" w14:textId="77777777" w:rsidR="0044110D" w:rsidRDefault="00000000">
            <w:pPr>
              <w:spacing w:after="0" w:line="259" w:lineRule="auto"/>
              <w:ind w:left="0" w:right="6" w:firstLine="0"/>
              <w:jc w:val="center"/>
            </w:pPr>
            <w:r>
              <w:rPr>
                <w:rFonts w:ascii="Arial" w:hAnsi="Arial"/>
                <w:sz w:val="10"/>
                <w:szCs w:val="10"/>
              </w:rPr>
              <w:t>1.49</w:t>
            </w:r>
          </w:p>
        </w:tc>
        <w:tc>
          <w:tcPr>
            <w:tcW w:w="550" w:type="dxa"/>
            <w:tcBorders>
              <w:top w:val="single" w:sz="5" w:space="0" w:color="000000"/>
              <w:left w:val="single" w:sz="5" w:space="0" w:color="000000"/>
              <w:bottom w:val="single" w:sz="5" w:space="0" w:color="000000"/>
              <w:right w:val="single" w:sz="5" w:space="0" w:color="000000"/>
            </w:tcBorders>
            <w:shd w:val="clear" w:color="auto" w:fill="D6F6F6"/>
            <w:tcMar>
              <w:top w:w="80" w:type="dxa"/>
              <w:left w:w="80" w:type="dxa"/>
              <w:bottom w:w="80" w:type="dxa"/>
              <w:right w:w="86" w:type="dxa"/>
            </w:tcMar>
            <w:vAlign w:val="center"/>
          </w:tcPr>
          <w:p w14:paraId="1CB560CA" w14:textId="77777777" w:rsidR="0044110D" w:rsidRDefault="00000000">
            <w:pPr>
              <w:spacing w:after="0" w:line="259" w:lineRule="auto"/>
              <w:ind w:left="0" w:right="6" w:firstLine="0"/>
              <w:jc w:val="center"/>
            </w:pPr>
            <w:r>
              <w:rPr>
                <w:rFonts w:ascii="Arial" w:hAnsi="Arial"/>
                <w:sz w:val="10"/>
                <w:szCs w:val="10"/>
              </w:rPr>
              <w:t>0.75</w:t>
            </w:r>
          </w:p>
        </w:tc>
        <w:tc>
          <w:tcPr>
            <w:tcW w:w="417" w:type="dxa"/>
            <w:vMerge/>
            <w:tcBorders>
              <w:top w:val="nil"/>
              <w:left w:val="single" w:sz="5" w:space="0" w:color="000000"/>
              <w:bottom w:val="nil"/>
              <w:right w:val="single" w:sz="5" w:space="0" w:color="000000"/>
            </w:tcBorders>
            <w:shd w:val="clear" w:color="auto" w:fill="auto"/>
          </w:tcPr>
          <w:p w14:paraId="1CB560CB"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CC"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1CB560CD" w14:textId="77777777" w:rsidR="0044110D" w:rsidRDefault="00000000">
            <w:pPr>
              <w:spacing w:after="0" w:line="259" w:lineRule="auto"/>
              <w:ind w:left="0" w:right="6" w:firstLine="0"/>
              <w:jc w:val="center"/>
            </w:pPr>
            <w:r>
              <w:rPr>
                <w:rFonts w:ascii="Arial" w:hAnsi="Arial"/>
                <w:sz w:val="10"/>
                <w:szCs w:val="10"/>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9BF8F8"/>
            <w:tcMar>
              <w:top w:w="80" w:type="dxa"/>
              <w:left w:w="80" w:type="dxa"/>
              <w:bottom w:w="80" w:type="dxa"/>
              <w:right w:w="86" w:type="dxa"/>
            </w:tcMar>
            <w:vAlign w:val="center"/>
          </w:tcPr>
          <w:p w14:paraId="1CB560CE" w14:textId="77777777" w:rsidR="0044110D" w:rsidRDefault="00000000">
            <w:pPr>
              <w:spacing w:after="0" w:line="259" w:lineRule="auto"/>
              <w:ind w:left="0" w:right="6" w:firstLine="0"/>
              <w:jc w:val="center"/>
            </w:pPr>
            <w:r>
              <w:rPr>
                <w:rFonts w:ascii="Arial" w:hAnsi="Arial"/>
                <w:sz w:val="10"/>
                <w:szCs w:val="10"/>
              </w:rPr>
              <w:t>2.25</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60CF" w14:textId="77777777" w:rsidR="0044110D" w:rsidRDefault="00000000">
            <w:pPr>
              <w:spacing w:after="0" w:line="259" w:lineRule="auto"/>
              <w:ind w:left="0" w:right="6" w:firstLine="0"/>
              <w:jc w:val="center"/>
            </w:pPr>
            <w:r>
              <w:rPr>
                <w:rFonts w:ascii="Arial" w:hAnsi="Arial"/>
                <w:sz w:val="10"/>
                <w:szCs w:val="10"/>
              </w:rPr>
              <w:t>0.05</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0D0" w14:textId="77777777" w:rsidR="0044110D" w:rsidRDefault="00000000">
            <w:pPr>
              <w:spacing w:after="0" w:line="259" w:lineRule="auto"/>
              <w:ind w:left="0" w:right="6" w:firstLine="0"/>
              <w:jc w:val="center"/>
            </w:pPr>
            <w:r>
              <w:rPr>
                <w:rFonts w:ascii="Arial" w:hAnsi="Arial"/>
                <w:sz w:val="10"/>
                <w:szCs w:val="10"/>
              </w:rPr>
              <w:t>0.02</w:t>
            </w:r>
          </w:p>
        </w:tc>
      </w:tr>
      <w:tr w:rsidR="0044110D" w14:paraId="1CB560DD"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D2"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1CB560D3" w14:textId="77777777" w:rsidR="0044110D" w:rsidRDefault="00000000">
            <w:pPr>
              <w:spacing w:after="0" w:line="259" w:lineRule="auto"/>
              <w:ind w:left="0" w:right="6" w:firstLine="0"/>
              <w:jc w:val="center"/>
            </w:pPr>
            <w:r>
              <w:rPr>
                <w:rFonts w:ascii="Arial" w:hAnsi="Arial"/>
                <w:sz w:val="10"/>
                <w:szCs w:val="10"/>
              </w:rPr>
              <w:t>0.13</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1CB560D4" w14:textId="77777777" w:rsidR="0044110D" w:rsidRDefault="00000000">
            <w:pPr>
              <w:spacing w:after="0" w:line="259" w:lineRule="auto"/>
              <w:ind w:left="0" w:right="6" w:firstLine="0"/>
              <w:jc w:val="center"/>
            </w:pPr>
            <w:r>
              <w:rPr>
                <w:rFonts w:ascii="Arial" w:hAnsi="Arial"/>
                <w:sz w:val="10"/>
                <w:szCs w:val="10"/>
              </w:rPr>
              <w:t>0.32</w:t>
            </w:r>
          </w:p>
        </w:tc>
        <w:tc>
          <w:tcPr>
            <w:tcW w:w="550" w:type="dxa"/>
            <w:tcBorders>
              <w:top w:val="single" w:sz="5" w:space="0" w:color="000000"/>
              <w:left w:val="single" w:sz="5" w:space="0" w:color="000000"/>
              <w:bottom w:val="single" w:sz="5" w:space="0" w:color="000000"/>
              <w:right w:val="single" w:sz="5" w:space="0" w:color="000000"/>
            </w:tcBorders>
            <w:shd w:val="clear" w:color="auto" w:fill="B1F7F7"/>
            <w:tcMar>
              <w:top w:w="80" w:type="dxa"/>
              <w:left w:w="80" w:type="dxa"/>
              <w:bottom w:w="80" w:type="dxa"/>
              <w:right w:w="86" w:type="dxa"/>
            </w:tcMar>
            <w:vAlign w:val="center"/>
          </w:tcPr>
          <w:p w14:paraId="1CB560D5" w14:textId="77777777" w:rsidR="0044110D" w:rsidRDefault="00000000">
            <w:pPr>
              <w:spacing w:after="0" w:line="259" w:lineRule="auto"/>
              <w:ind w:left="0" w:right="6" w:firstLine="0"/>
              <w:jc w:val="center"/>
            </w:pPr>
            <w:r>
              <w:rPr>
                <w:rFonts w:ascii="Arial" w:hAnsi="Arial"/>
                <w:sz w:val="10"/>
                <w:szCs w:val="10"/>
              </w:rPr>
              <w:t>1.69</w:t>
            </w:r>
          </w:p>
        </w:tc>
        <w:tc>
          <w:tcPr>
            <w:tcW w:w="550" w:type="dxa"/>
            <w:tcBorders>
              <w:top w:val="single" w:sz="5" w:space="0" w:color="000000"/>
              <w:left w:val="single" w:sz="5" w:space="0" w:color="000000"/>
              <w:bottom w:val="single" w:sz="5" w:space="0" w:color="000000"/>
              <w:right w:val="single" w:sz="5" w:space="0" w:color="000000"/>
            </w:tcBorders>
            <w:shd w:val="clear" w:color="auto" w:fill="D0F6F6"/>
            <w:tcMar>
              <w:top w:w="80" w:type="dxa"/>
              <w:left w:w="80" w:type="dxa"/>
              <w:bottom w:w="80" w:type="dxa"/>
              <w:right w:w="86" w:type="dxa"/>
            </w:tcMar>
            <w:vAlign w:val="center"/>
          </w:tcPr>
          <w:p w14:paraId="1CB560D6" w14:textId="77777777" w:rsidR="0044110D" w:rsidRDefault="00000000">
            <w:pPr>
              <w:spacing w:after="0" w:line="259" w:lineRule="auto"/>
              <w:ind w:left="0" w:right="6" w:firstLine="0"/>
              <w:jc w:val="center"/>
            </w:pPr>
            <w:r>
              <w:rPr>
                <w:rFonts w:ascii="Arial" w:hAnsi="Arial"/>
                <w:sz w:val="10"/>
                <w:szCs w:val="10"/>
              </w:rPr>
              <w:t>0.93</w:t>
            </w:r>
          </w:p>
        </w:tc>
        <w:tc>
          <w:tcPr>
            <w:tcW w:w="417" w:type="dxa"/>
            <w:vMerge/>
            <w:tcBorders>
              <w:top w:val="nil"/>
              <w:left w:val="single" w:sz="5" w:space="0" w:color="000000"/>
              <w:bottom w:val="nil"/>
              <w:right w:val="single" w:sz="5" w:space="0" w:color="000000"/>
            </w:tcBorders>
            <w:shd w:val="clear" w:color="auto" w:fill="auto"/>
          </w:tcPr>
          <w:p w14:paraId="1CB560D7"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D8"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D9"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9F5F5"/>
            <w:tcMar>
              <w:top w:w="80" w:type="dxa"/>
              <w:left w:w="80" w:type="dxa"/>
              <w:bottom w:w="80" w:type="dxa"/>
              <w:right w:w="86" w:type="dxa"/>
            </w:tcMar>
            <w:vAlign w:val="center"/>
          </w:tcPr>
          <w:p w14:paraId="1CB560DA" w14:textId="77777777" w:rsidR="0044110D" w:rsidRDefault="00000000">
            <w:pPr>
              <w:spacing w:after="0" w:line="259" w:lineRule="auto"/>
              <w:ind w:left="0" w:right="6" w:firstLine="0"/>
              <w:jc w:val="center"/>
            </w:pPr>
            <w:r>
              <w:rPr>
                <w:rFonts w:ascii="Arial" w:hAnsi="Arial"/>
                <w:sz w:val="10"/>
                <w:szCs w:val="10"/>
              </w:rPr>
              <w:t>0.31</w:t>
            </w:r>
          </w:p>
        </w:tc>
        <w:tc>
          <w:tcPr>
            <w:tcW w:w="550" w:type="dxa"/>
            <w:tcBorders>
              <w:top w:val="single" w:sz="5" w:space="0" w:color="000000"/>
              <w:left w:val="single" w:sz="5" w:space="0" w:color="000000"/>
              <w:bottom w:val="single" w:sz="5" w:space="0" w:color="000000"/>
              <w:right w:val="single" w:sz="5" w:space="0" w:color="000000"/>
            </w:tcBorders>
            <w:shd w:val="clear" w:color="auto" w:fill="A4F8F8"/>
            <w:tcMar>
              <w:top w:w="80" w:type="dxa"/>
              <w:left w:w="80" w:type="dxa"/>
              <w:bottom w:w="80" w:type="dxa"/>
              <w:right w:w="86" w:type="dxa"/>
            </w:tcMar>
            <w:vAlign w:val="center"/>
          </w:tcPr>
          <w:p w14:paraId="1CB560DB" w14:textId="77777777" w:rsidR="0044110D" w:rsidRDefault="00000000">
            <w:pPr>
              <w:spacing w:after="0" w:line="259" w:lineRule="auto"/>
              <w:ind w:left="0" w:right="6" w:firstLine="0"/>
              <w:jc w:val="center"/>
            </w:pPr>
            <w:r>
              <w:rPr>
                <w:rFonts w:ascii="Arial" w:hAnsi="Arial"/>
                <w:sz w:val="10"/>
                <w:szCs w:val="10"/>
              </w:rPr>
              <w:t>2.02</w:t>
            </w:r>
          </w:p>
        </w:tc>
        <w:tc>
          <w:tcPr>
            <w:tcW w:w="550" w:type="dxa"/>
            <w:tcBorders>
              <w:top w:val="single" w:sz="5" w:space="0" w:color="000000"/>
              <w:left w:val="single" w:sz="5" w:space="0" w:color="000000"/>
              <w:bottom w:val="single" w:sz="5" w:space="0" w:color="000000"/>
              <w:right w:val="single" w:sz="5" w:space="0" w:color="000000"/>
            </w:tcBorders>
            <w:shd w:val="clear" w:color="auto" w:fill="D7F6F6"/>
            <w:tcMar>
              <w:top w:w="80" w:type="dxa"/>
              <w:left w:w="80" w:type="dxa"/>
              <w:bottom w:w="80" w:type="dxa"/>
              <w:right w:w="86" w:type="dxa"/>
            </w:tcMar>
            <w:vAlign w:val="center"/>
          </w:tcPr>
          <w:p w14:paraId="1CB560DC" w14:textId="77777777" w:rsidR="0044110D" w:rsidRDefault="00000000">
            <w:pPr>
              <w:spacing w:after="0" w:line="259" w:lineRule="auto"/>
              <w:ind w:left="0" w:right="6" w:firstLine="0"/>
              <w:jc w:val="center"/>
            </w:pPr>
            <w:r>
              <w:rPr>
                <w:rFonts w:ascii="Arial" w:hAnsi="Arial"/>
                <w:sz w:val="10"/>
                <w:szCs w:val="10"/>
              </w:rPr>
              <w:t>0.74</w:t>
            </w:r>
          </w:p>
        </w:tc>
      </w:tr>
      <w:tr w:rsidR="0044110D" w14:paraId="1CB560E9"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DE"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1CB560DF" w14:textId="77777777" w:rsidR="0044110D" w:rsidRDefault="00000000">
            <w:pPr>
              <w:spacing w:after="0" w:line="259" w:lineRule="auto"/>
              <w:ind w:left="0" w:right="6" w:firstLine="0"/>
              <w:jc w:val="center"/>
            </w:pPr>
            <w:r>
              <w:rPr>
                <w:rFonts w:ascii="Arial" w:hAnsi="Arial"/>
                <w:sz w:val="10"/>
                <w:szCs w:val="10"/>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7AF8F8"/>
            <w:tcMar>
              <w:top w:w="80" w:type="dxa"/>
              <w:left w:w="80" w:type="dxa"/>
              <w:bottom w:w="80" w:type="dxa"/>
              <w:right w:w="86" w:type="dxa"/>
            </w:tcMar>
            <w:vAlign w:val="center"/>
          </w:tcPr>
          <w:p w14:paraId="1CB560E0" w14:textId="77777777" w:rsidR="0044110D" w:rsidRDefault="00000000">
            <w:pPr>
              <w:spacing w:after="0" w:line="259" w:lineRule="auto"/>
              <w:ind w:left="0" w:right="6" w:firstLine="0"/>
              <w:jc w:val="center"/>
            </w:pPr>
            <w:r>
              <w:rPr>
                <w:rFonts w:ascii="Arial" w:hAnsi="Arial"/>
                <w:sz w:val="10"/>
                <w:szCs w:val="10"/>
              </w:rPr>
              <w:t>3.09</w:t>
            </w:r>
          </w:p>
        </w:tc>
        <w:tc>
          <w:tcPr>
            <w:tcW w:w="550" w:type="dxa"/>
            <w:tcBorders>
              <w:top w:val="single" w:sz="5" w:space="0" w:color="000000"/>
              <w:left w:val="single" w:sz="5" w:space="0" w:color="000000"/>
              <w:bottom w:val="single" w:sz="5" w:space="0" w:color="000000"/>
              <w:right w:val="single" w:sz="5" w:space="0" w:color="000000"/>
            </w:tcBorders>
            <w:shd w:val="clear" w:color="auto" w:fill="BAFF00"/>
            <w:tcMar>
              <w:top w:w="80" w:type="dxa"/>
              <w:left w:w="80" w:type="dxa"/>
              <w:bottom w:w="80" w:type="dxa"/>
              <w:right w:w="86" w:type="dxa"/>
            </w:tcMar>
            <w:vAlign w:val="center"/>
          </w:tcPr>
          <w:p w14:paraId="1CB560E1" w14:textId="77777777" w:rsidR="0044110D" w:rsidRDefault="00000000">
            <w:pPr>
              <w:spacing w:after="0" w:line="259" w:lineRule="auto"/>
              <w:ind w:left="0" w:right="6" w:firstLine="0"/>
              <w:jc w:val="center"/>
            </w:pPr>
            <w:r>
              <w:rPr>
                <w:rFonts w:ascii="Arial" w:hAnsi="Arial"/>
                <w:sz w:val="10"/>
                <w:szCs w:val="10"/>
              </w:rPr>
              <w:t>23.24</w:t>
            </w:r>
          </w:p>
        </w:tc>
        <w:tc>
          <w:tcPr>
            <w:tcW w:w="550" w:type="dxa"/>
            <w:tcBorders>
              <w:top w:val="single" w:sz="5" w:space="0" w:color="000000"/>
              <w:left w:val="single" w:sz="5" w:space="0" w:color="000000"/>
              <w:bottom w:val="single" w:sz="5" w:space="0" w:color="000000"/>
              <w:right w:val="single" w:sz="5" w:space="0" w:color="000000"/>
            </w:tcBorders>
            <w:shd w:val="clear" w:color="auto" w:fill="6BF16B"/>
            <w:tcMar>
              <w:top w:w="80" w:type="dxa"/>
              <w:left w:w="80" w:type="dxa"/>
              <w:bottom w:w="80" w:type="dxa"/>
              <w:right w:w="86" w:type="dxa"/>
            </w:tcMar>
            <w:vAlign w:val="center"/>
          </w:tcPr>
          <w:p w14:paraId="1CB560E2" w14:textId="77777777" w:rsidR="0044110D" w:rsidRDefault="00000000">
            <w:pPr>
              <w:spacing w:after="0" w:line="259" w:lineRule="auto"/>
              <w:ind w:left="0" w:right="6" w:firstLine="0"/>
              <w:jc w:val="center"/>
            </w:pPr>
            <w:r>
              <w:rPr>
                <w:rFonts w:ascii="Arial" w:hAnsi="Arial"/>
                <w:sz w:val="10"/>
                <w:szCs w:val="10"/>
              </w:rPr>
              <w:t>14.03</w:t>
            </w:r>
          </w:p>
        </w:tc>
        <w:tc>
          <w:tcPr>
            <w:tcW w:w="417" w:type="dxa"/>
            <w:vMerge/>
            <w:tcBorders>
              <w:top w:val="nil"/>
              <w:left w:val="single" w:sz="5" w:space="0" w:color="000000"/>
              <w:bottom w:val="nil"/>
              <w:right w:val="single" w:sz="5" w:space="0" w:color="000000"/>
            </w:tcBorders>
            <w:shd w:val="clear" w:color="auto" w:fill="auto"/>
          </w:tcPr>
          <w:p w14:paraId="1CB560E3"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E4"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E5"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E6"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54FAFA"/>
            <w:tcMar>
              <w:top w:w="80" w:type="dxa"/>
              <w:left w:w="80" w:type="dxa"/>
              <w:bottom w:w="80" w:type="dxa"/>
              <w:right w:w="86" w:type="dxa"/>
            </w:tcMar>
            <w:vAlign w:val="center"/>
          </w:tcPr>
          <w:p w14:paraId="1CB560E7" w14:textId="77777777" w:rsidR="0044110D" w:rsidRDefault="00000000">
            <w:pPr>
              <w:spacing w:after="0" w:line="259" w:lineRule="auto"/>
              <w:ind w:left="0" w:right="6" w:firstLine="0"/>
              <w:jc w:val="center"/>
            </w:pPr>
            <w:r>
              <w:rPr>
                <w:rFonts w:ascii="Arial" w:hAnsi="Arial"/>
                <w:sz w:val="10"/>
                <w:szCs w:val="10"/>
              </w:rPr>
              <w:t>4.06</w:t>
            </w:r>
          </w:p>
        </w:tc>
        <w:tc>
          <w:tcPr>
            <w:tcW w:w="550" w:type="dxa"/>
            <w:tcBorders>
              <w:top w:val="single" w:sz="5" w:space="0" w:color="000000"/>
              <w:left w:val="single" w:sz="5" w:space="0" w:color="000000"/>
              <w:bottom w:val="single" w:sz="5" w:space="0" w:color="000000"/>
              <w:right w:val="single" w:sz="5" w:space="0" w:color="000000"/>
            </w:tcBorders>
            <w:shd w:val="clear" w:color="auto" w:fill="F9867B"/>
            <w:tcMar>
              <w:top w:w="80" w:type="dxa"/>
              <w:left w:w="80" w:type="dxa"/>
              <w:bottom w:w="80" w:type="dxa"/>
              <w:right w:w="86" w:type="dxa"/>
            </w:tcMar>
            <w:vAlign w:val="center"/>
          </w:tcPr>
          <w:p w14:paraId="1CB560E8" w14:textId="77777777" w:rsidR="0044110D" w:rsidRDefault="00000000">
            <w:pPr>
              <w:spacing w:after="0" w:line="259" w:lineRule="auto"/>
              <w:ind w:left="0" w:right="6" w:firstLine="0"/>
              <w:jc w:val="center"/>
            </w:pPr>
            <w:r>
              <w:rPr>
                <w:rFonts w:ascii="Arial" w:hAnsi="Arial"/>
                <w:sz w:val="10"/>
                <w:szCs w:val="10"/>
              </w:rPr>
              <w:t>36.55</w:t>
            </w:r>
          </w:p>
        </w:tc>
      </w:tr>
      <w:tr w:rsidR="0044110D" w14:paraId="1CB560F5" w14:textId="77777777">
        <w:trPr>
          <w:trHeight w:val="368"/>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EA"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EB"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4F6F6"/>
            <w:tcMar>
              <w:top w:w="80" w:type="dxa"/>
              <w:left w:w="80" w:type="dxa"/>
              <w:bottom w:w="80" w:type="dxa"/>
              <w:right w:w="86" w:type="dxa"/>
            </w:tcMar>
            <w:vAlign w:val="center"/>
          </w:tcPr>
          <w:p w14:paraId="1CB560EC" w14:textId="77777777" w:rsidR="0044110D" w:rsidRDefault="00000000">
            <w:pPr>
              <w:spacing w:after="0" w:line="259" w:lineRule="auto"/>
              <w:ind w:left="0" w:right="6" w:firstLine="0"/>
              <w:jc w:val="center"/>
            </w:pPr>
            <w:r>
              <w:rPr>
                <w:rFonts w:ascii="Arial" w:hAnsi="Arial"/>
                <w:sz w:val="10"/>
                <w:szCs w:val="10"/>
              </w:rPr>
              <w:t>0.81</w:t>
            </w:r>
          </w:p>
        </w:tc>
        <w:tc>
          <w:tcPr>
            <w:tcW w:w="550" w:type="dxa"/>
            <w:tcBorders>
              <w:top w:val="single" w:sz="5" w:space="0" w:color="000000"/>
              <w:left w:val="single" w:sz="5" w:space="0" w:color="000000"/>
              <w:bottom w:val="single" w:sz="5" w:space="0" w:color="000000"/>
              <w:right w:val="single" w:sz="5" w:space="0" w:color="000000"/>
            </w:tcBorders>
            <w:shd w:val="clear" w:color="auto" w:fill="64F364"/>
            <w:tcMar>
              <w:top w:w="80" w:type="dxa"/>
              <w:left w:w="80" w:type="dxa"/>
              <w:bottom w:w="80" w:type="dxa"/>
              <w:right w:w="86" w:type="dxa"/>
            </w:tcMar>
            <w:vAlign w:val="center"/>
          </w:tcPr>
          <w:p w14:paraId="1CB560ED" w14:textId="77777777" w:rsidR="0044110D" w:rsidRDefault="00000000">
            <w:pPr>
              <w:spacing w:after="0" w:line="259" w:lineRule="auto"/>
              <w:ind w:left="0" w:right="6" w:firstLine="0"/>
              <w:jc w:val="center"/>
            </w:pPr>
            <w:r>
              <w:rPr>
                <w:rFonts w:ascii="Arial" w:hAnsi="Arial"/>
                <w:sz w:val="10"/>
                <w:szCs w:val="10"/>
              </w:rPr>
              <w:t>14.28</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0EE" w14:textId="77777777" w:rsidR="0044110D" w:rsidRDefault="00000000">
            <w:pPr>
              <w:spacing w:after="0" w:line="259" w:lineRule="auto"/>
              <w:ind w:left="0" w:right="6" w:firstLine="0"/>
              <w:jc w:val="center"/>
            </w:pPr>
            <w:r>
              <w:rPr>
                <w:rFonts w:ascii="Arial" w:hAnsi="Arial"/>
                <w:sz w:val="10"/>
                <w:szCs w:val="10"/>
              </w:rPr>
              <w:t>37.34</w:t>
            </w:r>
          </w:p>
        </w:tc>
        <w:tc>
          <w:tcPr>
            <w:tcW w:w="417" w:type="dxa"/>
            <w:vMerge/>
            <w:tcBorders>
              <w:top w:val="nil"/>
              <w:left w:val="single" w:sz="5" w:space="0" w:color="000000"/>
              <w:bottom w:val="nil"/>
              <w:right w:val="single" w:sz="5" w:space="0" w:color="000000"/>
            </w:tcBorders>
            <w:shd w:val="clear" w:color="auto" w:fill="auto"/>
          </w:tcPr>
          <w:p w14:paraId="1CB560EF"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F0"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F1"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F2"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0F3"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0F4" w14:textId="77777777" w:rsidR="0044110D" w:rsidRDefault="00000000">
            <w:pPr>
              <w:spacing w:after="0" w:line="259" w:lineRule="auto"/>
              <w:ind w:left="0" w:right="6" w:firstLine="0"/>
              <w:jc w:val="center"/>
            </w:pPr>
            <w:r>
              <w:rPr>
                <w:rFonts w:ascii="Arial" w:hAnsi="Arial"/>
                <w:sz w:val="10"/>
                <w:szCs w:val="10"/>
              </w:rPr>
              <w:t>37.34</w:t>
            </w:r>
          </w:p>
        </w:tc>
      </w:tr>
    </w:tbl>
    <w:p w14:paraId="1CB560F6" w14:textId="77777777" w:rsidR="0044110D" w:rsidRDefault="00000000">
      <w:pPr>
        <w:spacing w:after="376" w:line="265" w:lineRule="auto"/>
        <w:ind w:left="1547" w:right="1610" w:hanging="10"/>
        <w:jc w:val="left"/>
      </w:pPr>
      <w:r>
        <w:rPr>
          <w:rFonts w:ascii="Arial" w:hAnsi="Arial"/>
          <w:color w:val="4D4D4D"/>
          <w:sz w:val="11"/>
          <w:szCs w:val="11"/>
          <w:u w:color="4D4D4D"/>
        </w:rPr>
        <w:t>P1</w:t>
      </w:r>
    </w:p>
    <w:p w14:paraId="1CB560F7" w14:textId="77777777" w:rsidR="0044110D" w:rsidRDefault="00000000">
      <w:pPr>
        <w:spacing w:after="376" w:line="265" w:lineRule="auto"/>
        <w:ind w:left="1547" w:right="1610" w:hanging="10"/>
        <w:jc w:val="left"/>
      </w:pPr>
      <w:r>
        <w:rPr>
          <w:rFonts w:ascii="Arial" w:hAnsi="Arial"/>
          <w:color w:val="4D4D4D"/>
          <w:sz w:val="11"/>
          <w:szCs w:val="11"/>
          <w:u w:color="4D4D4D"/>
        </w:rPr>
        <w:t>P2</w:t>
      </w:r>
    </w:p>
    <w:p w14:paraId="1CB560F8" w14:textId="77777777" w:rsidR="0044110D" w:rsidRDefault="00000000">
      <w:pPr>
        <w:spacing w:after="376" w:line="265" w:lineRule="auto"/>
        <w:ind w:left="1547" w:right="1610" w:hanging="10"/>
        <w:jc w:val="left"/>
      </w:pPr>
      <w:r>
        <w:rPr>
          <w:rFonts w:ascii="Arial" w:hAnsi="Arial"/>
          <w:color w:val="4D4D4D"/>
          <w:sz w:val="11"/>
          <w:szCs w:val="11"/>
          <w:u w:color="4D4D4D"/>
        </w:rPr>
        <w:t>P3</w:t>
      </w:r>
    </w:p>
    <w:p w14:paraId="1CB560F9" w14:textId="77777777" w:rsidR="0044110D" w:rsidRDefault="00000000">
      <w:pPr>
        <w:spacing w:after="376" w:line="265" w:lineRule="auto"/>
        <w:ind w:left="1547" w:right="1610" w:hanging="10"/>
        <w:jc w:val="left"/>
      </w:pPr>
      <w:r>
        <w:rPr>
          <w:rFonts w:ascii="Arial" w:hAnsi="Arial"/>
          <w:color w:val="4D4D4D"/>
          <w:sz w:val="11"/>
          <w:szCs w:val="11"/>
          <w:u w:color="4D4D4D"/>
        </w:rPr>
        <w:t>P4</w:t>
      </w:r>
    </w:p>
    <w:p w14:paraId="1CB560FA" w14:textId="77777777" w:rsidR="0044110D" w:rsidRDefault="00000000">
      <w:pPr>
        <w:spacing w:after="275" w:line="265" w:lineRule="auto"/>
        <w:ind w:left="1547" w:right="1610" w:hanging="10"/>
        <w:jc w:val="left"/>
      </w:pPr>
      <w:r>
        <w:rPr>
          <w:rFonts w:ascii="Arial" w:hAnsi="Arial"/>
          <w:color w:val="4D4D4D"/>
          <w:sz w:val="11"/>
          <w:szCs w:val="11"/>
          <w:u w:color="4D4D4D"/>
        </w:rPr>
        <w:t>P5</w:t>
      </w:r>
    </w:p>
    <w:p w14:paraId="1CB560FB"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314"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60FC" w14:textId="77777777" w:rsidR="0044110D" w:rsidRDefault="00000000">
      <w:pPr>
        <w:spacing w:after="106" w:line="265" w:lineRule="auto"/>
        <w:ind w:left="10" w:right="0" w:hanging="10"/>
        <w:jc w:val="center"/>
      </w:pPr>
      <w:r>
        <w:rPr>
          <w:sz w:val="18"/>
          <w:szCs w:val="18"/>
        </w:rPr>
        <w:t>Figure 3: The expected matrices for Vietnam and The US</w:t>
      </w:r>
    </w:p>
    <w:p w14:paraId="1CB560FD" w14:textId="77777777" w:rsidR="0044110D" w:rsidRDefault="00000000">
      <w:pPr>
        <w:spacing w:after="352" w:line="251" w:lineRule="auto"/>
        <w:ind w:left="0" w:right="0" w:firstLine="0"/>
      </w:pPr>
      <w:r>
        <w:rPr>
          <w:sz w:val="18"/>
          <w:szCs w:val="18"/>
        </w:rPr>
        <w:t>Notes: Defined an expected matrix based on the education distribution of the parent generation and compared it with the actual matrix. The chart provides examples for Vietnam and the United States.</w:t>
      </w:r>
    </w:p>
    <w:p w14:paraId="1CB560FE" w14:textId="77777777" w:rsidR="0044110D" w:rsidRDefault="00000000">
      <w:pPr>
        <w:spacing w:after="304"/>
        <w:ind w:left="0" w:right="0" w:firstLine="0"/>
      </w:pPr>
      <w:r>
        <w:rPr>
          <w:i/>
          <w:iCs/>
        </w:rPr>
        <w:t xml:space="preserve">The progress gap. </w:t>
      </w:r>
      <w:r>
        <w:t xml:space="preserve">To calculate the progress gap between the actual </w:t>
      </w:r>
      <w:r>
        <w:rPr>
          <w:i/>
          <w:iCs/>
        </w:rPr>
        <w:t>Q</w:t>
      </w:r>
      <w:r>
        <w:t>(</w:t>
      </w:r>
      <w:r>
        <w:rPr>
          <w:i/>
          <w:iCs/>
        </w:rPr>
        <w:t>x</w:t>
      </w:r>
      <w:r>
        <w:t xml:space="preserve">) and expected </w:t>
      </w:r>
      <w:r>
        <w:rPr>
          <w:i/>
          <w:iCs/>
        </w:rPr>
        <w:t>P</w:t>
      </w:r>
      <w:r>
        <w:t>(</w:t>
      </w:r>
      <w:r>
        <w:rPr>
          <w:i/>
          <w:iCs/>
        </w:rPr>
        <w:t>x</w:t>
      </w:r>
      <w:r>
        <w:t xml:space="preserve">) matrices, </w:t>
      </w:r>
      <w:del w:id="42" w:author="Wim Groot" w:date="2025-06-20T09:26:00Z">
        <w:r>
          <w:delText>fdivergences</w:delText>
        </w:r>
      </w:del>
      <w:ins w:id="43" w:author="Wim Groot" w:date="2025-06-20T09:26:00Z">
        <w:r>
          <w:rPr>
            <w:lang w:val="en-US"/>
          </w:rPr>
          <w:t>divergences</w:t>
        </w:r>
      </w:ins>
      <w:r>
        <w:t xml:space="preserve"> are utilized, which commonly include KL-divergence (Csiszár, 1975), Hellinger distance (Jeffreys, 1946), and total variation distance (Chatterjee, 2008). The </w:t>
      </w:r>
      <w:r>
        <w:rPr>
          <w:i/>
          <w:iCs/>
        </w:rPr>
        <w:t xml:space="preserve">KL-divergence </w:t>
      </w:r>
      <w:r>
        <w:t>is defined as</w:t>
      </w:r>
    </w:p>
    <w:p w14:paraId="1CB560FF" w14:textId="77777777" w:rsidR="0044110D" w:rsidRDefault="00000000">
      <w:pPr>
        <w:tabs>
          <w:tab w:val="center" w:pos="4208"/>
          <w:tab w:val="center" w:pos="5474"/>
        </w:tabs>
        <w:spacing w:after="4" w:line="259" w:lineRule="auto"/>
        <w:ind w:left="0" w:right="0" w:firstLine="0"/>
        <w:jc w:val="left"/>
      </w:pPr>
      <w:r>
        <w:tab/>
        <w:t>X</w:t>
      </w:r>
      <w:r>
        <w:tab/>
      </w:r>
      <w:r>
        <w:rPr>
          <w:rFonts w:ascii="Cambria" w:hAnsi="Cambria"/>
        </w:rPr>
        <w:t xml:space="preserve">ï </w:t>
      </w:r>
      <w:r>
        <w:rPr>
          <w:i/>
          <w:iCs/>
        </w:rPr>
        <w:t>P</w:t>
      </w:r>
      <w:r>
        <w:t>(</w:t>
      </w:r>
      <w:r>
        <w:rPr>
          <w:i/>
          <w:iCs/>
        </w:rPr>
        <w:t>x</w:t>
      </w:r>
      <w:r>
        <w:t>)</w:t>
      </w:r>
      <w:r>
        <w:rPr>
          <w:rFonts w:ascii="Cambria" w:hAnsi="Cambria"/>
          <w:sz w:val="34"/>
          <w:szCs w:val="34"/>
          <w:vertAlign w:val="superscript"/>
        </w:rPr>
        <w:t>ò</w:t>
      </w:r>
    </w:p>
    <w:p w14:paraId="1CB56100" w14:textId="77777777" w:rsidR="0044110D" w:rsidRDefault="00000000">
      <w:pPr>
        <w:tabs>
          <w:tab w:val="center" w:pos="3713"/>
          <w:tab w:val="center" w:pos="4745"/>
          <w:tab w:val="center" w:pos="5519"/>
          <w:tab w:val="center" w:pos="5879"/>
        </w:tabs>
        <w:spacing w:after="3" w:line="266" w:lineRule="auto"/>
        <w:ind w:left="0" w:right="0" w:firstLine="0"/>
        <w:jc w:val="left"/>
      </w:pPr>
      <w:r>
        <w:tab/>
      </w:r>
      <w:r>
        <w:rPr>
          <w:i/>
          <w:iCs/>
        </w:rPr>
        <w:t>D</w:t>
      </w:r>
      <w:r>
        <w:rPr>
          <w:vertAlign w:val="subscript"/>
        </w:rPr>
        <w:t xml:space="preserve">KL </w:t>
      </w:r>
      <w:r>
        <w:t>=</w:t>
      </w:r>
      <w:r>
        <w:tab/>
      </w:r>
      <w:r>
        <w:rPr>
          <w:i/>
          <w:iCs/>
        </w:rPr>
        <w:t>P</w:t>
      </w:r>
      <w:r>
        <w:t>(</w:t>
      </w:r>
      <w:r>
        <w:rPr>
          <w:i/>
          <w:iCs/>
        </w:rPr>
        <w:t>x</w:t>
      </w:r>
      <w:r>
        <w:t>)log</w:t>
      </w:r>
      <w:r>
        <w:tab/>
      </w:r>
      <w:r>
        <w:rPr>
          <w:noProof/>
        </w:rPr>
        <mc:AlternateContent>
          <mc:Choice Requires="wps">
            <w:drawing>
              <wp:inline distT="0" distB="0" distL="0" distR="0" wp14:anchorId="1CB5683D" wp14:editId="1CB5683E">
                <wp:extent cx="264757" cy="0"/>
                <wp:effectExtent l="0" t="0" r="0" b="0"/>
                <wp:docPr id="1073741835" name="officeArt object" descr="Shape 2323"/>
                <wp:cNvGraphicFramePr/>
                <a:graphic xmlns:a="http://schemas.openxmlformats.org/drawingml/2006/main">
                  <a:graphicData uri="http://schemas.microsoft.com/office/word/2010/wordprocessingShape">
                    <wps:wsp>
                      <wps:cNvCnPr/>
                      <wps:spPr>
                        <a:xfrm>
                          <a:off x="0" y="0"/>
                          <a:ext cx="264757" cy="0"/>
                        </a:xfrm>
                        <a:prstGeom prst="line">
                          <a:avLst/>
                        </a:prstGeom>
                        <a:noFill/>
                        <a:ln w="7760" cap="flat">
                          <a:solidFill>
                            <a:srgbClr val="000000"/>
                          </a:solidFill>
                          <a:prstDash val="solid"/>
                          <a:miter lim="127000"/>
                        </a:ln>
                        <a:effectLst/>
                      </wps:spPr>
                      <wps:bodyPr/>
                    </wps:wsp>
                  </a:graphicData>
                </a:graphic>
              </wp:inline>
            </w:drawing>
          </mc:Choice>
          <mc:Fallback>
            <w:pict>
              <v:line id="_x0000_s1033" style="visibility:visible;width:20.8pt;height:0.0pt;">
                <v:fill on="f"/>
                <v:stroke filltype="solid" color="#000000" opacity="100.0%" weight="0.6pt" dashstyle="solid" endcap="flat" miterlimit="127.0%" joinstyle="miter" linestyle="single" startarrow="none" startarrowwidth="medium" startarrowlength="medium" endarrow="none" endarrowwidth="medium" endarrowlength="medium"/>
              </v:line>
            </w:pict>
          </mc:Fallback>
        </mc:AlternateContent>
      </w:r>
      <w:r>
        <w:tab/>
        <w:t>.</w:t>
      </w:r>
    </w:p>
    <w:p w14:paraId="1CB56101" w14:textId="77777777" w:rsidR="0044110D" w:rsidRDefault="00000000">
      <w:pPr>
        <w:spacing w:after="140" w:line="255" w:lineRule="auto"/>
        <w:ind w:left="4176" w:right="3572" w:firstLine="1095"/>
        <w:jc w:val="left"/>
      </w:pPr>
      <w:r>
        <w:rPr>
          <w:i/>
          <w:iCs/>
        </w:rPr>
        <w:t>Q</w:t>
      </w:r>
      <w:r>
        <w:t>(</w:t>
      </w:r>
      <w:r>
        <w:rPr>
          <w:i/>
          <w:iCs/>
        </w:rPr>
        <w:t>x</w:t>
      </w:r>
      <w:r>
        <w:t xml:space="preserve">) </w:t>
      </w:r>
      <w:r>
        <w:rPr>
          <w:i/>
          <w:iCs/>
          <w:sz w:val="16"/>
          <w:szCs w:val="16"/>
        </w:rPr>
        <w:t>x</w:t>
      </w:r>
    </w:p>
    <w:p w14:paraId="1CB56102" w14:textId="77777777" w:rsidR="0044110D" w:rsidRDefault="00000000">
      <w:pPr>
        <w:ind w:left="0" w:right="0" w:firstLine="0"/>
      </w:pPr>
      <w:r>
        <w:t xml:space="preserve">However, because </w:t>
      </w:r>
      <w:r>
        <w:rPr>
          <w:i/>
          <w:iCs/>
        </w:rPr>
        <w:t>P</w:t>
      </w:r>
      <w:r>
        <w:t>(</w:t>
      </w:r>
      <w:r>
        <w:rPr>
          <w:i/>
          <w:iCs/>
        </w:rPr>
        <w:t>x</w:t>
      </w:r>
      <w:r>
        <w:t xml:space="preserve">) and </w:t>
      </w:r>
      <w:r>
        <w:rPr>
          <w:i/>
          <w:iCs/>
        </w:rPr>
        <w:t>Q</w:t>
      </w:r>
      <w:r>
        <w:t>(</w:t>
      </w:r>
      <w:r>
        <w:rPr>
          <w:i/>
          <w:iCs/>
        </w:rPr>
        <w:t>x</w:t>
      </w:r>
      <w:r>
        <w:t xml:space="preserve">) can be zero or approaching zero, the KL-divergence can yield extremely high values, which may not always be desirable. In contrast, the </w:t>
      </w:r>
      <w:r>
        <w:rPr>
          <w:i/>
          <w:iCs/>
        </w:rPr>
        <w:t xml:space="preserve">Hellinger distance </w:t>
      </w:r>
      <w:r>
        <w:t>provides a more robust measure, defined as</w:t>
      </w:r>
    </w:p>
    <w:p w14:paraId="1CB56103" w14:textId="77777777" w:rsidR="0044110D" w:rsidRDefault="00000000">
      <w:pPr>
        <w:spacing w:after="71" w:line="259" w:lineRule="auto"/>
        <w:ind w:left="4159" w:right="0" w:firstLine="0"/>
        <w:jc w:val="left"/>
      </w:pPr>
      <w:r>
        <w:rPr>
          <w:noProof/>
        </w:rPr>
        <mc:AlternateContent>
          <mc:Choice Requires="wps">
            <w:drawing>
              <wp:inline distT="0" distB="0" distL="0" distR="0" wp14:anchorId="1CB5683F" wp14:editId="1CB56840">
                <wp:extent cx="1396530" cy="0"/>
                <wp:effectExtent l="0" t="0" r="0" b="0"/>
                <wp:docPr id="1073741836" name="officeArt object" descr="Shape 2352"/>
                <wp:cNvGraphicFramePr/>
                <a:graphic xmlns:a="http://schemas.openxmlformats.org/drawingml/2006/main">
                  <a:graphicData uri="http://schemas.microsoft.com/office/word/2010/wordprocessingShape">
                    <wps:wsp>
                      <wps:cNvCnPr/>
                      <wps:spPr>
                        <a:xfrm>
                          <a:off x="0" y="0"/>
                          <a:ext cx="1396530" cy="0"/>
                        </a:xfrm>
                        <a:prstGeom prst="line">
                          <a:avLst/>
                        </a:prstGeom>
                        <a:noFill/>
                        <a:ln w="5537" cap="flat">
                          <a:solidFill>
                            <a:srgbClr val="000000"/>
                          </a:solidFill>
                          <a:prstDash val="solid"/>
                          <a:miter lim="127000"/>
                        </a:ln>
                        <a:effectLst/>
                      </wps:spPr>
                      <wps:bodyPr/>
                    </wps:wsp>
                  </a:graphicData>
                </a:graphic>
              </wp:inline>
            </w:drawing>
          </mc:Choice>
          <mc:Fallback>
            <w:pict>
              <v:line id="_x0000_s1034" style="visibility:visible;width:110.0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p>
    <w:p w14:paraId="1CB56104" w14:textId="77777777" w:rsidR="0044110D" w:rsidRDefault="00000000">
      <w:pPr>
        <w:numPr>
          <w:ilvl w:val="0"/>
          <w:numId w:val="5"/>
        </w:numPr>
        <w:spacing w:after="3" w:line="259" w:lineRule="auto"/>
        <w:ind w:right="1329"/>
        <w:jc w:val="left"/>
      </w:pPr>
      <w:r>
        <w:t>X</w:t>
      </w:r>
      <w:r>
        <w:rPr>
          <w:rFonts w:ascii="Cambria" w:hAnsi="Cambria"/>
        </w:rPr>
        <w:t>Äp</w:t>
      </w:r>
      <w:r>
        <w:rPr>
          <w:rFonts w:ascii="Cambria" w:hAnsi="Cambria"/>
        </w:rPr>
        <w:tab/>
        <w:t>p ä</w:t>
      </w:r>
      <w:r>
        <w:rPr>
          <w:sz w:val="16"/>
          <w:szCs w:val="16"/>
        </w:rPr>
        <w:t>2</w:t>
      </w:r>
    </w:p>
    <w:p w14:paraId="1CB56105" w14:textId="77777777" w:rsidR="0044110D" w:rsidRDefault="00000000">
      <w:pPr>
        <w:tabs>
          <w:tab w:val="center" w:pos="3345"/>
          <w:tab w:val="center" w:pos="5146"/>
          <w:tab w:val="center" w:pos="5948"/>
        </w:tabs>
        <w:spacing w:after="4" w:line="259" w:lineRule="auto"/>
        <w:ind w:left="0" w:right="0" w:firstLine="0"/>
        <w:jc w:val="left"/>
      </w:pPr>
      <w:r>
        <w:tab/>
      </w:r>
      <w:r>
        <w:rPr>
          <w:i/>
          <w:iCs/>
        </w:rPr>
        <w:t>D</w:t>
      </w:r>
      <w:r>
        <w:rPr>
          <w:vertAlign w:val="subscript"/>
        </w:rPr>
        <w:t xml:space="preserve">HL </w:t>
      </w:r>
      <w:r>
        <w:t xml:space="preserve">= </w:t>
      </w:r>
      <w:r>
        <w:rPr>
          <w:strike/>
        </w:rPr>
        <w:t>√</w:t>
      </w:r>
      <w:r>
        <w:rPr>
          <w:strike/>
        </w:rPr>
        <w:tab/>
      </w:r>
      <w:r>
        <w:rPr>
          <w:i/>
          <w:iCs/>
        </w:rPr>
        <w:t>P</w:t>
      </w:r>
      <w:r>
        <w:t>(</w:t>
      </w:r>
      <w:r>
        <w:rPr>
          <w:i/>
          <w:iCs/>
        </w:rPr>
        <w:t>x</w:t>
      </w:r>
      <w:r>
        <w:t>) −</w:t>
      </w:r>
      <w:r>
        <w:tab/>
      </w:r>
      <w:r>
        <w:rPr>
          <w:i/>
          <w:iCs/>
        </w:rPr>
        <w:t>Q</w:t>
      </w:r>
      <w:r>
        <w:t>(</w:t>
      </w:r>
      <w:r>
        <w:rPr>
          <w:i/>
          <w:iCs/>
        </w:rPr>
        <w:t>x</w:t>
      </w:r>
      <w:r>
        <w:t>)</w:t>
      </w:r>
    </w:p>
    <w:p w14:paraId="1CB56106" w14:textId="77777777" w:rsidR="0044110D" w:rsidRDefault="00000000">
      <w:pPr>
        <w:numPr>
          <w:ilvl w:val="0"/>
          <w:numId w:val="5"/>
        </w:numPr>
        <w:spacing w:after="0" w:line="259" w:lineRule="auto"/>
        <w:ind w:right="1329"/>
        <w:jc w:val="left"/>
      </w:pPr>
      <w:r>
        <w:rPr>
          <w:i/>
          <w:iCs/>
          <w:vertAlign w:val="subscript"/>
        </w:rPr>
        <w:t>x</w:t>
      </w:r>
    </w:p>
    <w:p w14:paraId="1CB56107" w14:textId="77777777" w:rsidR="0044110D" w:rsidRDefault="00000000">
      <w:pPr>
        <w:tabs>
          <w:tab w:val="center" w:pos="5035"/>
          <w:tab w:val="center" w:pos="6385"/>
        </w:tabs>
        <w:spacing w:after="3" w:line="259" w:lineRule="auto"/>
        <w:ind w:left="0" w:right="0" w:firstLine="0"/>
        <w:jc w:val="left"/>
      </w:pPr>
      <w:r>
        <w:rPr>
          <w:noProof/>
        </w:rPr>
        <w:drawing>
          <wp:anchor distT="57150" distB="57150" distL="57150" distR="57150" simplePos="0" relativeHeight="251659264" behindDoc="0" locked="0" layoutInCell="1" allowOverlap="1" wp14:anchorId="1CB56841" wp14:editId="1CB56842">
            <wp:simplePos x="0" y="0"/>
            <wp:positionH relativeFrom="column">
              <wp:posOffset>2132545</wp:posOffset>
            </wp:positionH>
            <wp:positionV relativeFrom="line">
              <wp:posOffset>41983</wp:posOffset>
            </wp:positionV>
            <wp:extent cx="371856" cy="417576"/>
            <wp:effectExtent l="0" t="0" r="0" b="0"/>
            <wp:wrapSquare wrapText="bothSides" distT="57150" distB="57150" distL="57150" distR="57150"/>
            <wp:docPr id="1073741837" name="officeArt object" descr="Picture 116852"/>
            <wp:cNvGraphicFramePr/>
            <a:graphic xmlns:a="http://schemas.openxmlformats.org/drawingml/2006/main">
              <a:graphicData uri="http://schemas.openxmlformats.org/drawingml/2006/picture">
                <pic:pic xmlns:pic="http://schemas.openxmlformats.org/drawingml/2006/picture">
                  <pic:nvPicPr>
                    <pic:cNvPr id="1073741837" name="Picture 116852" descr="Picture 116852"/>
                    <pic:cNvPicPr>
                      <a:picLocks noChangeAspect="1"/>
                    </pic:cNvPicPr>
                  </pic:nvPicPr>
                  <pic:blipFill>
                    <a:blip r:embed="rId13"/>
                    <a:stretch>
                      <a:fillRect/>
                    </a:stretch>
                  </pic:blipFill>
                  <pic:spPr>
                    <a:xfrm>
                      <a:off x="0" y="0"/>
                      <a:ext cx="371856" cy="417576"/>
                    </a:xfrm>
                    <a:prstGeom prst="rect">
                      <a:avLst/>
                    </a:prstGeom>
                    <a:ln w="12700" cap="flat">
                      <a:noFill/>
                      <a:miter lim="400000"/>
                    </a:ln>
                    <a:effectLst/>
                  </pic:spPr>
                </pic:pic>
              </a:graphicData>
            </a:graphic>
          </wp:anchor>
        </w:drawing>
      </w:r>
      <w:r>
        <w:tab/>
      </w:r>
      <w:r>
        <w:rPr>
          <w:noProof/>
        </w:rPr>
        <mc:AlternateContent>
          <mc:Choice Requires="wps">
            <w:drawing>
              <wp:inline distT="0" distB="0" distL="0" distR="0" wp14:anchorId="1CB56843" wp14:editId="1CB56844">
                <wp:extent cx="1496174" cy="0"/>
                <wp:effectExtent l="0" t="0" r="0" b="0"/>
                <wp:docPr id="1073741838" name="officeArt object" descr="Shape 2373"/>
                <wp:cNvGraphicFramePr/>
                <a:graphic xmlns:a="http://schemas.openxmlformats.org/drawingml/2006/main">
                  <a:graphicData uri="http://schemas.microsoft.com/office/word/2010/wordprocessingShape">
                    <wps:wsp>
                      <wps:cNvCnPr/>
                      <wps:spPr>
                        <a:xfrm>
                          <a:off x="0" y="0"/>
                          <a:ext cx="1496174" cy="0"/>
                        </a:xfrm>
                        <a:prstGeom prst="line">
                          <a:avLst/>
                        </a:prstGeom>
                        <a:noFill/>
                        <a:ln w="5537" cap="flat">
                          <a:solidFill>
                            <a:srgbClr val="000000"/>
                          </a:solidFill>
                          <a:prstDash val="solid"/>
                          <a:miter lim="127000"/>
                        </a:ln>
                        <a:effectLst/>
                      </wps:spPr>
                      <wps:bodyPr/>
                    </wps:wsp>
                  </a:graphicData>
                </a:graphic>
              </wp:inline>
            </w:drawing>
          </mc:Choice>
          <mc:Fallback>
            <w:pict>
              <v:line id="_x0000_s1035" style="visibility:visible;width:117.8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r>
        <w:tab/>
        <w:t>.</w:t>
      </w:r>
    </w:p>
    <w:p w14:paraId="1CB56108" w14:textId="77777777" w:rsidR="0044110D" w:rsidRDefault="00000000">
      <w:pPr>
        <w:tabs>
          <w:tab w:val="center" w:pos="4344"/>
          <w:tab w:val="center" w:pos="5753"/>
        </w:tabs>
        <w:spacing w:after="3" w:line="259" w:lineRule="auto"/>
        <w:ind w:left="0" w:right="0" w:firstLine="0"/>
        <w:jc w:val="left"/>
      </w:pPr>
      <w:r>
        <w:tab/>
      </w:r>
      <w:r>
        <w:rPr>
          <w:sz w:val="34"/>
          <w:szCs w:val="34"/>
          <w:vertAlign w:val="superscript"/>
        </w:rPr>
        <w:t>X</w:t>
      </w:r>
      <w:r>
        <w:rPr>
          <w:rFonts w:ascii="Cambria" w:hAnsi="Cambria"/>
        </w:rPr>
        <w:t>îp</w:t>
      </w:r>
      <w:r>
        <w:rPr>
          <w:rFonts w:ascii="Cambria" w:hAnsi="Cambria"/>
        </w:rPr>
        <w:tab/>
        <w:t>p ó</w:t>
      </w:r>
      <w:r>
        <w:rPr>
          <w:vertAlign w:val="superscript"/>
        </w:rPr>
        <w:t>2</w:t>
      </w:r>
    </w:p>
    <w:p w14:paraId="1CB56109" w14:textId="77777777" w:rsidR="0044110D" w:rsidRDefault="00000000">
      <w:pPr>
        <w:tabs>
          <w:tab w:val="center" w:pos="4975"/>
          <w:tab w:val="center" w:pos="5776"/>
        </w:tabs>
        <w:spacing w:after="4" w:line="259" w:lineRule="auto"/>
        <w:ind w:left="0" w:right="0" w:firstLine="0"/>
        <w:jc w:val="left"/>
      </w:pPr>
      <w:r>
        <w:tab/>
      </w:r>
      <w:r>
        <w:rPr>
          <w:i/>
          <w:iCs/>
        </w:rPr>
        <w:t>P</w:t>
      </w:r>
      <w:r>
        <w:t>(</w:t>
      </w:r>
      <w:r>
        <w:rPr>
          <w:i/>
          <w:iCs/>
        </w:rPr>
        <w:t>x</w:t>
      </w:r>
      <w:r>
        <w:t>) −</w:t>
      </w:r>
      <w:r>
        <w:tab/>
      </w:r>
      <w:r>
        <w:rPr>
          <w:i/>
          <w:iCs/>
        </w:rPr>
        <w:t>Q</w:t>
      </w:r>
      <w:r>
        <w:t>(</w:t>
      </w:r>
      <w:r>
        <w:rPr>
          <w:i/>
          <w:iCs/>
        </w:rPr>
        <w:t>x</w:t>
      </w:r>
      <w:r>
        <w:t>)</w:t>
      </w:r>
    </w:p>
    <w:p w14:paraId="1CB5610A" w14:textId="77777777" w:rsidR="0044110D" w:rsidRDefault="00000000">
      <w:pPr>
        <w:spacing w:after="0" w:line="259" w:lineRule="auto"/>
        <w:ind w:left="3358" w:right="1018" w:firstLine="0"/>
        <w:jc w:val="center"/>
      </w:pPr>
      <w:r>
        <w:rPr>
          <w:i/>
          <w:iCs/>
          <w:sz w:val="16"/>
          <w:szCs w:val="16"/>
        </w:rPr>
        <w:t>x</w:t>
      </w:r>
    </w:p>
    <w:p w14:paraId="1CB5610B" w14:textId="77777777" w:rsidR="0044110D" w:rsidRDefault="00000000">
      <w:pPr>
        <w:spacing w:after="207"/>
        <w:ind w:left="0" w:right="0" w:firstLine="0"/>
      </w:pPr>
      <w:r>
        <w:t>This formulation captures the differences between distributions without the issues associated with zero probabilities. Finally, the total variation distance is given by</w:t>
      </w:r>
    </w:p>
    <w:p w14:paraId="1CB5610C" w14:textId="77777777" w:rsidR="0044110D" w:rsidRDefault="00000000">
      <w:pPr>
        <w:ind w:left="2884" w:right="0" w:firstLine="0"/>
      </w:pPr>
      <w:r>
        <w:t>1 X</w:t>
      </w:r>
    </w:p>
    <w:p w14:paraId="1CB5610D" w14:textId="77777777" w:rsidR="0044110D" w:rsidRDefault="00000000">
      <w:pPr>
        <w:tabs>
          <w:tab w:val="center" w:pos="2653"/>
          <w:tab w:val="center" w:pos="3944"/>
        </w:tabs>
        <w:spacing w:after="23" w:line="255" w:lineRule="auto"/>
        <w:ind w:left="0" w:right="0" w:firstLine="0"/>
        <w:jc w:val="left"/>
      </w:pPr>
      <w:r>
        <w:tab/>
      </w:r>
      <w:r>
        <w:rPr>
          <w:i/>
          <w:iCs/>
        </w:rPr>
        <w:t>D</w:t>
      </w:r>
      <w:r>
        <w:rPr>
          <w:vertAlign w:val="subscript"/>
        </w:rPr>
        <w:t xml:space="preserve">TV </w:t>
      </w:r>
      <w:r>
        <w:rPr>
          <w:noProof/>
        </w:rPr>
        <w:drawing>
          <wp:inline distT="0" distB="0" distL="0" distR="0" wp14:anchorId="1CB56845" wp14:editId="1CB56846">
            <wp:extent cx="207264" cy="152400"/>
            <wp:effectExtent l="0" t="0" r="0" b="0"/>
            <wp:docPr id="1073741839" name="officeArt object" descr="Picture 116853"/>
            <wp:cNvGraphicFramePr/>
            <a:graphic xmlns:a="http://schemas.openxmlformats.org/drawingml/2006/main">
              <a:graphicData uri="http://schemas.openxmlformats.org/drawingml/2006/picture">
                <pic:pic xmlns:pic="http://schemas.openxmlformats.org/drawingml/2006/picture">
                  <pic:nvPicPr>
                    <pic:cNvPr id="1073741839" name="Picture 116853" descr="Picture 116853"/>
                    <pic:cNvPicPr>
                      <a:picLocks noChangeAspect="1"/>
                    </pic:cNvPicPr>
                  </pic:nvPicPr>
                  <pic:blipFill>
                    <a:blip r:embed="rId14"/>
                    <a:stretch>
                      <a:fillRect/>
                    </a:stretch>
                  </pic:blipFill>
                  <pic:spPr>
                    <a:xfrm>
                      <a:off x="0" y="0"/>
                      <a:ext cx="207264" cy="152400"/>
                    </a:xfrm>
                    <a:prstGeom prst="rect">
                      <a:avLst/>
                    </a:prstGeom>
                    <a:ln w="12700" cap="flat">
                      <a:noFill/>
                      <a:miter lim="400000"/>
                    </a:ln>
                    <a:effectLst/>
                  </pic:spPr>
                </pic:pic>
              </a:graphicData>
            </a:graphic>
          </wp:inline>
        </w:drawing>
      </w:r>
      <w:r>
        <w:tab/>
        <w:t>|</w:t>
      </w:r>
      <w:r>
        <w:rPr>
          <w:i/>
          <w:iCs/>
        </w:rPr>
        <w:t>P</w:t>
      </w:r>
      <w:r>
        <w:t>(</w:t>
      </w:r>
      <w:r>
        <w:rPr>
          <w:i/>
          <w:iCs/>
        </w:rPr>
        <w:t>x</w:t>
      </w:r>
      <w:r>
        <w:t xml:space="preserve">) − </w:t>
      </w:r>
      <w:r>
        <w:rPr>
          <w:i/>
          <w:iCs/>
        </w:rPr>
        <w:t>Q</w:t>
      </w:r>
      <w:r>
        <w:t>(</w:t>
      </w:r>
      <w:r>
        <w:rPr>
          <w:i/>
          <w:iCs/>
        </w:rPr>
        <w:t>x</w:t>
      </w:r>
      <w:r>
        <w:t>)|</w:t>
      </w:r>
    </w:p>
    <w:p w14:paraId="1CB5610E" w14:textId="77777777" w:rsidR="0044110D" w:rsidRDefault="00000000">
      <w:pPr>
        <w:spacing w:after="0" w:line="259" w:lineRule="auto"/>
        <w:ind w:left="6771" w:right="2199" w:hanging="3891"/>
        <w:jc w:val="left"/>
      </w:pPr>
      <w:r>
        <w:rPr>
          <w:i/>
          <w:iCs/>
          <w:sz w:val="16"/>
          <w:szCs w:val="16"/>
        </w:rPr>
        <w:t xml:space="preserve">x </w:t>
      </w:r>
      <w:r>
        <w:t>.</w:t>
      </w:r>
    </w:p>
    <w:p w14:paraId="1CB5610F" w14:textId="77777777" w:rsidR="0044110D" w:rsidRDefault="00000000">
      <w:pPr>
        <w:spacing w:after="0" w:line="259" w:lineRule="auto"/>
        <w:ind w:left="2660" w:right="0" w:firstLine="0"/>
        <w:jc w:val="left"/>
      </w:pPr>
      <w:r>
        <w:rPr>
          <w:noProof/>
        </w:rPr>
        <w:drawing>
          <wp:inline distT="0" distB="0" distL="0" distR="0" wp14:anchorId="1CB56847" wp14:editId="1CB56848">
            <wp:extent cx="207264" cy="286512"/>
            <wp:effectExtent l="0" t="0" r="0" b="0"/>
            <wp:docPr id="1073741840" name="officeArt object" descr="Picture 116855"/>
            <wp:cNvGraphicFramePr/>
            <a:graphic xmlns:a="http://schemas.openxmlformats.org/drawingml/2006/main">
              <a:graphicData uri="http://schemas.openxmlformats.org/drawingml/2006/picture">
                <pic:pic xmlns:pic="http://schemas.openxmlformats.org/drawingml/2006/picture">
                  <pic:nvPicPr>
                    <pic:cNvPr id="1073741840" name="Picture 116855" descr="Picture 116855"/>
                    <pic:cNvPicPr>
                      <a:picLocks noChangeAspect="1"/>
                    </pic:cNvPicPr>
                  </pic:nvPicPr>
                  <pic:blipFill>
                    <a:blip r:embed="rId15"/>
                    <a:stretch>
                      <a:fillRect/>
                    </a:stretch>
                  </pic:blipFill>
                  <pic:spPr>
                    <a:xfrm>
                      <a:off x="0" y="0"/>
                      <a:ext cx="207264" cy="286512"/>
                    </a:xfrm>
                    <a:prstGeom prst="rect">
                      <a:avLst/>
                    </a:prstGeom>
                    <a:ln w="12700" cap="flat">
                      <a:noFill/>
                      <a:miter lim="400000"/>
                    </a:ln>
                    <a:effectLst/>
                  </pic:spPr>
                </pic:pic>
              </a:graphicData>
            </a:graphic>
          </wp:inline>
        </w:drawing>
      </w:r>
      <w:r>
        <w:t>X</w:t>
      </w:r>
      <w:r>
        <w:rPr>
          <w:noProof/>
        </w:rPr>
        <w:drawing>
          <wp:inline distT="0" distB="0" distL="0" distR="0" wp14:anchorId="1CB56849" wp14:editId="1CB5684A">
            <wp:extent cx="2301240" cy="252985"/>
            <wp:effectExtent l="0" t="0" r="0" b="0"/>
            <wp:docPr id="1073741841" name="officeArt object" descr="Picture 116854"/>
            <wp:cNvGraphicFramePr/>
            <a:graphic xmlns:a="http://schemas.openxmlformats.org/drawingml/2006/main">
              <a:graphicData uri="http://schemas.openxmlformats.org/drawingml/2006/picture">
                <pic:pic xmlns:pic="http://schemas.openxmlformats.org/drawingml/2006/picture">
                  <pic:nvPicPr>
                    <pic:cNvPr id="1073741841" name="Picture 116854" descr="Picture 116854"/>
                    <pic:cNvPicPr>
                      <a:picLocks noChangeAspect="1"/>
                    </pic:cNvPicPr>
                  </pic:nvPicPr>
                  <pic:blipFill>
                    <a:blip r:embed="rId16"/>
                    <a:stretch>
                      <a:fillRect/>
                    </a:stretch>
                  </pic:blipFill>
                  <pic:spPr>
                    <a:xfrm>
                      <a:off x="0" y="0"/>
                      <a:ext cx="2301240" cy="252985"/>
                    </a:xfrm>
                    <a:prstGeom prst="rect">
                      <a:avLst/>
                    </a:prstGeom>
                    <a:ln w="12700" cap="flat">
                      <a:noFill/>
                      <a:miter lim="400000"/>
                    </a:ln>
                    <a:effectLst/>
                  </pic:spPr>
                </pic:pic>
              </a:graphicData>
            </a:graphic>
          </wp:inline>
        </w:drawing>
      </w:r>
    </w:p>
    <w:p w14:paraId="1CB56110" w14:textId="77777777" w:rsidR="0044110D" w:rsidRDefault="00000000">
      <w:pPr>
        <w:spacing w:after="71" w:line="259" w:lineRule="auto"/>
        <w:ind w:left="2890" w:right="2199" w:hanging="10"/>
        <w:jc w:val="left"/>
      </w:pPr>
      <w:r>
        <w:rPr>
          <w:i/>
          <w:iCs/>
          <w:sz w:val="16"/>
          <w:szCs w:val="16"/>
        </w:rPr>
        <w:t>x</w:t>
      </w:r>
    </w:p>
    <w:p w14:paraId="1CB56111" w14:textId="77777777" w:rsidR="0044110D" w:rsidRDefault="00000000">
      <w:pPr>
        <w:ind w:left="0" w:right="0" w:firstLine="0"/>
      </w:pPr>
      <w:r>
        <w:t xml:space="preserve">While </w:t>
      </w:r>
      <w:r>
        <w:rPr>
          <w:i/>
          <w:iCs/>
        </w:rPr>
        <w:t xml:space="preserve">total variation distance </w:t>
      </w:r>
      <w:r>
        <w:t xml:space="preserve">is another common measure, it is affected by the term </w:t>
      </w:r>
      <w:r>
        <w:rPr>
          <w:noProof/>
        </w:rPr>
        <w:drawing>
          <wp:inline distT="0" distB="0" distL="0" distR="0" wp14:anchorId="1CB5684B" wp14:editId="1CB5684C">
            <wp:extent cx="969264" cy="170688"/>
            <wp:effectExtent l="0" t="0" r="0" b="0"/>
            <wp:docPr id="1073741842" name="officeArt object" descr="Picture 116856"/>
            <wp:cNvGraphicFramePr/>
            <a:graphic xmlns:a="http://schemas.openxmlformats.org/drawingml/2006/main">
              <a:graphicData uri="http://schemas.openxmlformats.org/drawingml/2006/picture">
                <pic:pic xmlns:pic="http://schemas.openxmlformats.org/drawingml/2006/picture">
                  <pic:nvPicPr>
                    <pic:cNvPr id="1073741842" name="Picture 116856" descr="Picture 116856"/>
                    <pic:cNvPicPr>
                      <a:picLocks noChangeAspect="1"/>
                    </pic:cNvPicPr>
                  </pic:nvPicPr>
                  <pic:blipFill>
                    <a:blip r:embed="rId17"/>
                    <a:stretch>
                      <a:fillRect/>
                    </a:stretch>
                  </pic:blipFill>
                  <pic:spPr>
                    <a:xfrm>
                      <a:off x="0" y="0"/>
                      <a:ext cx="969264" cy="170688"/>
                    </a:xfrm>
                    <a:prstGeom prst="rect">
                      <a:avLst/>
                    </a:prstGeom>
                    <a:ln w="12700" cap="flat">
                      <a:noFill/>
                      <a:miter lim="400000"/>
                    </a:ln>
                    <a:effectLst/>
                  </pic:spPr>
                </pic:pic>
              </a:graphicData>
            </a:graphic>
          </wp:inline>
        </w:drawing>
      </w:r>
      <w:r>
        <w:t>, making it less sensitive to small differences compared to the Hellinger distance. As a result, the Hellinger distance is considered a more effective way to capture the gap between the actual and expected distributions.</w:t>
      </w:r>
    </w:p>
    <w:p w14:paraId="1CB56112" w14:textId="77777777" w:rsidR="0044110D" w:rsidRDefault="00000000">
      <w:pPr>
        <w:spacing w:after="266"/>
        <w:ind w:left="0" w:right="0" w:firstLine="324"/>
      </w:pPr>
      <w:r>
        <w:t xml:space="preserve">Based on the Hellinger distance, we develop </w:t>
      </w:r>
      <w:r>
        <w:rPr>
          <w:i/>
          <w:iCs/>
        </w:rPr>
        <w:t xml:space="preserve">the Progress Gap </w:t>
      </w:r>
      <w:r>
        <w:t xml:space="preserve">as a measure of social progress to calculate the distance between the actual matrix and the expected matrix. The Progress Gap </w:t>
      </w:r>
      <w:r>
        <w:rPr>
          <w:i/>
          <w:iCs/>
        </w:rPr>
        <w:t>D</w:t>
      </w:r>
      <w:r>
        <w:rPr>
          <w:vertAlign w:val="subscript"/>
        </w:rPr>
        <w:t xml:space="preserve">PG </w:t>
      </w:r>
      <w:r>
        <w:t>is defined as:</w:t>
      </w:r>
    </w:p>
    <w:p w14:paraId="1CB56113" w14:textId="77777777" w:rsidR="0044110D" w:rsidRDefault="00000000">
      <w:pPr>
        <w:numPr>
          <w:ilvl w:val="0"/>
          <w:numId w:val="7"/>
        </w:numPr>
        <w:spacing w:after="0" w:line="259" w:lineRule="auto"/>
        <w:ind w:right="1100"/>
        <w:jc w:val="left"/>
      </w:pPr>
      <w:r>
        <w:rPr>
          <w:noProof/>
        </w:rPr>
        <w:drawing>
          <wp:anchor distT="57150" distB="57150" distL="57150" distR="57150" simplePos="0" relativeHeight="251660288" behindDoc="0" locked="0" layoutInCell="1" allowOverlap="1" wp14:anchorId="1CB5684D" wp14:editId="1CB5684E">
            <wp:simplePos x="0" y="0"/>
            <wp:positionH relativeFrom="column">
              <wp:posOffset>2000098</wp:posOffset>
            </wp:positionH>
            <wp:positionV relativeFrom="line">
              <wp:posOffset>-42604</wp:posOffset>
            </wp:positionV>
            <wp:extent cx="1368553" cy="329185"/>
            <wp:effectExtent l="0" t="0" r="0" b="0"/>
            <wp:wrapSquare wrapText="bothSides" distT="57150" distB="57150" distL="57150" distR="57150"/>
            <wp:docPr id="1073741843" name="officeArt object" descr="Picture 116857"/>
            <wp:cNvGraphicFramePr/>
            <a:graphic xmlns:a="http://schemas.openxmlformats.org/drawingml/2006/main">
              <a:graphicData uri="http://schemas.openxmlformats.org/drawingml/2006/picture">
                <pic:pic xmlns:pic="http://schemas.openxmlformats.org/drawingml/2006/picture">
                  <pic:nvPicPr>
                    <pic:cNvPr id="1073741843" name="Picture 116857" descr="Picture 116857"/>
                    <pic:cNvPicPr>
                      <a:picLocks noChangeAspect="1"/>
                    </pic:cNvPicPr>
                  </pic:nvPicPr>
                  <pic:blipFill>
                    <a:blip r:embed="rId18"/>
                    <a:stretch>
                      <a:fillRect/>
                    </a:stretch>
                  </pic:blipFill>
                  <pic:spPr>
                    <a:xfrm>
                      <a:off x="0" y="0"/>
                      <a:ext cx="1368553" cy="329185"/>
                    </a:xfrm>
                    <a:prstGeom prst="rect">
                      <a:avLst/>
                    </a:prstGeom>
                    <a:ln w="12700" cap="flat">
                      <a:noFill/>
                      <a:miter lim="400000"/>
                    </a:ln>
                    <a:effectLst/>
                  </pic:spPr>
                </pic:pic>
              </a:graphicData>
            </a:graphic>
          </wp:anchor>
        </w:drawing>
      </w:r>
      <w:r>
        <w:rPr>
          <w:sz w:val="34"/>
          <w:szCs w:val="34"/>
          <w:vertAlign w:val="superscript"/>
        </w:rPr>
        <w:t>X</w:t>
      </w:r>
      <w:r>
        <w:rPr>
          <w:rFonts w:ascii="Cambria" w:hAnsi="Cambria"/>
        </w:rPr>
        <w:t>î</w:t>
      </w:r>
      <w:r>
        <w:rPr>
          <w:rFonts w:ascii="Cambria" w:hAnsi="Cambria"/>
        </w:rPr>
        <w:tab/>
      </w:r>
      <w:r>
        <w:rPr>
          <w:sz w:val="34"/>
          <w:szCs w:val="34"/>
          <w:vertAlign w:val="superscript"/>
        </w:rPr>
        <w:t>X</w:t>
      </w:r>
      <w:r>
        <w:rPr>
          <w:rFonts w:ascii="Cambria" w:hAnsi="Cambria"/>
        </w:rPr>
        <w:t>îp</w:t>
      </w:r>
      <w:r>
        <w:rPr>
          <w:rFonts w:ascii="Cambria" w:hAnsi="Cambria"/>
        </w:rPr>
        <w:tab/>
      </w:r>
      <w:r>
        <w:rPr>
          <w:noProof/>
        </w:rPr>
        <mc:AlternateContent>
          <mc:Choice Requires="wps">
            <w:drawing>
              <wp:inline distT="0" distB="0" distL="0" distR="0" wp14:anchorId="1CB5684F" wp14:editId="1CB56850">
                <wp:extent cx="249238" cy="0"/>
                <wp:effectExtent l="0" t="0" r="0" b="0"/>
                <wp:docPr id="1073741844" name="officeArt object" descr="Shape 2549"/>
                <wp:cNvGraphicFramePr/>
                <a:graphic xmlns:a="http://schemas.openxmlformats.org/drawingml/2006/main">
                  <a:graphicData uri="http://schemas.microsoft.com/office/word/2010/wordprocessingShape">
                    <wps:wsp>
                      <wps:cNvCnPr/>
                      <wps:spPr>
                        <a:xfrm>
                          <a:off x="0" y="0"/>
                          <a:ext cx="249238" cy="0"/>
                        </a:xfrm>
                        <a:prstGeom prst="line">
                          <a:avLst/>
                        </a:prstGeom>
                        <a:noFill/>
                        <a:ln w="5537" cap="flat">
                          <a:solidFill>
                            <a:srgbClr val="000000"/>
                          </a:solidFill>
                          <a:prstDash val="solid"/>
                          <a:miter lim="127000"/>
                        </a:ln>
                        <a:effectLst/>
                      </wps:spPr>
                      <wps:bodyPr/>
                    </wps:wsp>
                  </a:graphicData>
                </a:graphic>
              </wp:inline>
            </w:drawing>
          </mc:Choice>
          <mc:Fallback>
            <w:pict>
              <v:line id="_x0000_s1036" style="visibility:visible;width:19.6pt;height:0.0pt;">
                <v:fill on="f"/>
                <v:stroke filltype="solid" color="#000000" opacity="100.0%" weight="0.4pt" dashstyle="solid" endcap="flat" miterlimit="127.0%" joinstyle="miter" linestyle="single" startarrow="none" startarrowwidth="medium" startarrowlength="medium" endarrow="none" endarrowwidth="medium" endarrowlength="medium"/>
              </v:line>
            </w:pict>
          </mc:Fallback>
        </mc:AlternateContent>
      </w:r>
      <w:r>
        <w:rPr>
          <w:rFonts w:ascii="Cambria" w:eastAsia="Cambria" w:hAnsi="Cambria" w:cs="Cambria"/>
        </w:rPr>
        <w:tab/>
        <w:t xml:space="preserve">p </w:t>
      </w:r>
      <w:r>
        <w:rPr>
          <w:rFonts w:ascii="Cambria" w:hAnsi="Cambria"/>
        </w:rPr>
        <w:t>ó</w:t>
      </w:r>
    </w:p>
    <w:p w14:paraId="1CB56114" w14:textId="77777777" w:rsidR="0044110D" w:rsidRDefault="00000000">
      <w:pPr>
        <w:tabs>
          <w:tab w:val="center" w:pos="4211"/>
          <w:tab w:val="center" w:pos="7303"/>
        </w:tabs>
        <w:spacing w:after="78" w:line="259" w:lineRule="auto"/>
        <w:ind w:left="0" w:right="0" w:firstLine="0"/>
        <w:jc w:val="left"/>
      </w:pPr>
      <w:r>
        <w:tab/>
      </w:r>
      <w:r>
        <w:rPr>
          <w:i/>
          <w:iCs/>
        </w:rPr>
        <w:t>D</w:t>
      </w:r>
      <w:r>
        <w:rPr>
          <w:vertAlign w:val="subscript"/>
        </w:rPr>
        <w:t xml:space="preserve">PG </w:t>
      </w:r>
      <w:r>
        <w:t xml:space="preserve">= </w:t>
      </w:r>
      <w:r>
        <w:rPr>
          <w:strike/>
        </w:rPr>
        <w:t>√</w:t>
      </w:r>
      <w:r>
        <w:rPr>
          <w:i/>
          <w:iCs/>
        </w:rPr>
        <w:t>P</w:t>
      </w:r>
      <w:r>
        <w:t>(</w:t>
      </w:r>
      <w:r>
        <w:rPr>
          <w:i/>
          <w:iCs/>
        </w:rPr>
        <w:t>x</w:t>
      </w:r>
      <w:r>
        <w:t>) −</w:t>
      </w:r>
      <w:r>
        <w:tab/>
      </w:r>
      <w:r>
        <w:rPr>
          <w:i/>
          <w:iCs/>
        </w:rPr>
        <w:t>Q</w:t>
      </w:r>
      <w:r>
        <w:t>(</w:t>
      </w:r>
      <w:r>
        <w:rPr>
          <w:i/>
          <w:iCs/>
        </w:rPr>
        <w:t>x</w:t>
      </w:r>
      <w:r>
        <w:t>) ,</w:t>
      </w:r>
    </w:p>
    <w:p w14:paraId="1CB56115" w14:textId="77777777" w:rsidR="0044110D" w:rsidRDefault="00000000">
      <w:pPr>
        <w:numPr>
          <w:ilvl w:val="0"/>
          <w:numId w:val="8"/>
        </w:numPr>
        <w:spacing w:after="0" w:line="259" w:lineRule="auto"/>
        <w:ind w:right="1100"/>
        <w:jc w:val="left"/>
        <w:rPr>
          <w:sz w:val="16"/>
          <w:szCs w:val="16"/>
        </w:rPr>
      </w:pPr>
      <w:r>
        <w:rPr>
          <w:i/>
          <w:iCs/>
          <w:sz w:val="16"/>
          <w:szCs w:val="16"/>
        </w:rPr>
        <w:t>x</w:t>
      </w:r>
      <w:r>
        <w:rPr>
          <w:rFonts w:ascii="Arial Unicode MS" w:hAnsi="Arial Unicode MS"/>
          <w:sz w:val="16"/>
          <w:szCs w:val="16"/>
        </w:rPr>
        <w:t>∈</w:t>
      </w:r>
      <w:r>
        <w:rPr>
          <w:i/>
          <w:iCs/>
          <w:sz w:val="16"/>
          <w:szCs w:val="16"/>
        </w:rPr>
        <w:t>Ux</w:t>
      </w:r>
      <w:r>
        <w:rPr>
          <w:sz w:val="16"/>
          <w:szCs w:val="16"/>
        </w:rPr>
        <w:t>&lt;</w:t>
      </w:r>
      <w:r>
        <w:rPr>
          <w:i/>
          <w:iCs/>
          <w:sz w:val="16"/>
          <w:szCs w:val="16"/>
        </w:rPr>
        <w:t>U</w:t>
      </w:r>
    </w:p>
    <w:p w14:paraId="1CB56116" w14:textId="77777777" w:rsidR="0044110D" w:rsidRDefault="00000000">
      <w:pPr>
        <w:spacing w:after="48"/>
        <w:ind w:left="0" w:right="0" w:firstLine="0"/>
      </w:pPr>
      <w:r>
        <w:t xml:space="preserve">where </w:t>
      </w:r>
      <w:r>
        <w:rPr>
          <w:i/>
          <w:iCs/>
        </w:rPr>
        <w:t xml:space="preserve">U </w:t>
      </w:r>
      <w:r>
        <w:t xml:space="preserve">is the set of probabilities in the upward area, defined as </w:t>
      </w:r>
      <w:r>
        <w:rPr>
          <w:i/>
          <w:iCs/>
        </w:rPr>
        <w:t xml:space="preserve">U </w:t>
      </w:r>
      <w:r>
        <w:t>= {(</w:t>
      </w:r>
      <w:r>
        <w:rPr>
          <w:i/>
          <w:iCs/>
        </w:rPr>
        <w:t>c</w:t>
      </w:r>
      <w:r>
        <w:t xml:space="preserve">, </w:t>
      </w:r>
      <w:r>
        <w:rPr>
          <w:i/>
          <w:iCs/>
        </w:rPr>
        <w:t>p</w:t>
      </w:r>
      <w:r>
        <w:t xml:space="preserve">) | 1 ≤ </w:t>
      </w:r>
      <w:r>
        <w:rPr>
          <w:i/>
          <w:iCs/>
        </w:rPr>
        <w:t xml:space="preserve">c </w:t>
      </w:r>
      <w:r>
        <w:t xml:space="preserve">&lt; </w:t>
      </w:r>
      <w:r>
        <w:rPr>
          <w:i/>
          <w:iCs/>
        </w:rPr>
        <w:t xml:space="preserve">p </w:t>
      </w:r>
      <w:r>
        <w:t xml:space="preserve">≤ 5} </w:t>
      </w:r>
      <w:r>
        <w:rPr>
          <w:rFonts w:ascii="Arial Unicode MS" w:hAnsi="Arial Unicode MS"/>
        </w:rPr>
        <w:t>∪</w:t>
      </w:r>
      <w:r>
        <w:t xml:space="preserve"> {(5,5)}, with </w:t>
      </w:r>
      <w:r>
        <w:rPr>
          <w:i/>
          <w:iCs/>
        </w:rPr>
        <w:t xml:space="preserve">c </w:t>
      </w:r>
      <w:r>
        <w:t xml:space="preserve">representing the child’s education level and </w:t>
      </w:r>
      <w:r>
        <w:rPr>
          <w:i/>
          <w:iCs/>
        </w:rPr>
        <w:t xml:space="preserve">p </w:t>
      </w:r>
      <w:r>
        <w:t>representing the maximum parent’s education level. Unlike</w:t>
      </w:r>
    </w:p>
    <w:p w14:paraId="1CB56117" w14:textId="77777777" w:rsidR="0044110D" w:rsidRDefault="00000000">
      <w:pPr>
        <w:spacing w:before="49" w:after="225"/>
        <w:ind w:left="0" w:right="0" w:firstLine="0"/>
      </w:pPr>
      <w:r>
        <w:rPr>
          <w:noProof/>
        </w:rPr>
        <mc:AlternateContent>
          <mc:Choice Requires="wps">
            <w:drawing>
              <wp:anchor distT="0" distB="0" distL="0" distR="0" simplePos="0" relativeHeight="251661312" behindDoc="0" locked="0" layoutInCell="1" allowOverlap="1" wp14:anchorId="1CB56851" wp14:editId="1CB56852">
                <wp:simplePos x="0" y="0"/>
                <wp:positionH relativeFrom="column">
                  <wp:posOffset>3273996</wp:posOffset>
                </wp:positionH>
                <wp:positionV relativeFrom="line">
                  <wp:posOffset>-34169</wp:posOffset>
                </wp:positionV>
                <wp:extent cx="389866" cy="0"/>
                <wp:effectExtent l="0" t="0" r="0" b="0"/>
                <wp:wrapNone/>
                <wp:docPr id="1073741845" name="officeArt object" descr="Shape 2594"/>
                <wp:cNvGraphicFramePr/>
                <a:graphic xmlns:a="http://schemas.openxmlformats.org/drawingml/2006/main">
                  <a:graphicData uri="http://schemas.microsoft.com/office/word/2010/wordprocessingShape">
                    <wps:wsp>
                      <wps:cNvCnPr/>
                      <wps:spPr>
                        <a:xfrm>
                          <a:off x="0" y="0"/>
                          <a:ext cx="389866" cy="0"/>
                        </a:xfrm>
                        <a:prstGeom prst="line">
                          <a:avLst/>
                        </a:prstGeom>
                        <a:noFill/>
                        <a:ln w="5537" cap="flat">
                          <a:solidFill>
                            <a:srgbClr val="000000"/>
                          </a:solidFill>
                          <a:prstDash val="solid"/>
                          <a:miter lim="127000"/>
                        </a:ln>
                        <a:effectLst/>
                      </wps:spPr>
                      <wps:bodyPr/>
                    </wps:wsp>
                  </a:graphicData>
                </a:graphic>
              </wp:anchor>
            </w:drawing>
          </mc:Choice>
          <mc:Fallback>
            <w:pict>
              <v:line id="_x0000_s1037" style="visibility:visible;position:absolute;margin-left:257.8pt;margin-top:-2.7pt;width:30.7pt;height:0.0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0.4pt" dashstyle="solid" endcap="flat" miterlimit="127.0%" joinstyle="miter" linestyle="single" startarrow="none" startarrowwidth="medium" startarrowlength="medium" endarrow="none" endarrowwidth="medium" endarrowlength="medium"/>
                <w10:wrap type="none" side="bothSides" anchorx="text"/>
              </v:line>
            </w:pict>
          </mc:Fallback>
        </mc:AlternateContent>
      </w:r>
      <w:r>
        <w:t xml:space="preserve">the Hellinger distance, which uses the absolute value </w:t>
      </w:r>
      <w:r>
        <w:rPr>
          <w:rFonts w:ascii="Cambria" w:hAnsi="Cambria"/>
          <w:sz w:val="34"/>
          <w:szCs w:val="34"/>
          <w:vertAlign w:val="superscript"/>
        </w:rPr>
        <w:t>p</w:t>
      </w:r>
      <w:r>
        <w:t>[</w:t>
      </w:r>
      <w:r>
        <w:rPr>
          <w:i/>
          <w:iCs/>
        </w:rPr>
        <w:t>f</w:t>
      </w:r>
      <w:r>
        <w:t>(</w:t>
      </w:r>
      <w:r>
        <w:rPr>
          <w:i/>
          <w:iCs/>
        </w:rPr>
        <w:t>x</w:t>
      </w:r>
      <w:r>
        <w:t>)]</w:t>
      </w:r>
      <w:r>
        <w:rPr>
          <w:vertAlign w:val="superscript"/>
        </w:rPr>
        <w:t xml:space="preserve">2 </w:t>
      </w:r>
      <w:r>
        <w:t xml:space="preserve">to measure the distance, we adjust the signs to fit the definition of social progress. Specifically, downward and persistent mobility are considered "bad" signs, while upward mobility is seen as a "good" sign. Since the expected value can be exceeded if a country implements effective radical education policies, resulting in </w:t>
      </w:r>
      <w:r>
        <w:rPr>
          <w:noProof/>
        </w:rPr>
        <w:drawing>
          <wp:inline distT="0" distB="0" distL="0" distR="0" wp14:anchorId="1CB56853" wp14:editId="1CB56854">
            <wp:extent cx="1115568" cy="170688"/>
            <wp:effectExtent l="0" t="0" r="0" b="0"/>
            <wp:docPr id="1073741846" name="officeArt object" descr="Picture 116858"/>
            <wp:cNvGraphicFramePr/>
            <a:graphic xmlns:a="http://schemas.openxmlformats.org/drawingml/2006/main">
              <a:graphicData uri="http://schemas.openxmlformats.org/drawingml/2006/picture">
                <pic:pic xmlns:pic="http://schemas.openxmlformats.org/drawingml/2006/picture">
                  <pic:nvPicPr>
                    <pic:cNvPr id="1073741846" name="Picture 116858" descr="Picture 116858"/>
                    <pic:cNvPicPr>
                      <a:picLocks noChangeAspect="1"/>
                    </pic:cNvPicPr>
                  </pic:nvPicPr>
                  <pic:blipFill>
                    <a:blip r:embed="rId19"/>
                    <a:stretch>
                      <a:fillRect/>
                    </a:stretch>
                  </pic:blipFill>
                  <pic:spPr>
                    <a:xfrm>
                      <a:off x="0" y="0"/>
                      <a:ext cx="1115568" cy="170688"/>
                    </a:xfrm>
                    <a:prstGeom prst="rect">
                      <a:avLst/>
                    </a:prstGeom>
                    <a:ln w="12700" cap="flat">
                      <a:noFill/>
                      <a:miter lim="400000"/>
                    </a:ln>
                    <a:effectLst/>
                  </pic:spPr>
                </pic:pic>
              </a:graphicData>
            </a:graphic>
          </wp:inline>
        </w:drawing>
      </w:r>
      <w:r>
        <w:t>0, this exceptional achievement is deducted from the progress gap, making the gap smaller. Because our progress gap index can be negative, exceeding the range of [0,1], we apply a max-min normalization to facilitate comparisons with both absolute and relative mobility:</w:t>
      </w:r>
    </w:p>
    <w:p w14:paraId="1CB56118" w14:textId="77777777" w:rsidR="0044110D" w:rsidRDefault="00000000">
      <w:pPr>
        <w:spacing w:after="3" w:line="266" w:lineRule="auto"/>
        <w:ind w:left="966" w:right="0" w:hanging="10"/>
        <w:jc w:val="center"/>
      </w:pPr>
      <w:r>
        <w:rPr>
          <w:i/>
          <w:iCs/>
        </w:rPr>
        <w:t>D</w:t>
      </w:r>
      <w:r>
        <w:rPr>
          <w:vertAlign w:val="subscript"/>
        </w:rPr>
        <w:t xml:space="preserve">PG </w:t>
      </w:r>
      <w:r>
        <w:t>− min(</w:t>
      </w:r>
      <w:r>
        <w:rPr>
          <w:i/>
          <w:iCs/>
        </w:rPr>
        <w:t>D</w:t>
      </w:r>
      <w:r>
        <w:rPr>
          <w:vertAlign w:val="subscript"/>
        </w:rPr>
        <w:t>PG</w:t>
      </w:r>
      <w:r>
        <w:t>)</w:t>
      </w:r>
    </w:p>
    <w:p w14:paraId="1CB56119" w14:textId="77777777" w:rsidR="0044110D" w:rsidRDefault="00000000">
      <w:pPr>
        <w:tabs>
          <w:tab w:val="center" w:pos="3586"/>
          <w:tab w:val="center" w:pos="5177"/>
        </w:tabs>
        <w:spacing w:after="0" w:line="259" w:lineRule="auto"/>
        <w:ind w:left="0" w:right="0" w:firstLine="0"/>
        <w:jc w:val="left"/>
      </w:pPr>
      <w:r>
        <w:tab/>
      </w:r>
      <w:r>
        <w:rPr>
          <w:i/>
          <w:iCs/>
        </w:rPr>
        <w:t>D</w:t>
      </w:r>
      <w:r>
        <w:rPr>
          <w:sz w:val="16"/>
          <w:szCs w:val="16"/>
        </w:rPr>
        <w:t xml:space="preserve">PG|norm </w:t>
      </w:r>
      <w:r>
        <w:t>=</w:t>
      </w:r>
      <w:r>
        <w:tab/>
      </w:r>
      <w:r>
        <w:rPr>
          <w:noProof/>
        </w:rPr>
        <mc:AlternateContent>
          <mc:Choice Requires="wps">
            <w:drawing>
              <wp:inline distT="0" distB="0" distL="0" distR="0" wp14:anchorId="1CB56855" wp14:editId="1CB56856">
                <wp:extent cx="1266736" cy="0"/>
                <wp:effectExtent l="0" t="0" r="0" b="0"/>
                <wp:docPr id="1073741847" name="officeArt object" descr="Shape 2639"/>
                <wp:cNvGraphicFramePr/>
                <a:graphic xmlns:a="http://schemas.openxmlformats.org/drawingml/2006/main">
                  <a:graphicData uri="http://schemas.microsoft.com/office/word/2010/wordprocessingShape">
                    <wps:wsp>
                      <wps:cNvCnPr/>
                      <wps:spPr>
                        <a:xfrm>
                          <a:off x="0" y="0"/>
                          <a:ext cx="1266736" cy="0"/>
                        </a:xfrm>
                        <a:prstGeom prst="line">
                          <a:avLst/>
                        </a:prstGeom>
                        <a:noFill/>
                        <a:ln w="7760" cap="flat">
                          <a:solidFill>
                            <a:srgbClr val="000000"/>
                          </a:solidFill>
                          <a:prstDash val="solid"/>
                          <a:miter lim="127000"/>
                        </a:ln>
                        <a:effectLst/>
                      </wps:spPr>
                      <wps:bodyPr/>
                    </wps:wsp>
                  </a:graphicData>
                </a:graphic>
              </wp:inline>
            </w:drawing>
          </mc:Choice>
          <mc:Fallback>
            <w:pict>
              <v:line id="_x0000_s1038" style="visibility:visible;width:99.7pt;height:0.0pt;">
                <v:fill on="f"/>
                <v:stroke filltype="solid" color="#000000" opacity="100.0%" weight="0.6pt" dashstyle="solid" endcap="flat" miterlimit="127.0%" joinstyle="miter" linestyle="single" startarrow="none" startarrowwidth="medium" startarrowlength="medium" endarrow="none" endarrowwidth="medium" endarrowlength="medium"/>
              </v:line>
            </w:pict>
          </mc:Fallback>
        </mc:AlternateContent>
      </w:r>
      <w:r>
        <w:t>.</w:t>
      </w:r>
    </w:p>
    <w:p w14:paraId="1CB5611A" w14:textId="77777777" w:rsidR="0044110D" w:rsidRDefault="00000000">
      <w:pPr>
        <w:spacing w:after="53" w:line="266" w:lineRule="auto"/>
        <w:ind w:left="960" w:right="0" w:hanging="10"/>
        <w:jc w:val="center"/>
      </w:pPr>
      <w:r>
        <w:t>max(</w:t>
      </w:r>
      <w:r>
        <w:rPr>
          <w:i/>
          <w:iCs/>
        </w:rPr>
        <w:t>D</w:t>
      </w:r>
      <w:r>
        <w:rPr>
          <w:vertAlign w:val="subscript"/>
        </w:rPr>
        <w:t>PG</w:t>
      </w:r>
      <w:r>
        <w:t>) − min(</w:t>
      </w:r>
      <w:r>
        <w:rPr>
          <w:i/>
          <w:iCs/>
        </w:rPr>
        <w:t>D</w:t>
      </w:r>
      <w:r>
        <w:rPr>
          <w:vertAlign w:val="subscript"/>
        </w:rPr>
        <w:t>PG</w:t>
      </w:r>
      <w:r>
        <w:t>)</w:t>
      </w:r>
    </w:p>
    <w:p w14:paraId="1CB5611B" w14:textId="77777777" w:rsidR="0044110D" w:rsidRDefault="00000000">
      <w:pPr>
        <w:ind w:left="0" w:right="0" w:firstLine="324"/>
      </w:pPr>
      <w:r>
        <w:t>Since the goal of this research is to compare social progress among countries, normalization makes sense as it provides a relative measure rather than an absolute one, which is more sensitive to predefined assumptions. To ensure robustness, our methods should be applied consistently across countries using the same settings. This includes analyzing the same cohorts and employing the same comparison methods. Specifically, we recommend using the maximum education level of both parents versus the education level of the child, which has been considered the most reliable approach (Van der Weide et al., 2024). By maintaining these consistent criteria across different countries, we can better ensure that the progress gap measurement reflects meaningful and comparable social progress, minimizing potential biases that could arise from differing methods or population characteristics. This consistency is crucial for drawing valid comparisons and understanding social mobility across countries.</w:t>
      </w:r>
    </w:p>
    <w:p w14:paraId="1CB5611C" w14:textId="77777777" w:rsidR="0044110D" w:rsidRDefault="00000000">
      <w:pPr>
        <w:pStyle w:val="Heading1"/>
        <w:numPr>
          <w:ilvl w:val="0"/>
          <w:numId w:val="9"/>
        </w:numPr>
        <w:spacing w:after="175"/>
      </w:pPr>
      <w:r>
        <w:t>Application to a new global dataset</w:t>
      </w:r>
    </w:p>
    <w:p w14:paraId="1CB5611D" w14:textId="77777777" w:rsidR="0044110D" w:rsidRDefault="00000000">
      <w:pPr>
        <w:spacing w:after="219"/>
        <w:ind w:left="0" w:right="0" w:firstLine="324"/>
      </w:pPr>
      <w:r>
        <w:t>We apply our method to the Global Database on Intergenerational Mobility (GDIM)</w:t>
      </w:r>
      <w:r>
        <w:rPr>
          <w:vertAlign w:val="superscript"/>
        </w:rPr>
        <w:footnoteReference w:id="6"/>
      </w:r>
      <w:r>
        <w:t xml:space="preserve">, which consolidates data from over 400 household surveys, providing a comprehensive analysis of social mobility in education across 153 countries, representing about 97 percent of the global population, with the latest cohort from the 1980s. The unit of analysis represents each survey, including details such as the country, cohorts of respondents, survey year, methods for calculating parents’ education (Mother/Father/Average/Max), methods for calculating children’s education (Sons/Daughters/All), the number of observations, and key indicators such as the share of parents with different education levels, the share of children with different education levels, and measures of social mobility for that survey. Each survey has many metrics, including but not limited to: </w:t>
      </w:r>
      <w:r>
        <w:rPr>
          <w:i/>
          <w:iCs/>
        </w:rPr>
        <w:t>CAT</w:t>
      </w:r>
      <w:r>
        <w:t xml:space="preserve">, which measures the probability that a child surpasses the parent’s educational category (conditional on the parent not having tertiary education); </w:t>
      </w:r>
      <w:r>
        <w:rPr>
          <w:i/>
          <w:iCs/>
        </w:rPr>
        <w:t>MIX</w:t>
      </w:r>
      <w:r>
        <w:t xml:space="preserve">, which measures the probability of a child surpassing the parent’s educational category while considering children with tertiary education as mobile; </w:t>
      </w:r>
      <w:r>
        <w:rPr>
          <w:i/>
          <w:iCs/>
        </w:rPr>
        <w:t xml:space="preserve">CAT_ISCED0 </w:t>
      </w:r>
      <w:r>
        <w:t xml:space="preserve">(equivalent to </w:t>
      </w:r>
      <w:r>
        <w:rPr>
          <w:i/>
          <w:iCs/>
        </w:rPr>
        <w:t>AHMP</w:t>
      </w:r>
      <w:r>
        <w:t xml:space="preserve">), which tracks the probability of a child surpassing the parent’s educational category when parents have less than primary education; </w:t>
      </w:r>
      <w:r>
        <w:rPr>
          <w:i/>
          <w:iCs/>
        </w:rPr>
        <w:t>COR</w:t>
      </w:r>
      <w:r>
        <w:t xml:space="preserve">, the correlation coefficient between the children’s and parents’ years of schooling; </w:t>
      </w:r>
      <w:r>
        <w:rPr>
          <w:i/>
          <w:iCs/>
        </w:rPr>
        <w:t>BETA</w:t>
      </w:r>
      <w:r>
        <w:t xml:space="preserve">, the beta coefficient from regressing children’s years of schooling on parents’ years of schooling; </w:t>
      </w:r>
      <w:r>
        <w:rPr>
          <w:i/>
          <w:iCs/>
        </w:rPr>
        <w:t>MU050</w:t>
      </w:r>
      <w:r>
        <w:t xml:space="preserve">, the expected educational rank of a child born in the bottom half; </w:t>
      </w:r>
      <w:r>
        <w:rPr>
          <w:i/>
          <w:iCs/>
        </w:rPr>
        <w:t>BHQ4</w:t>
      </w:r>
      <w:r>
        <w:t>, the probability that a child from the bottom half reaches the top quartile; and the Transition Matrix.</w:t>
      </w:r>
    </w:p>
    <w:p w14:paraId="1CB5611E" w14:textId="77777777" w:rsidR="0044110D" w:rsidRDefault="00000000">
      <w:pPr>
        <w:ind w:left="0" w:right="0" w:firstLine="0"/>
      </w:pPr>
      <w:del w:id="44" w:author="Wim Groot" w:date="2025-06-20T09:28:00Z">
        <w:r>
          <w:rPr>
            <w:i/>
            <w:iCs/>
          </w:rPr>
          <w:delText xml:space="preserve">Descriptive analysis. </w:delText>
        </w:r>
      </w:del>
      <w:r>
        <w:t xml:space="preserve">This study focuses on evaluating absolute mobility, measured by </w:t>
      </w:r>
      <w:r>
        <w:rPr>
          <w:i/>
          <w:iCs/>
        </w:rPr>
        <w:t>CAT</w:t>
      </w:r>
      <w:r>
        <w:t xml:space="preserve">, and relative mobility, measured by 1-BETA. While local measures such as </w:t>
      </w:r>
      <w:r>
        <w:rPr>
          <w:i/>
          <w:iCs/>
        </w:rPr>
        <w:t>AHMP</w:t>
      </w:r>
      <w:r>
        <w:t xml:space="preserve">, </w:t>
      </w:r>
      <w:r>
        <w:rPr>
          <w:i/>
          <w:iCs/>
        </w:rPr>
        <w:t>MU050</w:t>
      </w:r>
      <w:r>
        <w:t xml:space="preserve">, and </w:t>
      </w:r>
      <w:r>
        <w:rPr>
          <w:i/>
          <w:iCs/>
        </w:rPr>
        <w:t xml:space="preserve">BHQ4 </w:t>
      </w:r>
      <w:r>
        <w:t xml:space="preserve">can be useful for assessing inequality among disadvantaged groups, they do not adequately capture social mobility at the societal level. Regarding absolute mobility, </w:t>
      </w:r>
      <w:r>
        <w:rPr>
          <w:i/>
          <w:iCs/>
        </w:rPr>
        <w:t xml:space="preserve">CAT </w:t>
      </w:r>
      <w:r>
        <w:t xml:space="preserve">is more closely aligned with our index than </w:t>
      </w:r>
      <w:r>
        <w:rPr>
          <w:i/>
          <w:iCs/>
        </w:rPr>
        <w:t>MIX</w:t>
      </w:r>
      <w:r>
        <w:t xml:space="preserve">. Although both measure upward mobility, they differ in how they account for the ceiling effect. </w:t>
      </w:r>
      <w:r>
        <w:rPr>
          <w:i/>
          <w:iCs/>
        </w:rPr>
        <w:t xml:space="preserve">CAT </w:t>
      </w:r>
      <w:r>
        <w:t xml:space="preserve">ignores the ceiling effect by treating it as a form of intergenerational persistence, whereas MIX considers it a type of upward mobility. In our approach, the ceiling effect is viewed as both persistent and upward. Specifically, in the expected matrix, the probability that a child of the highest-educated parents attains the highest education level remains stable across generations, with the conditional probability always equal to 1, but stability is maintained only between parents and children due to the inflow of social mobility in subsequent generations. However, upward mobility is still present because, for other lower education levels, only 10% of individuals should retain their parents’ education level, implying that 90% should experience upward mobility. In cases of ceiling upward mobility, individuals reach the highest education level, just like their parents. For relative mobility, we agree with Van der Weide et al. (2024) that </w:t>
      </w:r>
      <w:r>
        <w:rPr>
          <w:i/>
          <w:iCs/>
        </w:rPr>
        <w:t xml:space="preserve">1-BETA </w:t>
      </w:r>
      <w:r>
        <w:t xml:space="preserve">better represents relative mobility compared to </w:t>
      </w:r>
      <w:r>
        <w:rPr>
          <w:i/>
          <w:iCs/>
        </w:rPr>
        <w:t>1-COR</w:t>
      </w:r>
      <w:r>
        <w:t xml:space="preserve">, as </w:t>
      </w:r>
      <w:r>
        <w:rPr>
          <w:i/>
          <w:iCs/>
        </w:rPr>
        <w:t xml:space="preserve">BETA </w:t>
      </w:r>
      <w:r>
        <w:t>is not influenced by education inequality in the child generation Var(</w:t>
      </w:r>
      <w:r>
        <w:rPr>
          <w:i/>
          <w:iCs/>
        </w:rPr>
        <w:t>Y</w:t>
      </w:r>
      <w:r>
        <w:rPr>
          <w:i/>
          <w:iCs/>
          <w:vertAlign w:val="subscript"/>
        </w:rPr>
        <w:t>c</w:t>
      </w:r>
      <w:r>
        <w:t>). In summary, this study will compare different measures of social mobility, focusing on CAT, 1-BETA, and our proposed index.</w:t>
      </w:r>
    </w:p>
    <w:p w14:paraId="1CB5611F" w14:textId="77777777" w:rsidR="0044110D" w:rsidRDefault="00000000">
      <w:pPr>
        <w:spacing w:after="286" w:line="259" w:lineRule="auto"/>
        <w:ind w:left="388" w:right="0" w:firstLine="0"/>
        <w:jc w:val="left"/>
      </w:pPr>
      <w:r>
        <w:rPr>
          <w:noProof/>
        </w:rPr>
        <w:drawing>
          <wp:inline distT="0" distB="0" distL="0" distR="0" wp14:anchorId="1CB56857" wp14:editId="1CB56858">
            <wp:extent cx="5385816" cy="3136393"/>
            <wp:effectExtent l="0" t="0" r="0" b="0"/>
            <wp:docPr id="1073741848" name="officeArt object" descr="Picture 116859"/>
            <wp:cNvGraphicFramePr/>
            <a:graphic xmlns:a="http://schemas.openxmlformats.org/drawingml/2006/main">
              <a:graphicData uri="http://schemas.openxmlformats.org/drawingml/2006/picture">
                <pic:pic xmlns:pic="http://schemas.openxmlformats.org/drawingml/2006/picture">
                  <pic:nvPicPr>
                    <pic:cNvPr id="1073741848" name="Picture 116859" descr="Picture 116859"/>
                    <pic:cNvPicPr>
                      <a:picLocks noChangeAspect="1"/>
                    </pic:cNvPicPr>
                  </pic:nvPicPr>
                  <pic:blipFill>
                    <a:blip r:embed="rId20"/>
                    <a:stretch>
                      <a:fillRect/>
                    </a:stretch>
                  </pic:blipFill>
                  <pic:spPr>
                    <a:xfrm>
                      <a:off x="0" y="0"/>
                      <a:ext cx="5385816" cy="3136393"/>
                    </a:xfrm>
                    <a:prstGeom prst="rect">
                      <a:avLst/>
                    </a:prstGeom>
                    <a:ln w="12700" cap="flat">
                      <a:noFill/>
                      <a:miter lim="400000"/>
                    </a:ln>
                    <a:effectLst/>
                  </pic:spPr>
                </pic:pic>
              </a:graphicData>
            </a:graphic>
          </wp:inline>
        </w:drawing>
      </w:r>
    </w:p>
    <w:p w14:paraId="1CB56120" w14:textId="77777777" w:rsidR="0044110D" w:rsidRDefault="00000000">
      <w:pPr>
        <w:spacing w:after="106" w:line="265" w:lineRule="auto"/>
        <w:ind w:left="10" w:right="0" w:hanging="10"/>
        <w:jc w:val="center"/>
      </w:pPr>
      <w:r>
        <w:rPr>
          <w:sz w:val="18"/>
          <w:szCs w:val="18"/>
        </w:rPr>
        <w:t>Figure 4: Absolute and Relative Mobility</w:t>
      </w:r>
    </w:p>
    <w:p w14:paraId="1CB56121" w14:textId="77777777" w:rsidR="0044110D" w:rsidRDefault="00000000">
      <w:pPr>
        <w:spacing w:after="322" w:line="251" w:lineRule="auto"/>
        <w:ind w:left="0" w:right="0" w:firstLine="0"/>
      </w:pPr>
      <w:r>
        <w:rPr>
          <w:sz w:val="18"/>
          <w:szCs w:val="18"/>
        </w:rPr>
        <w:t>Notes: Compared absolute to relative mobility using data from the Global Database on Intergenerational Mobility (2023). The dashed line illustrates their relationship, and outlier countries are labeled in the chart.</w:t>
      </w:r>
    </w:p>
    <w:p w14:paraId="1CB56122" w14:textId="77777777" w:rsidR="0044110D" w:rsidRDefault="00000000">
      <w:pPr>
        <w:spacing w:after="221"/>
        <w:ind w:left="0" w:right="0" w:firstLine="324"/>
      </w:pPr>
      <w:r>
        <w:t>To compare with the mobility indexes reported in the World Bank’s analysis using GDIM, the data is filtered by selecting parents’ education as the maximum level (the most robust measure), children’s education as all (gender-neutral), and the 1980s cohort (the latest available). Absolute and relative mobility in GDIM are presented in Figure 4. There is a significant gap in interpretation between absolute mobility (</w:t>
      </w:r>
      <w:r>
        <w:rPr>
          <w:i/>
          <w:iCs/>
        </w:rPr>
        <w:t>CAT</w:t>
      </w:r>
      <w:r>
        <w:t>, which captures upward trends) and relative mobility (</w:t>
      </w:r>
      <w:r>
        <w:rPr>
          <w:i/>
          <w:iCs/>
        </w:rPr>
        <w:t>1-BETA</w:t>
      </w:r>
      <w:r>
        <w:t xml:space="preserve">, which reflects social fluidity). For example, in the case of South Sudan, relative mobility is relatively high, comparable to upper-middle-income countries like Thailand and Malaysia. However, South Sudan has the lowest absolute mobility, whereas Thailand and Malaysia rank among the highest in absolute mobility. While Van der Weide et al. (2024) "refrain from using the terms absolute and relative," treating them interchangeably under the single term "social mobility" should be reconsidered. Measures of absolute mobility, such as </w:t>
      </w:r>
      <w:r>
        <w:rPr>
          <w:i/>
          <w:iCs/>
        </w:rPr>
        <w:t xml:space="preserve">CAT </w:t>
      </w:r>
      <w:r>
        <w:t xml:space="preserve">and </w:t>
      </w:r>
      <w:r>
        <w:rPr>
          <w:i/>
          <w:iCs/>
        </w:rPr>
        <w:t>MIX</w:t>
      </w:r>
      <w:r>
        <w:t xml:space="preserve">, are often categorized as social mobility, but in reality, they assess social progress (albeit imperfectly) with a focus on upward trends. In contrast, measures of relative mobility, such as </w:t>
      </w:r>
      <w:r>
        <w:rPr>
          <w:i/>
          <w:iCs/>
        </w:rPr>
        <w:t xml:space="preserve">1-COR </w:t>
      </w:r>
      <w:r>
        <w:t xml:space="preserve">and </w:t>
      </w:r>
      <w:r>
        <w:rPr>
          <w:i/>
          <w:iCs/>
        </w:rPr>
        <w:t>1-BETA</w:t>
      </w:r>
      <w:r>
        <w:t>, are also framed as social mobility, but they actually capture social fluidity, which aligns more closely with concepts like entropy. While both social progress and social fluidity can be interpreted in terms of equality of opportunity, social progress is inherently directional.</w:t>
      </w:r>
    </w:p>
    <w:p w14:paraId="1CB56123" w14:textId="77777777" w:rsidR="0044110D" w:rsidRDefault="00000000">
      <w:pPr>
        <w:ind w:left="0" w:right="0" w:firstLine="0"/>
      </w:pPr>
      <w:del w:id="45" w:author="Wim Groot" w:date="2025-06-20T09:30:00Z">
        <w:r>
          <w:rPr>
            <w:i/>
            <w:iCs/>
          </w:rPr>
          <w:delText xml:space="preserve">New global rankings. </w:delText>
        </w:r>
      </w:del>
      <w:r>
        <w:t xml:space="preserve">From GDIM, we calculate the progress gap as outlined in Section 3. The data cleaning process ensures that each transition matrix sums to 1, as the original GDIM data is set such that the total share of all children with the same family background equals 1, </w:t>
      </w:r>
      <w:r>
        <w:rPr>
          <w:sz w:val="34"/>
          <w:szCs w:val="34"/>
          <w:vertAlign w:val="superscript"/>
        </w:rPr>
        <w:t>P</w:t>
      </w:r>
      <w:r>
        <w:rPr>
          <w:vertAlign w:val="superscript"/>
        </w:rPr>
        <w:t>5</w:t>
      </w:r>
      <w:r>
        <w:rPr>
          <w:i/>
          <w:iCs/>
          <w:vertAlign w:val="subscript"/>
        </w:rPr>
        <w:t>i</w:t>
      </w:r>
      <w:r>
        <w:rPr>
          <w:vertAlign w:val="subscript"/>
        </w:rPr>
        <w:t xml:space="preserve">=1 </w:t>
      </w:r>
      <w:r>
        <w:t>Pr[</w:t>
      </w:r>
      <w:r>
        <w:rPr>
          <w:i/>
          <w:iCs/>
        </w:rPr>
        <w:t>R</w:t>
      </w:r>
      <w:r>
        <w:rPr>
          <w:i/>
          <w:iCs/>
          <w:vertAlign w:val="subscript"/>
        </w:rPr>
        <w:t xml:space="preserve">c </w:t>
      </w:r>
      <w:r>
        <w:t xml:space="preserve">= </w:t>
      </w:r>
      <w:r>
        <w:rPr>
          <w:i/>
          <w:iCs/>
        </w:rPr>
        <w:t>i</w:t>
      </w:r>
      <w:r>
        <w:t>|</w:t>
      </w:r>
      <w:r>
        <w:rPr>
          <w:i/>
          <w:iCs/>
        </w:rPr>
        <w:t>R</w:t>
      </w:r>
      <w:r>
        <w:rPr>
          <w:i/>
          <w:iCs/>
          <w:vertAlign w:val="subscript"/>
        </w:rPr>
        <w:t>p</w:t>
      </w:r>
      <w:r>
        <w:t xml:space="preserve">] = 1. Figure 6 visually ranks countries based on our progress gap index and groups them into three equal-sized categories. Each bar represents a country, colored according to its region, allowing for regional comparisons of progress. The chart also includes three key mobility measures represented by different symbols: absolute mobility </w:t>
      </w:r>
      <w:r>
        <w:rPr>
          <w:i/>
          <w:iCs/>
        </w:rPr>
        <w:t xml:space="preserve">CAT </w:t>
      </w:r>
      <w:r>
        <w:t xml:space="preserve">(blue squares), relative mobility </w:t>
      </w:r>
      <w:r>
        <w:rPr>
          <w:i/>
          <w:iCs/>
        </w:rPr>
        <w:t xml:space="preserve">1-BETA </w:t>
      </w:r>
      <w:r>
        <w:t xml:space="preserve">(red circles), and a progressive measure </w:t>
      </w:r>
      <w:r>
        <w:rPr>
          <w:i/>
          <w:iCs/>
        </w:rPr>
        <w:t xml:space="preserve">MIX </w:t>
      </w:r>
      <w:r>
        <w:t>(green triangles). The full details are shown in the Appendix 1. According to our progress gap index, South Korea and Taiwan are the most progressive economies, linked to their exceptional economic development (Morris, 1996), while the Central African Republic and Zambia rank the lowest. To provide a clearer regional distribution, we present the progress gap index on a global map (see Figure 7). The results indicate that Africa and South Asia are less progressive, whereas most developed countries show higher progressiveness. Interestingly, Latin America demonstrates progress in education, but this does not translate into economic development. This can be explained by the mismatch between education and labor market outcomes in the region, as discussed by Bassi et al. (2012).</w:t>
      </w:r>
      <w:r>
        <w:rPr>
          <w:rFonts w:ascii="Arial Unicode MS" w:hAnsi="Arial Unicode MS"/>
        </w:rPr>
        <w:br w:type="page"/>
      </w:r>
    </w:p>
    <w:tbl>
      <w:tblPr>
        <w:tblW w:w="4649" w:type="dxa"/>
        <w:tblInd w:w="18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979"/>
        <w:gridCol w:w="1670"/>
      </w:tblGrid>
      <w:tr w:rsidR="0044110D" w14:paraId="1CB56128" w14:textId="77777777">
        <w:trPr>
          <w:trHeight w:val="290"/>
        </w:trPr>
        <w:tc>
          <w:tcPr>
            <w:tcW w:w="2979" w:type="dxa"/>
            <w:tcBorders>
              <w:top w:val="nil"/>
              <w:left w:val="nil"/>
              <w:bottom w:val="nil"/>
              <w:right w:val="nil"/>
            </w:tcBorders>
            <w:shd w:val="clear" w:color="auto" w:fill="auto"/>
            <w:tcMar>
              <w:top w:w="80" w:type="dxa"/>
              <w:left w:w="80" w:type="dxa"/>
              <w:bottom w:w="80" w:type="dxa"/>
              <w:right w:w="80" w:type="dxa"/>
            </w:tcMar>
          </w:tcPr>
          <w:p w14:paraId="1CB56124" w14:textId="77777777" w:rsidR="0044110D" w:rsidRDefault="00000000">
            <w:pPr>
              <w:spacing w:after="3" w:line="259" w:lineRule="auto"/>
              <w:ind w:left="0" w:right="0" w:firstLine="0"/>
              <w:jc w:val="left"/>
            </w:pPr>
            <w:r>
              <w:rPr>
                <w:rFonts w:ascii="Arial" w:hAnsi="Arial"/>
                <w:sz w:val="14"/>
                <w:szCs w:val="14"/>
              </w:rPr>
              <w:t>China</w:t>
            </w:r>
          </w:p>
          <w:p w14:paraId="1CB56125" w14:textId="77777777" w:rsidR="0044110D" w:rsidRDefault="00000000">
            <w:pPr>
              <w:spacing w:after="0" w:line="259" w:lineRule="auto"/>
              <w:ind w:left="0" w:right="0" w:firstLine="0"/>
              <w:jc w:val="left"/>
            </w:pPr>
            <w:r>
              <w:rPr>
                <w:rFonts w:ascii="Arial" w:hAnsi="Arial"/>
                <w:sz w:val="12"/>
                <w:szCs w:val="12"/>
              </w:rPr>
              <w:t>CAT = 0.56; 1−BETA = 0.52</w:t>
            </w:r>
          </w:p>
        </w:tc>
        <w:tc>
          <w:tcPr>
            <w:tcW w:w="1670" w:type="dxa"/>
            <w:tcBorders>
              <w:top w:val="nil"/>
              <w:left w:val="nil"/>
              <w:bottom w:val="nil"/>
              <w:right w:val="nil"/>
            </w:tcBorders>
            <w:shd w:val="clear" w:color="auto" w:fill="auto"/>
            <w:tcMar>
              <w:top w:w="80" w:type="dxa"/>
              <w:left w:w="269" w:type="dxa"/>
              <w:bottom w:w="80" w:type="dxa"/>
              <w:right w:w="80" w:type="dxa"/>
            </w:tcMar>
          </w:tcPr>
          <w:p w14:paraId="1CB56126" w14:textId="77777777" w:rsidR="0044110D" w:rsidRDefault="00000000">
            <w:pPr>
              <w:spacing w:after="3" w:line="259" w:lineRule="auto"/>
              <w:ind w:left="189" w:right="0" w:firstLine="0"/>
              <w:jc w:val="left"/>
            </w:pPr>
            <w:r>
              <w:rPr>
                <w:rFonts w:ascii="Arial" w:hAnsi="Arial"/>
                <w:sz w:val="14"/>
                <w:szCs w:val="14"/>
              </w:rPr>
              <w:t>Switzerland</w:t>
            </w:r>
          </w:p>
          <w:p w14:paraId="1CB56127" w14:textId="77777777" w:rsidR="0044110D" w:rsidRDefault="00000000">
            <w:pPr>
              <w:spacing w:after="0" w:line="259" w:lineRule="auto"/>
              <w:ind w:left="0" w:right="0" w:firstLine="0"/>
              <w:jc w:val="right"/>
            </w:pPr>
            <w:r>
              <w:rPr>
                <w:rFonts w:ascii="Arial" w:hAnsi="Arial"/>
                <w:sz w:val="12"/>
                <w:szCs w:val="12"/>
              </w:rPr>
              <w:t>CAT = 0.45; 1−BETA = 0.66</w:t>
            </w:r>
          </w:p>
        </w:tc>
      </w:tr>
    </w:tbl>
    <w:p w14:paraId="1CB56129" w14:textId="77777777" w:rsidR="0044110D" w:rsidRDefault="0044110D">
      <w:pPr>
        <w:widowControl w:val="0"/>
        <w:spacing w:line="240" w:lineRule="auto"/>
        <w:ind w:left="1741" w:right="0" w:hanging="1741"/>
      </w:pP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6139"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83EF9A"/>
            <w:tcMar>
              <w:top w:w="80" w:type="dxa"/>
              <w:left w:w="80" w:type="dxa"/>
              <w:bottom w:w="80" w:type="dxa"/>
              <w:right w:w="86" w:type="dxa"/>
            </w:tcMar>
            <w:vAlign w:val="center"/>
          </w:tcPr>
          <w:p w14:paraId="1CB5612A" w14:textId="77777777" w:rsidR="0044110D" w:rsidRDefault="00000000">
            <w:pPr>
              <w:spacing w:after="0" w:line="259" w:lineRule="auto"/>
              <w:ind w:left="0" w:right="6" w:firstLine="0"/>
              <w:jc w:val="center"/>
            </w:pPr>
            <w:r>
              <w:rPr>
                <w:rFonts w:ascii="Arial" w:hAnsi="Arial"/>
                <w:sz w:val="10"/>
                <w:szCs w:val="10"/>
              </w:rPr>
              <w:t>3.96</w:t>
            </w:r>
          </w:p>
        </w:tc>
        <w:tc>
          <w:tcPr>
            <w:tcW w:w="551" w:type="dxa"/>
            <w:tcBorders>
              <w:top w:val="single" w:sz="5" w:space="0" w:color="000000"/>
              <w:left w:val="single" w:sz="5" w:space="0" w:color="000000"/>
              <w:bottom w:val="single" w:sz="5" w:space="0" w:color="000000"/>
              <w:right w:val="single" w:sz="5" w:space="0" w:color="000000"/>
            </w:tcBorders>
            <w:shd w:val="clear" w:color="auto" w:fill="79F0A0"/>
            <w:tcMar>
              <w:top w:w="80" w:type="dxa"/>
              <w:left w:w="80" w:type="dxa"/>
              <w:bottom w:w="80" w:type="dxa"/>
              <w:right w:w="86" w:type="dxa"/>
            </w:tcMar>
            <w:vAlign w:val="center"/>
          </w:tcPr>
          <w:p w14:paraId="1CB5612B" w14:textId="77777777" w:rsidR="0044110D" w:rsidRDefault="00000000">
            <w:pPr>
              <w:spacing w:after="0" w:line="259" w:lineRule="auto"/>
              <w:ind w:left="0" w:right="6" w:firstLine="0"/>
              <w:jc w:val="center"/>
            </w:pPr>
            <w:r>
              <w:rPr>
                <w:rFonts w:ascii="Arial" w:hAnsi="Arial"/>
                <w:sz w:val="10"/>
                <w:szCs w:val="10"/>
              </w:rPr>
              <w:t>3.82</w:t>
            </w:r>
          </w:p>
        </w:tc>
        <w:tc>
          <w:tcPr>
            <w:tcW w:w="550" w:type="dxa"/>
            <w:tcBorders>
              <w:top w:val="single" w:sz="5" w:space="0" w:color="000000"/>
              <w:left w:val="single" w:sz="5" w:space="0" w:color="000000"/>
              <w:bottom w:val="single" w:sz="5" w:space="0" w:color="000000"/>
              <w:right w:val="single" w:sz="5" w:space="0" w:color="000000"/>
            </w:tcBorders>
            <w:shd w:val="clear" w:color="auto" w:fill="64F364"/>
            <w:tcMar>
              <w:top w:w="80" w:type="dxa"/>
              <w:left w:w="80" w:type="dxa"/>
              <w:bottom w:w="80" w:type="dxa"/>
              <w:right w:w="86" w:type="dxa"/>
            </w:tcMar>
            <w:vAlign w:val="center"/>
          </w:tcPr>
          <w:p w14:paraId="1CB5612C" w14:textId="77777777" w:rsidR="0044110D" w:rsidRDefault="00000000">
            <w:pPr>
              <w:spacing w:after="0" w:line="259" w:lineRule="auto"/>
              <w:ind w:left="0" w:right="6" w:firstLine="0"/>
              <w:jc w:val="center"/>
            </w:pPr>
            <w:r>
              <w:rPr>
                <w:rFonts w:ascii="Arial" w:hAnsi="Arial"/>
                <w:sz w:val="10"/>
                <w:szCs w:val="10"/>
              </w:rPr>
              <w:t>4.77</w:t>
            </w:r>
          </w:p>
        </w:tc>
        <w:tc>
          <w:tcPr>
            <w:tcW w:w="550" w:type="dxa"/>
            <w:tcBorders>
              <w:top w:val="single" w:sz="5" w:space="0" w:color="000000"/>
              <w:left w:val="single" w:sz="5" w:space="0" w:color="000000"/>
              <w:bottom w:val="single" w:sz="5" w:space="0" w:color="000000"/>
              <w:right w:val="single" w:sz="5" w:space="0" w:color="000000"/>
            </w:tcBorders>
            <w:shd w:val="clear" w:color="auto" w:fill="52FAFA"/>
            <w:tcMar>
              <w:top w:w="80" w:type="dxa"/>
              <w:left w:w="80" w:type="dxa"/>
              <w:bottom w:w="80" w:type="dxa"/>
              <w:right w:w="86" w:type="dxa"/>
            </w:tcMar>
            <w:vAlign w:val="center"/>
          </w:tcPr>
          <w:p w14:paraId="1CB5612D" w14:textId="77777777" w:rsidR="0044110D" w:rsidRDefault="00000000">
            <w:pPr>
              <w:spacing w:after="0" w:line="259" w:lineRule="auto"/>
              <w:ind w:left="0" w:right="6" w:firstLine="0"/>
              <w:jc w:val="center"/>
            </w:pPr>
            <w:r>
              <w:rPr>
                <w:rFonts w:ascii="Arial" w:hAnsi="Arial"/>
                <w:sz w:val="10"/>
                <w:szCs w:val="10"/>
              </w:rPr>
              <w:t>1.38</w:t>
            </w:r>
          </w:p>
        </w:tc>
        <w:tc>
          <w:tcPr>
            <w:tcW w:w="550" w:type="dxa"/>
            <w:tcBorders>
              <w:top w:val="single" w:sz="5" w:space="0" w:color="000000"/>
              <w:left w:val="single" w:sz="5" w:space="0" w:color="000000"/>
              <w:bottom w:val="single" w:sz="5" w:space="0" w:color="000000"/>
              <w:right w:val="single" w:sz="5" w:space="0" w:color="000000"/>
            </w:tcBorders>
            <w:shd w:val="clear" w:color="auto" w:fill="7EF8F8"/>
            <w:tcMar>
              <w:top w:w="80" w:type="dxa"/>
              <w:left w:w="80" w:type="dxa"/>
              <w:bottom w:w="80" w:type="dxa"/>
              <w:right w:w="86" w:type="dxa"/>
            </w:tcMar>
            <w:vAlign w:val="center"/>
          </w:tcPr>
          <w:p w14:paraId="1CB5612E" w14:textId="77777777" w:rsidR="0044110D" w:rsidRDefault="00000000">
            <w:pPr>
              <w:spacing w:after="0" w:line="259" w:lineRule="auto"/>
              <w:ind w:left="0" w:right="6" w:firstLine="0"/>
              <w:jc w:val="center"/>
            </w:pPr>
            <w:r>
              <w:rPr>
                <w:rFonts w:ascii="Arial" w:hAnsi="Arial"/>
                <w:sz w:val="10"/>
                <w:szCs w:val="10"/>
              </w:rPr>
              <w:t>1</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612F" w14:textId="77777777" w:rsidR="0044110D" w:rsidRDefault="00000000">
            <w:pPr>
              <w:spacing w:after="347" w:line="259" w:lineRule="auto"/>
              <w:ind w:left="58" w:right="0" w:firstLine="0"/>
              <w:jc w:val="center"/>
            </w:pPr>
            <w:r>
              <w:rPr>
                <w:rFonts w:ascii="Arial" w:hAnsi="Arial"/>
                <w:color w:val="4D4D4D"/>
                <w:sz w:val="11"/>
                <w:szCs w:val="11"/>
                <w:u w:color="4D4D4D"/>
              </w:rPr>
              <w:t>P1</w:t>
            </w:r>
          </w:p>
          <w:p w14:paraId="1CB56130" w14:textId="77777777" w:rsidR="0044110D" w:rsidRDefault="00000000">
            <w:pPr>
              <w:spacing w:after="347" w:line="259" w:lineRule="auto"/>
              <w:ind w:left="58" w:right="0" w:firstLine="0"/>
              <w:jc w:val="center"/>
            </w:pPr>
            <w:r>
              <w:rPr>
                <w:rFonts w:ascii="Arial" w:hAnsi="Arial"/>
                <w:color w:val="4D4D4D"/>
                <w:sz w:val="11"/>
                <w:szCs w:val="11"/>
                <w:u w:color="4D4D4D"/>
              </w:rPr>
              <w:t>P2</w:t>
            </w:r>
          </w:p>
          <w:p w14:paraId="1CB56131" w14:textId="77777777" w:rsidR="0044110D" w:rsidRDefault="00000000">
            <w:pPr>
              <w:spacing w:after="347" w:line="259" w:lineRule="auto"/>
              <w:ind w:left="58" w:right="0" w:firstLine="0"/>
              <w:jc w:val="center"/>
            </w:pPr>
            <w:r>
              <w:rPr>
                <w:rFonts w:ascii="Arial" w:hAnsi="Arial"/>
                <w:color w:val="4D4D4D"/>
                <w:sz w:val="11"/>
                <w:szCs w:val="11"/>
                <w:u w:color="4D4D4D"/>
              </w:rPr>
              <w:t>P3</w:t>
            </w:r>
          </w:p>
          <w:p w14:paraId="1CB56132" w14:textId="77777777" w:rsidR="0044110D" w:rsidRDefault="00000000">
            <w:pPr>
              <w:spacing w:after="347" w:line="259" w:lineRule="auto"/>
              <w:ind w:left="58" w:right="0" w:firstLine="0"/>
              <w:jc w:val="center"/>
            </w:pPr>
            <w:r>
              <w:rPr>
                <w:rFonts w:ascii="Arial" w:hAnsi="Arial"/>
                <w:color w:val="4D4D4D"/>
                <w:sz w:val="11"/>
                <w:szCs w:val="11"/>
                <w:u w:color="4D4D4D"/>
              </w:rPr>
              <w:t>P4</w:t>
            </w:r>
          </w:p>
          <w:p w14:paraId="1CB56133"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34"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1CB56135" w14:textId="77777777" w:rsidR="0044110D" w:rsidRDefault="00000000">
            <w:pPr>
              <w:spacing w:after="0" w:line="259" w:lineRule="auto"/>
              <w:ind w:left="0" w:right="6" w:firstLine="0"/>
              <w:jc w:val="center"/>
            </w:pPr>
            <w:r>
              <w:rPr>
                <w:rFonts w:ascii="Arial" w:hAnsi="Arial"/>
                <w:sz w:val="10"/>
                <w:szCs w:val="10"/>
              </w:rPr>
              <w:t>0.24</w:t>
            </w:r>
          </w:p>
        </w:tc>
        <w:tc>
          <w:tcPr>
            <w:tcW w:w="550" w:type="dxa"/>
            <w:tcBorders>
              <w:top w:val="single" w:sz="5" w:space="0" w:color="000000"/>
              <w:left w:val="single" w:sz="5" w:space="0" w:color="000000"/>
              <w:bottom w:val="single" w:sz="5" w:space="0" w:color="000000"/>
              <w:right w:val="single" w:sz="5" w:space="0" w:color="000000"/>
            </w:tcBorders>
            <w:shd w:val="clear" w:color="auto" w:fill="DFF5F5"/>
            <w:tcMar>
              <w:top w:w="80" w:type="dxa"/>
              <w:left w:w="80" w:type="dxa"/>
              <w:bottom w:w="80" w:type="dxa"/>
              <w:right w:w="86" w:type="dxa"/>
            </w:tcMar>
            <w:vAlign w:val="center"/>
          </w:tcPr>
          <w:p w14:paraId="1CB56136" w14:textId="77777777" w:rsidR="0044110D" w:rsidRDefault="00000000">
            <w:pPr>
              <w:spacing w:after="0" w:line="259" w:lineRule="auto"/>
              <w:ind w:left="0" w:right="6" w:firstLine="0"/>
              <w:jc w:val="center"/>
            </w:pPr>
            <w:r>
              <w:rPr>
                <w:rFonts w:ascii="Arial" w:hAnsi="Arial"/>
                <w:sz w:val="10"/>
                <w:szCs w:val="10"/>
              </w:rPr>
              <w:t>0.4</w:t>
            </w:r>
          </w:p>
        </w:tc>
        <w:tc>
          <w:tcPr>
            <w:tcW w:w="550" w:type="dxa"/>
            <w:tcBorders>
              <w:top w:val="single" w:sz="5" w:space="0" w:color="000000"/>
              <w:left w:val="single" w:sz="5" w:space="0" w:color="000000"/>
              <w:bottom w:val="single" w:sz="5" w:space="0" w:color="000000"/>
              <w:right w:val="single" w:sz="5" w:space="0" w:color="000000"/>
            </w:tcBorders>
            <w:shd w:val="clear" w:color="auto" w:fill="E6F5F5"/>
            <w:tcMar>
              <w:top w:w="80" w:type="dxa"/>
              <w:left w:w="80" w:type="dxa"/>
              <w:bottom w:w="80" w:type="dxa"/>
              <w:right w:w="86" w:type="dxa"/>
            </w:tcMar>
            <w:vAlign w:val="center"/>
          </w:tcPr>
          <w:p w14:paraId="1CB56137" w14:textId="77777777" w:rsidR="0044110D" w:rsidRDefault="00000000">
            <w:pPr>
              <w:spacing w:after="0" w:line="259" w:lineRule="auto"/>
              <w:ind w:left="0" w:right="6" w:firstLine="0"/>
              <w:jc w:val="center"/>
            </w:pPr>
            <w:r>
              <w:rPr>
                <w:rFonts w:ascii="Arial" w:hAnsi="Arial"/>
                <w:sz w:val="10"/>
                <w:szCs w:val="10"/>
              </w:rPr>
              <w:t>0.29</w:t>
            </w:r>
          </w:p>
        </w:tc>
        <w:tc>
          <w:tcPr>
            <w:tcW w:w="550" w:type="dxa"/>
            <w:tcBorders>
              <w:top w:val="single" w:sz="5" w:space="0" w:color="000000"/>
              <w:left w:val="single" w:sz="5" w:space="0" w:color="000000"/>
              <w:bottom w:val="single" w:sz="5" w:space="0" w:color="000000"/>
              <w:right w:val="single" w:sz="5" w:space="0" w:color="000000"/>
            </w:tcBorders>
            <w:shd w:val="clear" w:color="auto" w:fill="EDF5F5"/>
            <w:tcMar>
              <w:top w:w="80" w:type="dxa"/>
              <w:left w:w="80" w:type="dxa"/>
              <w:bottom w:w="80" w:type="dxa"/>
              <w:right w:w="86" w:type="dxa"/>
            </w:tcMar>
            <w:vAlign w:val="center"/>
          </w:tcPr>
          <w:p w14:paraId="1CB56138" w14:textId="77777777" w:rsidR="0044110D" w:rsidRDefault="00000000">
            <w:pPr>
              <w:spacing w:after="0" w:line="259" w:lineRule="auto"/>
              <w:ind w:left="0" w:right="6" w:firstLine="0"/>
              <w:jc w:val="center"/>
            </w:pPr>
            <w:r>
              <w:rPr>
                <w:rFonts w:ascii="Arial" w:hAnsi="Arial"/>
                <w:sz w:val="10"/>
                <w:szCs w:val="10"/>
              </w:rPr>
              <w:t>0.13</w:t>
            </w:r>
          </w:p>
        </w:tc>
      </w:tr>
      <w:tr w:rsidR="0044110D" w14:paraId="1CB56145"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35FBFB"/>
            <w:tcMar>
              <w:top w:w="80" w:type="dxa"/>
              <w:left w:w="80" w:type="dxa"/>
              <w:bottom w:w="80" w:type="dxa"/>
              <w:right w:w="86" w:type="dxa"/>
            </w:tcMar>
            <w:vAlign w:val="center"/>
          </w:tcPr>
          <w:p w14:paraId="1CB5613A" w14:textId="77777777" w:rsidR="0044110D" w:rsidRDefault="00000000">
            <w:pPr>
              <w:spacing w:after="0" w:line="259" w:lineRule="auto"/>
              <w:ind w:left="0" w:right="6" w:firstLine="0"/>
              <w:jc w:val="center"/>
            </w:pPr>
            <w:r>
              <w:rPr>
                <w:rFonts w:ascii="Arial" w:hAnsi="Arial"/>
                <w:sz w:val="10"/>
                <w:szCs w:val="10"/>
              </w:rPr>
              <w:t>1.62</w:t>
            </w:r>
          </w:p>
        </w:tc>
        <w:tc>
          <w:tcPr>
            <w:tcW w:w="551" w:type="dxa"/>
            <w:tcBorders>
              <w:top w:val="single" w:sz="5" w:space="0" w:color="000000"/>
              <w:left w:val="single" w:sz="5" w:space="0" w:color="000000"/>
              <w:bottom w:val="single" w:sz="5" w:space="0" w:color="000000"/>
              <w:right w:val="single" w:sz="5" w:space="0" w:color="000000"/>
            </w:tcBorders>
            <w:shd w:val="clear" w:color="auto" w:fill="0DFC0D"/>
            <w:tcMar>
              <w:top w:w="80" w:type="dxa"/>
              <w:left w:w="80" w:type="dxa"/>
              <w:bottom w:w="80" w:type="dxa"/>
              <w:right w:w="86" w:type="dxa"/>
            </w:tcMar>
            <w:vAlign w:val="center"/>
          </w:tcPr>
          <w:p w14:paraId="1CB5613B" w14:textId="77777777" w:rsidR="0044110D" w:rsidRDefault="00000000">
            <w:pPr>
              <w:spacing w:after="0" w:line="259" w:lineRule="auto"/>
              <w:ind w:left="0" w:right="6" w:firstLine="0"/>
              <w:jc w:val="center"/>
            </w:pPr>
            <w:r>
              <w:rPr>
                <w:rFonts w:ascii="Arial" w:hAnsi="Arial"/>
                <w:sz w:val="10"/>
                <w:szCs w:val="10"/>
              </w:rPr>
              <w:t>6.04</w:t>
            </w:r>
          </w:p>
        </w:tc>
        <w:tc>
          <w:tcPr>
            <w:tcW w:w="550" w:type="dxa"/>
            <w:tcBorders>
              <w:top w:val="single" w:sz="5" w:space="0" w:color="000000"/>
              <w:left w:val="single" w:sz="5" w:space="0" w:color="000000"/>
              <w:bottom w:val="single" w:sz="5" w:space="0" w:color="000000"/>
              <w:right w:val="single" w:sz="5" w:space="0" w:color="000000"/>
            </w:tcBorders>
            <w:shd w:val="clear" w:color="auto" w:fill="FCADB1"/>
            <w:tcMar>
              <w:top w:w="80" w:type="dxa"/>
              <w:left w:w="80" w:type="dxa"/>
              <w:bottom w:w="80" w:type="dxa"/>
              <w:right w:w="86" w:type="dxa"/>
            </w:tcMar>
            <w:vAlign w:val="center"/>
          </w:tcPr>
          <w:p w14:paraId="1CB5613C" w14:textId="77777777" w:rsidR="0044110D" w:rsidRDefault="00000000">
            <w:pPr>
              <w:spacing w:after="0" w:line="259" w:lineRule="auto"/>
              <w:ind w:left="0" w:right="6" w:firstLine="0"/>
              <w:jc w:val="center"/>
            </w:pPr>
            <w:r>
              <w:rPr>
                <w:rFonts w:ascii="Arial" w:hAnsi="Arial"/>
                <w:sz w:val="10"/>
                <w:szCs w:val="10"/>
              </w:rPr>
              <w:t>10.95</w:t>
            </w:r>
          </w:p>
        </w:tc>
        <w:tc>
          <w:tcPr>
            <w:tcW w:w="550" w:type="dxa"/>
            <w:tcBorders>
              <w:top w:val="single" w:sz="5" w:space="0" w:color="000000"/>
              <w:left w:val="single" w:sz="5" w:space="0" w:color="000000"/>
              <w:bottom w:val="single" w:sz="5" w:space="0" w:color="000000"/>
              <w:right w:val="single" w:sz="5" w:space="0" w:color="000000"/>
            </w:tcBorders>
            <w:shd w:val="clear" w:color="auto" w:fill="6EF1A9"/>
            <w:tcMar>
              <w:top w:w="80" w:type="dxa"/>
              <w:left w:w="80" w:type="dxa"/>
              <w:bottom w:w="80" w:type="dxa"/>
              <w:right w:w="86" w:type="dxa"/>
            </w:tcMar>
            <w:vAlign w:val="center"/>
          </w:tcPr>
          <w:p w14:paraId="1CB5613D" w14:textId="77777777" w:rsidR="0044110D" w:rsidRDefault="00000000">
            <w:pPr>
              <w:spacing w:after="0" w:line="259" w:lineRule="auto"/>
              <w:ind w:left="0" w:right="6" w:firstLine="0"/>
              <w:jc w:val="center"/>
            </w:pPr>
            <w:r>
              <w:rPr>
                <w:rFonts w:ascii="Arial" w:hAnsi="Arial"/>
                <w:sz w:val="10"/>
                <w:szCs w:val="10"/>
              </w:rPr>
              <w:t>3.68</w:t>
            </w:r>
          </w:p>
        </w:tc>
        <w:tc>
          <w:tcPr>
            <w:tcW w:w="550" w:type="dxa"/>
            <w:tcBorders>
              <w:top w:val="single" w:sz="5" w:space="0" w:color="000000"/>
              <w:left w:val="single" w:sz="5" w:space="0" w:color="000000"/>
              <w:bottom w:val="single" w:sz="5" w:space="0" w:color="000000"/>
              <w:right w:val="single" w:sz="5" w:space="0" w:color="000000"/>
            </w:tcBorders>
            <w:shd w:val="clear" w:color="auto" w:fill="62F3B1"/>
            <w:tcMar>
              <w:top w:w="80" w:type="dxa"/>
              <w:left w:w="80" w:type="dxa"/>
              <w:bottom w:w="80" w:type="dxa"/>
              <w:right w:w="86" w:type="dxa"/>
            </w:tcMar>
            <w:vAlign w:val="center"/>
          </w:tcPr>
          <w:p w14:paraId="1CB5613E" w14:textId="77777777" w:rsidR="0044110D" w:rsidRDefault="00000000">
            <w:pPr>
              <w:spacing w:after="0" w:line="259" w:lineRule="auto"/>
              <w:ind w:left="0" w:right="6" w:firstLine="0"/>
              <w:jc w:val="center"/>
            </w:pPr>
            <w:r>
              <w:rPr>
                <w:rFonts w:ascii="Arial" w:hAnsi="Arial"/>
                <w:sz w:val="10"/>
                <w:szCs w:val="10"/>
              </w:rPr>
              <w:t>3.5</w:t>
            </w:r>
          </w:p>
        </w:tc>
        <w:tc>
          <w:tcPr>
            <w:tcW w:w="417" w:type="dxa"/>
            <w:vMerge/>
            <w:tcBorders>
              <w:top w:val="nil"/>
              <w:left w:val="single" w:sz="5" w:space="0" w:color="000000"/>
              <w:bottom w:val="nil"/>
              <w:right w:val="single" w:sz="5" w:space="0" w:color="000000"/>
            </w:tcBorders>
            <w:shd w:val="clear" w:color="auto" w:fill="auto"/>
          </w:tcPr>
          <w:p w14:paraId="1CB5613F"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40"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C9F6F6"/>
            <w:tcMar>
              <w:top w:w="80" w:type="dxa"/>
              <w:left w:w="80" w:type="dxa"/>
              <w:bottom w:w="80" w:type="dxa"/>
              <w:right w:w="86" w:type="dxa"/>
            </w:tcMar>
            <w:vAlign w:val="center"/>
          </w:tcPr>
          <w:p w14:paraId="1CB56141" w14:textId="77777777" w:rsidR="0044110D" w:rsidRDefault="00000000">
            <w:pPr>
              <w:spacing w:after="0" w:line="259" w:lineRule="auto"/>
              <w:ind w:left="0" w:right="6" w:firstLine="0"/>
              <w:jc w:val="center"/>
            </w:pPr>
            <w:r>
              <w:rPr>
                <w:rFonts w:ascii="Arial" w:hAnsi="Arial"/>
                <w:sz w:val="10"/>
                <w:szCs w:val="10"/>
              </w:rPr>
              <w:t>0.83</w:t>
            </w:r>
          </w:p>
        </w:tc>
        <w:tc>
          <w:tcPr>
            <w:tcW w:w="550" w:type="dxa"/>
            <w:tcBorders>
              <w:top w:val="single" w:sz="5" w:space="0" w:color="000000"/>
              <w:left w:val="single" w:sz="5" w:space="0" w:color="000000"/>
              <w:bottom w:val="single" w:sz="5" w:space="0" w:color="000000"/>
              <w:right w:val="single" w:sz="5" w:space="0" w:color="000000"/>
            </w:tcBorders>
            <w:shd w:val="clear" w:color="auto" w:fill="9FF8F8"/>
            <w:tcMar>
              <w:top w:w="80" w:type="dxa"/>
              <w:left w:w="80" w:type="dxa"/>
              <w:bottom w:w="80" w:type="dxa"/>
              <w:right w:w="86" w:type="dxa"/>
            </w:tcMar>
            <w:vAlign w:val="center"/>
          </w:tcPr>
          <w:p w14:paraId="1CB56142" w14:textId="77777777" w:rsidR="0044110D" w:rsidRDefault="00000000">
            <w:pPr>
              <w:spacing w:after="0" w:line="259" w:lineRule="auto"/>
              <w:ind w:left="0" w:right="6" w:firstLine="0"/>
              <w:jc w:val="center"/>
            </w:pPr>
            <w:r>
              <w:rPr>
                <w:rFonts w:ascii="Arial" w:hAnsi="Arial"/>
                <w:sz w:val="10"/>
                <w:szCs w:val="10"/>
              </w:rPr>
              <w:t>1.65</w:t>
            </w:r>
          </w:p>
        </w:tc>
        <w:tc>
          <w:tcPr>
            <w:tcW w:w="550" w:type="dxa"/>
            <w:tcBorders>
              <w:top w:val="single" w:sz="5" w:space="0" w:color="000000"/>
              <w:left w:val="single" w:sz="5" w:space="0" w:color="000000"/>
              <w:bottom w:val="single" w:sz="5" w:space="0" w:color="000000"/>
              <w:right w:val="single" w:sz="5" w:space="0" w:color="000000"/>
            </w:tcBorders>
            <w:shd w:val="clear" w:color="auto" w:fill="79F8F8"/>
            <w:tcMar>
              <w:top w:w="80" w:type="dxa"/>
              <w:left w:w="80" w:type="dxa"/>
              <w:bottom w:w="80" w:type="dxa"/>
              <w:right w:w="86" w:type="dxa"/>
            </w:tcMar>
            <w:vAlign w:val="center"/>
          </w:tcPr>
          <w:p w14:paraId="1CB56143" w14:textId="77777777" w:rsidR="0044110D" w:rsidRDefault="00000000">
            <w:pPr>
              <w:spacing w:after="0" w:line="259" w:lineRule="auto"/>
              <w:ind w:left="0" w:right="6" w:firstLine="0"/>
              <w:jc w:val="center"/>
            </w:pPr>
            <w:r>
              <w:rPr>
                <w:rFonts w:ascii="Arial" w:hAnsi="Arial"/>
                <w:sz w:val="10"/>
                <w:szCs w:val="10"/>
              </w:rPr>
              <w:t>2.41</w:t>
            </w:r>
          </w:p>
        </w:tc>
        <w:tc>
          <w:tcPr>
            <w:tcW w:w="550" w:type="dxa"/>
            <w:tcBorders>
              <w:top w:val="single" w:sz="5" w:space="0" w:color="000000"/>
              <w:left w:val="single" w:sz="5" w:space="0" w:color="000000"/>
              <w:bottom w:val="single" w:sz="5" w:space="0" w:color="000000"/>
              <w:right w:val="single" w:sz="5" w:space="0" w:color="000000"/>
            </w:tcBorders>
            <w:shd w:val="clear" w:color="auto" w:fill="B7F7F7"/>
            <w:tcMar>
              <w:top w:w="80" w:type="dxa"/>
              <w:left w:w="80" w:type="dxa"/>
              <w:bottom w:w="80" w:type="dxa"/>
              <w:right w:w="86" w:type="dxa"/>
            </w:tcMar>
            <w:vAlign w:val="center"/>
          </w:tcPr>
          <w:p w14:paraId="1CB56144" w14:textId="77777777" w:rsidR="0044110D" w:rsidRDefault="00000000">
            <w:pPr>
              <w:spacing w:after="0" w:line="259" w:lineRule="auto"/>
              <w:ind w:left="0" w:right="6" w:firstLine="0"/>
              <w:jc w:val="center"/>
            </w:pPr>
            <w:r>
              <w:rPr>
                <w:rFonts w:ascii="Arial" w:hAnsi="Arial"/>
                <w:sz w:val="10"/>
                <w:szCs w:val="10"/>
              </w:rPr>
              <w:t>1.19</w:t>
            </w:r>
          </w:p>
        </w:tc>
      </w:tr>
      <w:tr w:rsidR="0044110D" w14:paraId="1CB56151"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A1F8F8"/>
            <w:tcMar>
              <w:top w:w="80" w:type="dxa"/>
              <w:left w:w="80" w:type="dxa"/>
              <w:bottom w:w="80" w:type="dxa"/>
              <w:right w:w="86" w:type="dxa"/>
            </w:tcMar>
            <w:vAlign w:val="center"/>
          </w:tcPr>
          <w:p w14:paraId="1CB56146" w14:textId="77777777" w:rsidR="0044110D" w:rsidRDefault="00000000">
            <w:pPr>
              <w:spacing w:after="0" w:line="259" w:lineRule="auto"/>
              <w:ind w:left="0" w:right="6" w:firstLine="0"/>
              <w:jc w:val="center"/>
            </w:pPr>
            <w:r>
              <w:rPr>
                <w:rFonts w:ascii="Arial" w:hAnsi="Arial"/>
                <w:sz w:val="10"/>
                <w:szCs w:val="10"/>
              </w:rPr>
              <w:t>0.7</w:t>
            </w:r>
          </w:p>
        </w:tc>
        <w:tc>
          <w:tcPr>
            <w:tcW w:w="551" w:type="dxa"/>
            <w:tcBorders>
              <w:top w:val="single" w:sz="5" w:space="0" w:color="000000"/>
              <w:left w:val="single" w:sz="5" w:space="0" w:color="000000"/>
              <w:bottom w:val="single" w:sz="5" w:space="0" w:color="000000"/>
              <w:right w:val="single" w:sz="5" w:space="0" w:color="000000"/>
            </w:tcBorders>
            <w:shd w:val="clear" w:color="auto" w:fill="4EF64E"/>
            <w:tcMar>
              <w:top w:w="80" w:type="dxa"/>
              <w:left w:w="80" w:type="dxa"/>
              <w:bottom w:w="80" w:type="dxa"/>
              <w:right w:w="86" w:type="dxa"/>
            </w:tcMar>
            <w:vAlign w:val="center"/>
          </w:tcPr>
          <w:p w14:paraId="1CB56147" w14:textId="77777777" w:rsidR="0044110D" w:rsidRDefault="00000000">
            <w:pPr>
              <w:spacing w:after="0" w:line="259" w:lineRule="auto"/>
              <w:ind w:left="0" w:right="6" w:firstLine="0"/>
              <w:jc w:val="center"/>
            </w:pPr>
            <w:r>
              <w:rPr>
                <w:rFonts w:ascii="Arial" w:hAnsi="Arial"/>
                <w:sz w:val="10"/>
                <w:szCs w:val="10"/>
              </w:rPr>
              <w:t>5.09</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148" w14:textId="77777777" w:rsidR="0044110D" w:rsidRDefault="00000000">
            <w:pPr>
              <w:spacing w:after="0" w:line="259" w:lineRule="auto"/>
              <w:ind w:left="0" w:right="6" w:firstLine="0"/>
              <w:jc w:val="center"/>
            </w:pPr>
            <w:r>
              <w:rPr>
                <w:rFonts w:ascii="Arial" w:hAnsi="Arial"/>
                <w:sz w:val="10"/>
                <w:szCs w:val="10"/>
              </w:rPr>
              <w:t>12.45</w:t>
            </w:r>
          </w:p>
        </w:tc>
        <w:tc>
          <w:tcPr>
            <w:tcW w:w="550" w:type="dxa"/>
            <w:tcBorders>
              <w:top w:val="single" w:sz="5" w:space="0" w:color="000000"/>
              <w:left w:val="single" w:sz="5" w:space="0" w:color="000000"/>
              <w:bottom w:val="single" w:sz="5" w:space="0" w:color="000000"/>
              <w:right w:val="single" w:sz="5" w:space="0" w:color="000000"/>
            </w:tcBorders>
            <w:shd w:val="clear" w:color="auto" w:fill="51FF00"/>
            <w:tcMar>
              <w:top w:w="80" w:type="dxa"/>
              <w:left w:w="80" w:type="dxa"/>
              <w:bottom w:w="80" w:type="dxa"/>
              <w:right w:w="86" w:type="dxa"/>
            </w:tcMar>
            <w:vAlign w:val="center"/>
          </w:tcPr>
          <w:p w14:paraId="1CB56149" w14:textId="77777777" w:rsidR="0044110D" w:rsidRDefault="00000000">
            <w:pPr>
              <w:spacing w:after="0" w:line="259" w:lineRule="auto"/>
              <w:ind w:left="0" w:right="6" w:firstLine="0"/>
              <w:jc w:val="center"/>
            </w:pPr>
            <w:r>
              <w:rPr>
                <w:rFonts w:ascii="Arial" w:hAnsi="Arial"/>
                <w:sz w:val="10"/>
                <w:szCs w:val="10"/>
              </w:rPr>
              <w:t>6.88</w:t>
            </w:r>
          </w:p>
        </w:tc>
        <w:tc>
          <w:tcPr>
            <w:tcW w:w="550" w:type="dxa"/>
            <w:tcBorders>
              <w:top w:val="single" w:sz="5" w:space="0" w:color="000000"/>
              <w:left w:val="single" w:sz="5" w:space="0" w:color="000000"/>
              <w:bottom w:val="single" w:sz="5" w:space="0" w:color="000000"/>
              <w:right w:val="single" w:sz="5" w:space="0" w:color="000000"/>
            </w:tcBorders>
            <w:shd w:val="clear" w:color="auto" w:fill="FFED35"/>
            <w:tcMar>
              <w:top w:w="80" w:type="dxa"/>
              <w:left w:w="80" w:type="dxa"/>
              <w:bottom w:w="80" w:type="dxa"/>
              <w:right w:w="86" w:type="dxa"/>
            </w:tcMar>
            <w:vAlign w:val="center"/>
          </w:tcPr>
          <w:p w14:paraId="1CB5614A" w14:textId="77777777" w:rsidR="0044110D" w:rsidRDefault="00000000">
            <w:pPr>
              <w:spacing w:after="0" w:line="259" w:lineRule="auto"/>
              <w:ind w:left="0" w:right="6" w:firstLine="0"/>
              <w:jc w:val="center"/>
            </w:pPr>
            <w:r>
              <w:rPr>
                <w:rFonts w:ascii="Arial" w:hAnsi="Arial"/>
                <w:sz w:val="10"/>
                <w:szCs w:val="10"/>
              </w:rPr>
              <w:t>8.84</w:t>
            </w:r>
          </w:p>
        </w:tc>
        <w:tc>
          <w:tcPr>
            <w:tcW w:w="417" w:type="dxa"/>
            <w:vMerge/>
            <w:tcBorders>
              <w:top w:val="nil"/>
              <w:left w:val="single" w:sz="5" w:space="0" w:color="000000"/>
              <w:bottom w:val="nil"/>
              <w:right w:val="single" w:sz="5" w:space="0" w:color="000000"/>
            </w:tcBorders>
            <w:shd w:val="clear" w:color="auto" w:fill="auto"/>
          </w:tcPr>
          <w:p w14:paraId="1CB5614B"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4C"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7F5F5"/>
            <w:tcMar>
              <w:top w:w="80" w:type="dxa"/>
              <w:left w:w="80" w:type="dxa"/>
              <w:bottom w:w="80" w:type="dxa"/>
              <w:right w:w="86" w:type="dxa"/>
            </w:tcMar>
            <w:vAlign w:val="center"/>
          </w:tcPr>
          <w:p w14:paraId="1CB5614D" w14:textId="77777777" w:rsidR="0044110D" w:rsidRDefault="00000000">
            <w:pPr>
              <w:spacing w:after="0" w:line="259" w:lineRule="auto"/>
              <w:ind w:left="0" w:right="6" w:firstLine="0"/>
              <w:jc w:val="center"/>
            </w:pPr>
            <w:r>
              <w:rPr>
                <w:rFonts w:ascii="Arial" w:hAnsi="Arial"/>
                <w:sz w:val="10"/>
                <w:szCs w:val="10"/>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61FAFA"/>
            <w:tcMar>
              <w:top w:w="80" w:type="dxa"/>
              <w:left w:w="80" w:type="dxa"/>
              <w:bottom w:w="80" w:type="dxa"/>
              <w:right w:w="86" w:type="dxa"/>
            </w:tcMar>
            <w:vAlign w:val="center"/>
          </w:tcPr>
          <w:p w14:paraId="1CB5614E" w14:textId="77777777" w:rsidR="0044110D" w:rsidRDefault="00000000">
            <w:pPr>
              <w:spacing w:after="0" w:line="259" w:lineRule="auto"/>
              <w:ind w:left="0" w:right="6" w:firstLine="0"/>
              <w:jc w:val="center"/>
            </w:pPr>
            <w:r>
              <w:rPr>
                <w:rFonts w:ascii="Arial" w:hAnsi="Arial"/>
                <w:sz w:val="10"/>
                <w:szCs w:val="10"/>
              </w:rPr>
              <w:t>2.85</w:t>
            </w:r>
          </w:p>
        </w:tc>
        <w:tc>
          <w:tcPr>
            <w:tcW w:w="550" w:type="dxa"/>
            <w:tcBorders>
              <w:top w:val="single" w:sz="5" w:space="0" w:color="000000"/>
              <w:left w:val="single" w:sz="5" w:space="0" w:color="000000"/>
              <w:bottom w:val="single" w:sz="5" w:space="0" w:color="000000"/>
              <w:right w:val="single" w:sz="5" w:space="0" w:color="000000"/>
            </w:tcBorders>
            <w:shd w:val="clear" w:color="auto" w:fill="05FDFB"/>
            <w:tcMar>
              <w:top w:w="80" w:type="dxa"/>
              <w:left w:w="80" w:type="dxa"/>
              <w:bottom w:w="80" w:type="dxa"/>
              <w:right w:w="86" w:type="dxa"/>
            </w:tcMar>
            <w:vAlign w:val="center"/>
          </w:tcPr>
          <w:p w14:paraId="1CB5614F" w14:textId="77777777" w:rsidR="0044110D" w:rsidRDefault="00000000">
            <w:pPr>
              <w:spacing w:after="0" w:line="259" w:lineRule="auto"/>
              <w:ind w:left="0" w:right="6" w:firstLine="0"/>
              <w:jc w:val="center"/>
            </w:pPr>
            <w:r>
              <w:rPr>
                <w:rFonts w:ascii="Arial" w:hAnsi="Arial"/>
                <w:sz w:val="10"/>
                <w:szCs w:val="10"/>
              </w:rPr>
              <w:t>4.76</w:t>
            </w:r>
          </w:p>
        </w:tc>
        <w:tc>
          <w:tcPr>
            <w:tcW w:w="550" w:type="dxa"/>
            <w:tcBorders>
              <w:top w:val="single" w:sz="5" w:space="0" w:color="000000"/>
              <w:left w:val="single" w:sz="5" w:space="0" w:color="000000"/>
              <w:bottom w:val="single" w:sz="5" w:space="0" w:color="000000"/>
              <w:right w:val="single" w:sz="5" w:space="0" w:color="000000"/>
            </w:tcBorders>
            <w:shd w:val="clear" w:color="auto" w:fill="90F8F8"/>
            <w:tcMar>
              <w:top w:w="80" w:type="dxa"/>
              <w:left w:w="80" w:type="dxa"/>
              <w:bottom w:w="80" w:type="dxa"/>
              <w:right w:w="86" w:type="dxa"/>
            </w:tcMar>
            <w:vAlign w:val="center"/>
          </w:tcPr>
          <w:p w14:paraId="1CB56150" w14:textId="77777777" w:rsidR="0044110D" w:rsidRDefault="00000000">
            <w:pPr>
              <w:spacing w:after="0" w:line="259" w:lineRule="auto"/>
              <w:ind w:left="0" w:right="6" w:firstLine="0"/>
              <w:jc w:val="center"/>
            </w:pPr>
            <w:r>
              <w:rPr>
                <w:rFonts w:ascii="Arial" w:hAnsi="Arial"/>
                <w:sz w:val="10"/>
                <w:szCs w:val="10"/>
              </w:rPr>
              <w:t>1.96</w:t>
            </w:r>
          </w:p>
        </w:tc>
      </w:tr>
      <w:tr w:rsidR="0044110D" w14:paraId="1CB5615D"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D5F6F6"/>
            <w:tcMar>
              <w:top w:w="80" w:type="dxa"/>
              <w:left w:w="80" w:type="dxa"/>
              <w:bottom w:w="80" w:type="dxa"/>
              <w:right w:w="86" w:type="dxa"/>
            </w:tcMar>
            <w:vAlign w:val="center"/>
          </w:tcPr>
          <w:p w14:paraId="1CB56152" w14:textId="77777777" w:rsidR="0044110D" w:rsidRDefault="00000000">
            <w:pPr>
              <w:spacing w:after="0" w:line="259" w:lineRule="auto"/>
              <w:ind w:left="0" w:right="6" w:firstLine="0"/>
              <w:jc w:val="center"/>
            </w:pPr>
            <w:r>
              <w:rPr>
                <w:rFonts w:ascii="Arial" w:hAnsi="Arial"/>
                <w:sz w:val="10"/>
                <w:szCs w:val="10"/>
              </w:rPr>
              <w:t>0.26</w:t>
            </w:r>
          </w:p>
        </w:tc>
        <w:tc>
          <w:tcPr>
            <w:tcW w:w="551" w:type="dxa"/>
            <w:tcBorders>
              <w:top w:val="single" w:sz="5" w:space="0" w:color="000000"/>
              <w:left w:val="single" w:sz="5" w:space="0" w:color="000000"/>
              <w:bottom w:val="single" w:sz="5" w:space="0" w:color="000000"/>
              <w:right w:val="single" w:sz="5" w:space="0" w:color="000000"/>
            </w:tcBorders>
            <w:shd w:val="clear" w:color="auto" w:fill="23FCFC"/>
            <w:tcMar>
              <w:top w:w="80" w:type="dxa"/>
              <w:left w:w="80" w:type="dxa"/>
              <w:bottom w:w="80" w:type="dxa"/>
              <w:right w:w="86" w:type="dxa"/>
            </w:tcMar>
            <w:vAlign w:val="center"/>
          </w:tcPr>
          <w:p w14:paraId="1CB56153" w14:textId="77777777" w:rsidR="0044110D" w:rsidRDefault="00000000">
            <w:pPr>
              <w:spacing w:after="0" w:line="259" w:lineRule="auto"/>
              <w:ind w:left="0" w:right="6" w:firstLine="0"/>
              <w:jc w:val="center"/>
            </w:pPr>
            <w:r>
              <w:rPr>
                <w:rFonts w:ascii="Arial" w:hAnsi="Arial"/>
                <w:sz w:val="10"/>
                <w:szCs w:val="10"/>
              </w:rPr>
              <w:t>1.77</w:t>
            </w:r>
          </w:p>
        </w:tc>
        <w:tc>
          <w:tcPr>
            <w:tcW w:w="550" w:type="dxa"/>
            <w:tcBorders>
              <w:top w:val="single" w:sz="5" w:space="0" w:color="000000"/>
              <w:left w:val="single" w:sz="5" w:space="0" w:color="000000"/>
              <w:bottom w:val="single" w:sz="5" w:space="0" w:color="000000"/>
              <w:right w:val="single" w:sz="5" w:space="0" w:color="000000"/>
            </w:tcBorders>
            <w:shd w:val="clear" w:color="auto" w:fill="1EFA1D"/>
            <w:tcMar>
              <w:top w:w="80" w:type="dxa"/>
              <w:left w:w="80" w:type="dxa"/>
              <w:bottom w:w="80" w:type="dxa"/>
              <w:right w:w="86" w:type="dxa"/>
            </w:tcMar>
            <w:vAlign w:val="center"/>
          </w:tcPr>
          <w:p w14:paraId="1CB56154" w14:textId="77777777" w:rsidR="0044110D" w:rsidRDefault="00000000">
            <w:pPr>
              <w:spacing w:after="0" w:line="259" w:lineRule="auto"/>
              <w:ind w:left="0" w:right="6" w:firstLine="0"/>
              <w:jc w:val="center"/>
            </w:pPr>
            <w:r>
              <w:rPr>
                <w:rFonts w:ascii="Arial" w:hAnsi="Arial"/>
                <w:sz w:val="10"/>
                <w:szCs w:val="10"/>
              </w:rPr>
              <w:t>5.79</w:t>
            </w:r>
          </w:p>
        </w:tc>
        <w:tc>
          <w:tcPr>
            <w:tcW w:w="550" w:type="dxa"/>
            <w:tcBorders>
              <w:top w:val="single" w:sz="5" w:space="0" w:color="000000"/>
              <w:left w:val="single" w:sz="5" w:space="0" w:color="000000"/>
              <w:bottom w:val="single" w:sz="5" w:space="0" w:color="000000"/>
              <w:right w:val="single" w:sz="5" w:space="0" w:color="000000"/>
            </w:tcBorders>
            <w:shd w:val="clear" w:color="auto" w:fill="68F368"/>
            <w:tcMar>
              <w:top w:w="80" w:type="dxa"/>
              <w:left w:w="80" w:type="dxa"/>
              <w:bottom w:w="80" w:type="dxa"/>
              <w:right w:w="86" w:type="dxa"/>
            </w:tcMar>
            <w:vAlign w:val="center"/>
          </w:tcPr>
          <w:p w14:paraId="1CB56155" w14:textId="77777777" w:rsidR="0044110D" w:rsidRDefault="00000000">
            <w:pPr>
              <w:spacing w:after="0" w:line="259" w:lineRule="auto"/>
              <w:ind w:left="0" w:right="6" w:firstLine="0"/>
              <w:jc w:val="center"/>
            </w:pPr>
            <w:r>
              <w:rPr>
                <w:rFonts w:ascii="Arial" w:hAnsi="Arial"/>
                <w:sz w:val="10"/>
                <w:szCs w:val="10"/>
              </w:rPr>
              <w:t>4.72</w:t>
            </w:r>
          </w:p>
        </w:tc>
        <w:tc>
          <w:tcPr>
            <w:tcW w:w="550" w:type="dxa"/>
            <w:tcBorders>
              <w:top w:val="single" w:sz="5" w:space="0" w:color="000000"/>
              <w:left w:val="single" w:sz="5" w:space="0" w:color="000000"/>
              <w:bottom w:val="single" w:sz="5" w:space="0" w:color="000000"/>
              <w:right w:val="single" w:sz="5" w:space="0" w:color="000000"/>
            </w:tcBorders>
            <w:shd w:val="clear" w:color="auto" w:fill="FFDF64"/>
            <w:tcMar>
              <w:top w:w="80" w:type="dxa"/>
              <w:left w:w="80" w:type="dxa"/>
              <w:bottom w:w="80" w:type="dxa"/>
              <w:right w:w="86" w:type="dxa"/>
            </w:tcMar>
            <w:vAlign w:val="center"/>
          </w:tcPr>
          <w:p w14:paraId="1CB56156" w14:textId="77777777" w:rsidR="0044110D" w:rsidRDefault="00000000">
            <w:pPr>
              <w:spacing w:after="0" w:line="259" w:lineRule="auto"/>
              <w:ind w:left="0" w:right="6" w:firstLine="0"/>
              <w:jc w:val="center"/>
            </w:pPr>
            <w:r>
              <w:rPr>
                <w:rFonts w:ascii="Arial" w:hAnsi="Arial"/>
                <w:sz w:val="10"/>
                <w:szCs w:val="10"/>
              </w:rPr>
              <w:t>9.33</w:t>
            </w:r>
          </w:p>
        </w:tc>
        <w:tc>
          <w:tcPr>
            <w:tcW w:w="417" w:type="dxa"/>
            <w:vMerge/>
            <w:tcBorders>
              <w:top w:val="nil"/>
              <w:left w:val="single" w:sz="5" w:space="0" w:color="000000"/>
              <w:bottom w:val="nil"/>
              <w:right w:val="single" w:sz="5" w:space="0" w:color="000000"/>
            </w:tcBorders>
            <w:shd w:val="clear" w:color="auto" w:fill="auto"/>
          </w:tcPr>
          <w:p w14:paraId="1CB56157"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58"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6159" w14:textId="77777777" w:rsidR="0044110D" w:rsidRDefault="00000000">
            <w:pPr>
              <w:spacing w:after="0" w:line="259" w:lineRule="auto"/>
              <w:ind w:left="0" w:right="6" w:firstLine="0"/>
              <w:jc w:val="center"/>
            </w:pPr>
            <w:r>
              <w:rPr>
                <w:rFonts w:ascii="Arial" w:hAnsi="Arial"/>
                <w:sz w:val="10"/>
                <w:szCs w:val="10"/>
              </w:rPr>
              <w:t>0.12</w:t>
            </w:r>
          </w:p>
        </w:tc>
        <w:tc>
          <w:tcPr>
            <w:tcW w:w="550" w:type="dxa"/>
            <w:tcBorders>
              <w:top w:val="single" w:sz="5" w:space="0" w:color="000000"/>
              <w:left w:val="single" w:sz="5" w:space="0" w:color="000000"/>
              <w:bottom w:val="single" w:sz="5" w:space="0" w:color="000000"/>
              <w:right w:val="single" w:sz="5" w:space="0" w:color="000000"/>
            </w:tcBorders>
            <w:shd w:val="clear" w:color="auto" w:fill="34FBFB"/>
            <w:tcMar>
              <w:top w:w="80" w:type="dxa"/>
              <w:left w:w="80" w:type="dxa"/>
              <w:bottom w:w="80" w:type="dxa"/>
              <w:right w:w="86" w:type="dxa"/>
            </w:tcMar>
            <w:vAlign w:val="center"/>
          </w:tcPr>
          <w:p w14:paraId="1CB5615A" w14:textId="77777777" w:rsidR="0044110D" w:rsidRDefault="00000000">
            <w:pPr>
              <w:spacing w:after="0" w:line="259" w:lineRule="auto"/>
              <w:ind w:left="0" w:right="6" w:firstLine="0"/>
              <w:jc w:val="center"/>
            </w:pPr>
            <w:r>
              <w:rPr>
                <w:rFonts w:ascii="Arial" w:hAnsi="Arial"/>
                <w:sz w:val="10"/>
                <w:szCs w:val="10"/>
              </w:rPr>
              <w:t>3.72</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15B" w14:textId="77777777" w:rsidR="0044110D" w:rsidRDefault="00000000">
            <w:pPr>
              <w:spacing w:after="0" w:line="259" w:lineRule="auto"/>
              <w:ind w:left="0" w:right="6" w:firstLine="0"/>
              <w:jc w:val="center"/>
            </w:pPr>
            <w:r>
              <w:rPr>
                <w:rFonts w:ascii="Arial" w:hAnsi="Arial"/>
                <w:sz w:val="10"/>
                <w:szCs w:val="10"/>
              </w:rPr>
              <w:t>28.49</w:t>
            </w:r>
          </w:p>
        </w:tc>
        <w:tc>
          <w:tcPr>
            <w:tcW w:w="550" w:type="dxa"/>
            <w:tcBorders>
              <w:top w:val="single" w:sz="5" w:space="0" w:color="000000"/>
              <w:left w:val="single" w:sz="5" w:space="0" w:color="000000"/>
              <w:bottom w:val="single" w:sz="5" w:space="0" w:color="000000"/>
              <w:right w:val="single" w:sz="5" w:space="0" w:color="000000"/>
            </w:tcBorders>
            <w:shd w:val="clear" w:color="auto" w:fill="63FF00"/>
            <w:tcMar>
              <w:top w:w="80" w:type="dxa"/>
              <w:left w:w="80" w:type="dxa"/>
              <w:bottom w:w="80" w:type="dxa"/>
              <w:right w:w="86" w:type="dxa"/>
            </w:tcMar>
            <w:vAlign w:val="center"/>
          </w:tcPr>
          <w:p w14:paraId="1CB5615C" w14:textId="77777777" w:rsidR="0044110D" w:rsidRDefault="00000000">
            <w:pPr>
              <w:spacing w:after="0" w:line="259" w:lineRule="auto"/>
              <w:ind w:left="0" w:right="6" w:firstLine="0"/>
              <w:jc w:val="center"/>
            </w:pPr>
            <w:r>
              <w:rPr>
                <w:rFonts w:ascii="Arial" w:hAnsi="Arial"/>
                <w:sz w:val="10"/>
                <w:szCs w:val="10"/>
              </w:rPr>
              <w:t>16.12</w:t>
            </w:r>
          </w:p>
        </w:tc>
      </w:tr>
      <w:tr w:rsidR="0044110D" w14:paraId="1CB56169"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5E"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1CB5615F" w14:textId="77777777" w:rsidR="0044110D" w:rsidRDefault="00000000">
            <w:pPr>
              <w:spacing w:after="0" w:line="259" w:lineRule="auto"/>
              <w:ind w:left="0" w:right="6" w:firstLine="0"/>
              <w:jc w:val="center"/>
            </w:pPr>
            <w:r>
              <w:rPr>
                <w:rFonts w:ascii="Arial" w:hAnsi="Arial"/>
                <w:sz w:val="10"/>
                <w:szCs w:val="10"/>
              </w:rPr>
              <w:t>0.04</w:t>
            </w:r>
          </w:p>
        </w:tc>
        <w:tc>
          <w:tcPr>
            <w:tcW w:w="550" w:type="dxa"/>
            <w:tcBorders>
              <w:top w:val="single" w:sz="5" w:space="0" w:color="000000"/>
              <w:left w:val="single" w:sz="5" w:space="0" w:color="000000"/>
              <w:bottom w:val="single" w:sz="5" w:space="0" w:color="000000"/>
              <w:right w:val="single" w:sz="5" w:space="0" w:color="000000"/>
            </w:tcBorders>
            <w:shd w:val="clear" w:color="auto" w:fill="E3F5F5"/>
            <w:tcMar>
              <w:top w:w="80" w:type="dxa"/>
              <w:left w:w="80" w:type="dxa"/>
              <w:bottom w:w="80" w:type="dxa"/>
              <w:right w:w="86" w:type="dxa"/>
            </w:tcMar>
            <w:vAlign w:val="center"/>
          </w:tcPr>
          <w:p w14:paraId="1CB56160" w14:textId="77777777" w:rsidR="0044110D" w:rsidRDefault="00000000">
            <w:pPr>
              <w:spacing w:after="0" w:line="259" w:lineRule="auto"/>
              <w:ind w:left="0" w:right="6" w:firstLine="0"/>
              <w:jc w:val="center"/>
            </w:pPr>
            <w:r>
              <w:rPr>
                <w:rFonts w:ascii="Arial" w:hAnsi="Arial"/>
                <w:sz w:val="10"/>
                <w:szCs w:val="10"/>
              </w:rPr>
              <w:t>0.14</w:t>
            </w:r>
          </w:p>
        </w:tc>
        <w:tc>
          <w:tcPr>
            <w:tcW w:w="550" w:type="dxa"/>
            <w:tcBorders>
              <w:top w:val="single" w:sz="5" w:space="0" w:color="000000"/>
              <w:left w:val="single" w:sz="5" w:space="0" w:color="000000"/>
              <w:bottom w:val="single" w:sz="5" w:space="0" w:color="000000"/>
              <w:right w:val="single" w:sz="5" w:space="0" w:color="000000"/>
            </w:tcBorders>
            <w:shd w:val="clear" w:color="auto" w:fill="ADF8F8"/>
            <w:tcMar>
              <w:top w:w="80" w:type="dxa"/>
              <w:left w:w="80" w:type="dxa"/>
              <w:bottom w:w="80" w:type="dxa"/>
              <w:right w:w="86" w:type="dxa"/>
            </w:tcMar>
            <w:vAlign w:val="center"/>
          </w:tcPr>
          <w:p w14:paraId="1CB56161" w14:textId="77777777" w:rsidR="0044110D" w:rsidRDefault="00000000">
            <w:pPr>
              <w:spacing w:after="0" w:line="259" w:lineRule="auto"/>
              <w:ind w:left="0" w:right="6" w:firstLine="0"/>
              <w:jc w:val="center"/>
            </w:pPr>
            <w:r>
              <w:rPr>
                <w:rFonts w:ascii="Arial" w:hAnsi="Arial"/>
                <w:sz w:val="10"/>
                <w:szCs w:val="10"/>
              </w:rPr>
              <w:t>0.6</w:t>
            </w:r>
          </w:p>
        </w:tc>
        <w:tc>
          <w:tcPr>
            <w:tcW w:w="550" w:type="dxa"/>
            <w:tcBorders>
              <w:top w:val="single" w:sz="5" w:space="0" w:color="000000"/>
              <w:left w:val="single" w:sz="5" w:space="0" w:color="000000"/>
              <w:bottom w:val="single" w:sz="5" w:space="0" w:color="000000"/>
              <w:right w:val="single" w:sz="5" w:space="0" w:color="000000"/>
            </w:tcBorders>
            <w:shd w:val="clear" w:color="auto" w:fill="2AF9DE"/>
            <w:tcMar>
              <w:top w:w="80" w:type="dxa"/>
              <w:left w:w="80" w:type="dxa"/>
              <w:bottom w:w="80" w:type="dxa"/>
              <w:right w:w="86" w:type="dxa"/>
            </w:tcMar>
            <w:vAlign w:val="center"/>
          </w:tcPr>
          <w:p w14:paraId="1CB56162" w14:textId="77777777" w:rsidR="0044110D" w:rsidRDefault="00000000">
            <w:pPr>
              <w:spacing w:after="0" w:line="259" w:lineRule="auto"/>
              <w:ind w:left="0" w:right="6" w:firstLine="0"/>
              <w:jc w:val="center"/>
            </w:pPr>
            <w:r>
              <w:rPr>
                <w:rFonts w:ascii="Arial" w:hAnsi="Arial"/>
                <w:sz w:val="10"/>
                <w:szCs w:val="10"/>
              </w:rPr>
              <w:t>2.68</w:t>
            </w:r>
          </w:p>
        </w:tc>
        <w:tc>
          <w:tcPr>
            <w:tcW w:w="417" w:type="dxa"/>
            <w:vMerge/>
            <w:tcBorders>
              <w:top w:val="nil"/>
              <w:left w:val="single" w:sz="5" w:space="0" w:color="000000"/>
              <w:bottom w:val="nil"/>
              <w:right w:val="single" w:sz="5" w:space="0" w:color="000000"/>
            </w:tcBorders>
            <w:shd w:val="clear" w:color="auto" w:fill="auto"/>
          </w:tcPr>
          <w:p w14:paraId="1CB56163"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6164" w14:textId="77777777" w:rsidR="0044110D" w:rsidRDefault="00000000">
            <w:pPr>
              <w:spacing w:after="0" w:line="259" w:lineRule="auto"/>
              <w:ind w:left="0" w:right="6" w:firstLine="0"/>
              <w:jc w:val="center"/>
            </w:pPr>
            <w:r>
              <w:rPr>
                <w:rFonts w:ascii="Arial" w:hAnsi="Arial"/>
                <w:sz w:val="10"/>
                <w:szCs w:val="10"/>
              </w:rPr>
              <w:t>0.12</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65"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CEF6F6"/>
            <w:tcMar>
              <w:top w:w="80" w:type="dxa"/>
              <w:left w:w="80" w:type="dxa"/>
              <w:bottom w:w="80" w:type="dxa"/>
              <w:right w:w="86" w:type="dxa"/>
            </w:tcMar>
            <w:vAlign w:val="center"/>
          </w:tcPr>
          <w:p w14:paraId="1CB56166" w14:textId="77777777" w:rsidR="0044110D" w:rsidRDefault="00000000">
            <w:pPr>
              <w:spacing w:after="0" w:line="259" w:lineRule="auto"/>
              <w:ind w:left="0" w:right="6" w:firstLine="0"/>
              <w:jc w:val="center"/>
            </w:pPr>
            <w:r>
              <w:rPr>
                <w:rFonts w:ascii="Arial" w:hAnsi="Arial"/>
                <w:sz w:val="10"/>
                <w:szCs w:val="10"/>
              </w:rPr>
              <w:t>0.75</w:t>
            </w:r>
          </w:p>
        </w:tc>
        <w:tc>
          <w:tcPr>
            <w:tcW w:w="550" w:type="dxa"/>
            <w:tcBorders>
              <w:top w:val="single" w:sz="5" w:space="0" w:color="000000"/>
              <w:left w:val="single" w:sz="5" w:space="0" w:color="000000"/>
              <w:bottom w:val="single" w:sz="5" w:space="0" w:color="000000"/>
              <w:right w:val="single" w:sz="5" w:space="0" w:color="000000"/>
            </w:tcBorders>
            <w:shd w:val="clear" w:color="auto" w:fill="88EE93"/>
            <w:tcMar>
              <w:top w:w="80" w:type="dxa"/>
              <w:left w:w="80" w:type="dxa"/>
              <w:bottom w:w="80" w:type="dxa"/>
              <w:right w:w="86" w:type="dxa"/>
            </w:tcMar>
            <w:vAlign w:val="center"/>
          </w:tcPr>
          <w:p w14:paraId="1CB56167" w14:textId="77777777" w:rsidR="0044110D" w:rsidRDefault="00000000">
            <w:pPr>
              <w:spacing w:after="0" w:line="259" w:lineRule="auto"/>
              <w:ind w:left="0" w:right="6" w:firstLine="0"/>
              <w:jc w:val="center"/>
            </w:pPr>
            <w:r>
              <w:rPr>
                <w:rFonts w:ascii="Arial" w:hAnsi="Arial"/>
                <w:sz w:val="10"/>
                <w:szCs w:val="10"/>
              </w:rPr>
              <w:t>9.28</w:t>
            </w:r>
          </w:p>
        </w:tc>
        <w:tc>
          <w:tcPr>
            <w:tcW w:w="550" w:type="dxa"/>
            <w:tcBorders>
              <w:top w:val="single" w:sz="5" w:space="0" w:color="000000"/>
              <w:left w:val="single" w:sz="5" w:space="0" w:color="000000"/>
              <w:bottom w:val="single" w:sz="5" w:space="0" w:color="000000"/>
              <w:right w:val="single" w:sz="5" w:space="0" w:color="000000"/>
            </w:tcBorders>
            <w:shd w:val="clear" w:color="auto" w:fill="FDB6BD"/>
            <w:tcMar>
              <w:top w:w="80" w:type="dxa"/>
              <w:left w:w="80" w:type="dxa"/>
              <w:bottom w:w="80" w:type="dxa"/>
              <w:right w:w="86" w:type="dxa"/>
            </w:tcMar>
            <w:vAlign w:val="center"/>
          </w:tcPr>
          <w:p w14:paraId="1CB56168" w14:textId="77777777" w:rsidR="0044110D" w:rsidRDefault="00000000">
            <w:pPr>
              <w:spacing w:after="0" w:line="259" w:lineRule="auto"/>
              <w:ind w:left="0" w:right="6" w:firstLine="0"/>
              <w:jc w:val="center"/>
            </w:pPr>
            <w:r>
              <w:rPr>
                <w:rFonts w:ascii="Arial" w:hAnsi="Arial"/>
                <w:sz w:val="10"/>
                <w:szCs w:val="10"/>
              </w:rPr>
              <w:t>24.43</w:t>
            </w:r>
          </w:p>
        </w:tc>
      </w:tr>
    </w:tbl>
    <w:p w14:paraId="1CB5616A" w14:textId="77777777" w:rsidR="0044110D" w:rsidRDefault="00000000">
      <w:pPr>
        <w:spacing w:after="344" w:line="265" w:lineRule="auto"/>
        <w:ind w:left="1547" w:right="1610" w:hanging="10"/>
        <w:jc w:val="left"/>
      </w:pPr>
      <w:r>
        <w:rPr>
          <w:rFonts w:ascii="Arial" w:hAnsi="Arial"/>
          <w:color w:val="4D4D4D"/>
          <w:sz w:val="11"/>
          <w:szCs w:val="11"/>
          <w:u w:color="4D4D4D"/>
        </w:rPr>
        <w:t>P1</w:t>
      </w:r>
    </w:p>
    <w:p w14:paraId="1CB5616B" w14:textId="77777777" w:rsidR="0044110D" w:rsidRDefault="00000000">
      <w:pPr>
        <w:spacing w:after="344" w:line="265" w:lineRule="auto"/>
        <w:ind w:left="1547" w:right="1610" w:hanging="10"/>
        <w:jc w:val="left"/>
      </w:pPr>
      <w:r>
        <w:rPr>
          <w:rFonts w:ascii="Arial" w:hAnsi="Arial"/>
          <w:color w:val="4D4D4D"/>
          <w:sz w:val="11"/>
          <w:szCs w:val="11"/>
          <w:u w:color="4D4D4D"/>
        </w:rPr>
        <w:t>P2</w:t>
      </w:r>
    </w:p>
    <w:p w14:paraId="1CB5616C" w14:textId="77777777" w:rsidR="0044110D" w:rsidRDefault="00000000">
      <w:pPr>
        <w:spacing w:after="344" w:line="265" w:lineRule="auto"/>
        <w:ind w:left="1547" w:right="1610" w:hanging="10"/>
        <w:jc w:val="left"/>
      </w:pPr>
      <w:r>
        <w:rPr>
          <w:rFonts w:ascii="Arial" w:hAnsi="Arial"/>
          <w:color w:val="4D4D4D"/>
          <w:sz w:val="11"/>
          <w:szCs w:val="11"/>
          <w:u w:color="4D4D4D"/>
        </w:rPr>
        <w:t>P3</w:t>
      </w:r>
    </w:p>
    <w:p w14:paraId="1CB5616D" w14:textId="77777777" w:rsidR="0044110D" w:rsidRDefault="00000000">
      <w:pPr>
        <w:spacing w:after="344" w:line="265" w:lineRule="auto"/>
        <w:ind w:left="1547" w:right="1610" w:hanging="10"/>
        <w:jc w:val="left"/>
      </w:pPr>
      <w:r>
        <w:rPr>
          <w:rFonts w:ascii="Arial" w:hAnsi="Arial"/>
          <w:color w:val="4D4D4D"/>
          <w:sz w:val="11"/>
          <w:szCs w:val="11"/>
          <w:u w:color="4D4D4D"/>
        </w:rPr>
        <w:t>P4</w:t>
      </w:r>
    </w:p>
    <w:p w14:paraId="1CB5616E" w14:textId="77777777" w:rsidR="0044110D" w:rsidRDefault="00000000">
      <w:pPr>
        <w:spacing w:after="143" w:line="265" w:lineRule="auto"/>
        <w:ind w:left="1547" w:right="1610" w:hanging="10"/>
        <w:jc w:val="left"/>
      </w:pPr>
      <w:r>
        <w:rPr>
          <w:rFonts w:ascii="Arial" w:hAnsi="Arial"/>
          <w:color w:val="4D4D4D"/>
          <w:sz w:val="11"/>
          <w:szCs w:val="11"/>
          <w:u w:color="4D4D4D"/>
        </w:rPr>
        <w:t>P5</w:t>
      </w:r>
    </w:p>
    <w:tbl>
      <w:tblPr>
        <w:tblW w:w="5769" w:type="dxa"/>
        <w:tblInd w:w="18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42"/>
        <w:gridCol w:w="547"/>
        <w:gridCol w:w="569"/>
        <w:gridCol w:w="2030"/>
        <w:gridCol w:w="547"/>
        <w:gridCol w:w="234"/>
      </w:tblGrid>
      <w:tr w:rsidR="0044110D" w14:paraId="1CB56175" w14:textId="77777777">
        <w:trPr>
          <w:trHeight w:val="231"/>
        </w:trPr>
        <w:tc>
          <w:tcPr>
            <w:tcW w:w="1856" w:type="dxa"/>
            <w:tcBorders>
              <w:top w:val="nil"/>
              <w:left w:val="nil"/>
              <w:bottom w:val="nil"/>
              <w:right w:val="nil"/>
            </w:tcBorders>
            <w:shd w:val="clear" w:color="auto" w:fill="auto"/>
            <w:tcMar>
              <w:top w:w="80" w:type="dxa"/>
              <w:left w:w="80" w:type="dxa"/>
              <w:bottom w:w="80" w:type="dxa"/>
              <w:right w:w="80" w:type="dxa"/>
            </w:tcMar>
          </w:tcPr>
          <w:p w14:paraId="1CB5616F" w14:textId="77777777" w:rsidR="0044110D" w:rsidRDefault="00000000">
            <w:pPr>
              <w:tabs>
                <w:tab w:val="center" w:pos="330"/>
                <w:tab w:val="center" w:pos="880"/>
                <w:tab w:val="center" w:pos="1431"/>
              </w:tabs>
              <w:spacing w:after="0" w:line="259"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p>
        </w:tc>
        <w:tc>
          <w:tcPr>
            <w:tcW w:w="550" w:type="dxa"/>
            <w:tcBorders>
              <w:top w:val="nil"/>
              <w:left w:val="nil"/>
              <w:bottom w:val="nil"/>
              <w:right w:val="nil"/>
            </w:tcBorders>
            <w:shd w:val="clear" w:color="auto" w:fill="auto"/>
            <w:tcMar>
              <w:top w:w="80" w:type="dxa"/>
              <w:left w:w="134" w:type="dxa"/>
              <w:bottom w:w="80" w:type="dxa"/>
              <w:right w:w="80" w:type="dxa"/>
            </w:tcMar>
          </w:tcPr>
          <w:p w14:paraId="1CB56170" w14:textId="77777777" w:rsidR="0044110D" w:rsidRDefault="00000000">
            <w:pPr>
              <w:spacing w:after="0" w:line="259" w:lineRule="auto"/>
              <w:ind w:left="54" w:right="0" w:firstLine="0"/>
              <w:jc w:val="left"/>
            </w:pPr>
            <w:r>
              <w:rPr>
                <w:rFonts w:ascii="Arial" w:hAnsi="Arial"/>
                <w:color w:val="4D4D4D"/>
                <w:sz w:val="11"/>
                <w:szCs w:val="11"/>
                <w:u w:color="4D4D4D"/>
              </w:rPr>
              <w:t>C4</w:t>
            </w:r>
          </w:p>
        </w:tc>
        <w:tc>
          <w:tcPr>
            <w:tcW w:w="572" w:type="dxa"/>
            <w:tcBorders>
              <w:top w:val="nil"/>
              <w:left w:val="nil"/>
              <w:bottom w:val="nil"/>
              <w:right w:val="nil"/>
            </w:tcBorders>
            <w:shd w:val="clear" w:color="auto" w:fill="auto"/>
            <w:tcMar>
              <w:top w:w="80" w:type="dxa"/>
              <w:left w:w="134" w:type="dxa"/>
              <w:bottom w:w="80" w:type="dxa"/>
              <w:right w:w="80" w:type="dxa"/>
            </w:tcMar>
          </w:tcPr>
          <w:p w14:paraId="1CB56171" w14:textId="77777777" w:rsidR="0044110D" w:rsidRDefault="00000000">
            <w:pPr>
              <w:spacing w:after="0" w:line="259" w:lineRule="auto"/>
              <w:ind w:left="54" w:right="0" w:firstLine="0"/>
              <w:jc w:val="left"/>
            </w:pPr>
            <w:r>
              <w:rPr>
                <w:rFonts w:ascii="Arial" w:hAnsi="Arial"/>
                <w:color w:val="4D4D4D"/>
                <w:sz w:val="11"/>
                <w:szCs w:val="11"/>
                <w:u w:color="4D4D4D"/>
              </w:rPr>
              <w:t>C5</w:t>
            </w:r>
          </w:p>
        </w:tc>
        <w:tc>
          <w:tcPr>
            <w:tcW w:w="2045" w:type="dxa"/>
            <w:tcBorders>
              <w:top w:val="nil"/>
              <w:left w:val="nil"/>
              <w:bottom w:val="nil"/>
              <w:right w:val="nil"/>
            </w:tcBorders>
            <w:shd w:val="clear" w:color="auto" w:fill="auto"/>
            <w:tcMar>
              <w:top w:w="80" w:type="dxa"/>
              <w:left w:w="80" w:type="dxa"/>
              <w:bottom w:w="80" w:type="dxa"/>
              <w:right w:w="80" w:type="dxa"/>
            </w:tcMar>
          </w:tcPr>
          <w:p w14:paraId="1CB56172" w14:textId="77777777" w:rsidR="0044110D" w:rsidRDefault="00000000">
            <w:pPr>
              <w:tabs>
                <w:tab w:val="center" w:pos="519"/>
                <w:tab w:val="center" w:pos="1069"/>
                <w:tab w:val="center" w:pos="1619"/>
              </w:tabs>
              <w:spacing w:after="0" w:line="259"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p>
        </w:tc>
        <w:tc>
          <w:tcPr>
            <w:tcW w:w="550" w:type="dxa"/>
            <w:tcBorders>
              <w:top w:val="nil"/>
              <w:left w:val="nil"/>
              <w:bottom w:val="nil"/>
              <w:right w:val="nil"/>
            </w:tcBorders>
            <w:shd w:val="clear" w:color="auto" w:fill="auto"/>
            <w:tcMar>
              <w:top w:w="80" w:type="dxa"/>
              <w:left w:w="134" w:type="dxa"/>
              <w:bottom w:w="80" w:type="dxa"/>
              <w:right w:w="80" w:type="dxa"/>
            </w:tcMar>
          </w:tcPr>
          <w:p w14:paraId="1CB56173" w14:textId="77777777" w:rsidR="0044110D" w:rsidRDefault="00000000">
            <w:pPr>
              <w:spacing w:after="0" w:line="259" w:lineRule="auto"/>
              <w:ind w:left="54" w:right="0" w:firstLine="0"/>
              <w:jc w:val="left"/>
            </w:pPr>
            <w:r>
              <w:rPr>
                <w:rFonts w:ascii="Arial" w:hAnsi="Arial"/>
                <w:color w:val="4D4D4D"/>
                <w:sz w:val="11"/>
                <w:szCs w:val="11"/>
                <w:u w:color="4D4D4D"/>
              </w:rPr>
              <w:t>C4</w:t>
            </w:r>
          </w:p>
        </w:tc>
        <w:tc>
          <w:tcPr>
            <w:tcW w:w="195" w:type="dxa"/>
            <w:tcBorders>
              <w:top w:val="nil"/>
              <w:left w:val="nil"/>
              <w:bottom w:val="nil"/>
              <w:right w:val="nil"/>
            </w:tcBorders>
            <w:shd w:val="clear" w:color="auto" w:fill="auto"/>
            <w:tcMar>
              <w:top w:w="80" w:type="dxa"/>
              <w:left w:w="134" w:type="dxa"/>
              <w:bottom w:w="80" w:type="dxa"/>
              <w:right w:w="80" w:type="dxa"/>
            </w:tcMar>
          </w:tcPr>
          <w:p w14:paraId="1CB56174" w14:textId="77777777" w:rsidR="0044110D" w:rsidRDefault="00000000">
            <w:pPr>
              <w:spacing w:after="0" w:line="259" w:lineRule="auto"/>
              <w:ind w:left="54" w:right="0" w:firstLine="0"/>
            </w:pPr>
            <w:r>
              <w:rPr>
                <w:rFonts w:ascii="Arial" w:hAnsi="Arial"/>
                <w:color w:val="4D4D4D"/>
                <w:sz w:val="11"/>
                <w:szCs w:val="11"/>
                <w:u w:color="4D4D4D"/>
              </w:rPr>
              <w:t>C5</w:t>
            </w:r>
          </w:p>
        </w:tc>
      </w:tr>
      <w:tr w:rsidR="0044110D" w14:paraId="1CB5617E" w14:textId="77777777">
        <w:trPr>
          <w:trHeight w:val="290"/>
        </w:trPr>
        <w:tc>
          <w:tcPr>
            <w:tcW w:w="1856" w:type="dxa"/>
            <w:tcBorders>
              <w:top w:val="nil"/>
              <w:left w:val="nil"/>
              <w:bottom w:val="nil"/>
              <w:right w:val="nil"/>
            </w:tcBorders>
            <w:shd w:val="clear" w:color="auto" w:fill="auto"/>
            <w:tcMar>
              <w:top w:w="80" w:type="dxa"/>
              <w:left w:w="80" w:type="dxa"/>
              <w:bottom w:w="80" w:type="dxa"/>
              <w:right w:w="80" w:type="dxa"/>
            </w:tcMar>
          </w:tcPr>
          <w:p w14:paraId="1CB56176" w14:textId="77777777" w:rsidR="0044110D" w:rsidRDefault="00000000">
            <w:pPr>
              <w:spacing w:after="3" w:line="259" w:lineRule="auto"/>
              <w:ind w:left="0" w:right="0" w:firstLine="0"/>
              <w:jc w:val="left"/>
            </w:pPr>
            <w:r>
              <w:rPr>
                <w:rFonts w:ascii="Arial" w:hAnsi="Arial"/>
                <w:sz w:val="14"/>
                <w:szCs w:val="14"/>
              </w:rPr>
              <w:t>United Kingdom</w:t>
            </w:r>
          </w:p>
          <w:p w14:paraId="1CB56177" w14:textId="77777777" w:rsidR="0044110D" w:rsidRDefault="00000000">
            <w:pPr>
              <w:spacing w:after="0" w:line="259" w:lineRule="auto"/>
              <w:ind w:left="0" w:right="0" w:firstLine="0"/>
              <w:jc w:val="left"/>
            </w:pPr>
            <w:r>
              <w:rPr>
                <w:rFonts w:ascii="Arial" w:hAnsi="Arial"/>
                <w:sz w:val="12"/>
                <w:szCs w:val="12"/>
              </w:rPr>
              <w:t>CAT = 0.63; 1−BETA = 0.82</w:t>
            </w:r>
          </w:p>
        </w:tc>
        <w:tc>
          <w:tcPr>
            <w:tcW w:w="550" w:type="dxa"/>
            <w:tcBorders>
              <w:top w:val="nil"/>
              <w:left w:val="nil"/>
              <w:bottom w:val="nil"/>
              <w:right w:val="nil"/>
            </w:tcBorders>
            <w:shd w:val="clear" w:color="auto" w:fill="auto"/>
            <w:tcMar>
              <w:top w:w="80" w:type="dxa"/>
              <w:left w:w="80" w:type="dxa"/>
              <w:bottom w:w="80" w:type="dxa"/>
              <w:right w:w="80" w:type="dxa"/>
            </w:tcMar>
          </w:tcPr>
          <w:p w14:paraId="1CB56178" w14:textId="77777777" w:rsidR="0044110D" w:rsidRDefault="0044110D"/>
        </w:tc>
        <w:tc>
          <w:tcPr>
            <w:tcW w:w="572" w:type="dxa"/>
            <w:tcBorders>
              <w:top w:val="nil"/>
              <w:left w:val="nil"/>
              <w:bottom w:val="nil"/>
              <w:right w:val="nil"/>
            </w:tcBorders>
            <w:shd w:val="clear" w:color="auto" w:fill="auto"/>
            <w:tcMar>
              <w:top w:w="80" w:type="dxa"/>
              <w:left w:w="80" w:type="dxa"/>
              <w:bottom w:w="80" w:type="dxa"/>
              <w:right w:w="80" w:type="dxa"/>
            </w:tcMar>
          </w:tcPr>
          <w:p w14:paraId="1CB56179" w14:textId="77777777" w:rsidR="0044110D" w:rsidRDefault="0044110D"/>
        </w:tc>
        <w:tc>
          <w:tcPr>
            <w:tcW w:w="2045" w:type="dxa"/>
            <w:tcBorders>
              <w:top w:val="nil"/>
              <w:left w:val="nil"/>
              <w:bottom w:val="nil"/>
              <w:right w:val="nil"/>
            </w:tcBorders>
            <w:shd w:val="clear" w:color="auto" w:fill="auto"/>
            <w:tcMar>
              <w:top w:w="80" w:type="dxa"/>
              <w:left w:w="269" w:type="dxa"/>
              <w:bottom w:w="80" w:type="dxa"/>
              <w:right w:w="80" w:type="dxa"/>
            </w:tcMar>
          </w:tcPr>
          <w:p w14:paraId="1CB5617A" w14:textId="77777777" w:rsidR="0044110D" w:rsidRDefault="00000000">
            <w:pPr>
              <w:spacing w:after="3" w:line="259" w:lineRule="auto"/>
              <w:ind w:left="189" w:right="0" w:firstLine="0"/>
              <w:jc w:val="left"/>
            </w:pPr>
            <w:r>
              <w:rPr>
                <w:rFonts w:ascii="Arial" w:hAnsi="Arial"/>
                <w:sz w:val="14"/>
                <w:szCs w:val="14"/>
              </w:rPr>
              <w:t>United States</w:t>
            </w:r>
          </w:p>
          <w:p w14:paraId="1CB5617B" w14:textId="77777777" w:rsidR="0044110D" w:rsidRDefault="00000000">
            <w:pPr>
              <w:spacing w:after="0" w:line="259" w:lineRule="auto"/>
              <w:ind w:left="189" w:right="0" w:firstLine="0"/>
              <w:jc w:val="left"/>
            </w:pPr>
            <w:r>
              <w:rPr>
                <w:rFonts w:ascii="Arial" w:hAnsi="Arial"/>
                <w:sz w:val="12"/>
                <w:szCs w:val="12"/>
              </w:rPr>
              <w:t>CAT = 0.43; 1−BETA = 0.67</w:t>
            </w:r>
          </w:p>
        </w:tc>
        <w:tc>
          <w:tcPr>
            <w:tcW w:w="550" w:type="dxa"/>
            <w:tcBorders>
              <w:top w:val="nil"/>
              <w:left w:val="nil"/>
              <w:bottom w:val="nil"/>
              <w:right w:val="nil"/>
            </w:tcBorders>
            <w:shd w:val="clear" w:color="auto" w:fill="auto"/>
            <w:tcMar>
              <w:top w:w="80" w:type="dxa"/>
              <w:left w:w="80" w:type="dxa"/>
              <w:bottom w:w="80" w:type="dxa"/>
              <w:right w:w="80" w:type="dxa"/>
            </w:tcMar>
          </w:tcPr>
          <w:p w14:paraId="1CB5617C" w14:textId="77777777" w:rsidR="0044110D" w:rsidRDefault="0044110D"/>
        </w:tc>
        <w:tc>
          <w:tcPr>
            <w:tcW w:w="195" w:type="dxa"/>
            <w:tcBorders>
              <w:top w:val="nil"/>
              <w:left w:val="nil"/>
              <w:bottom w:val="nil"/>
              <w:right w:val="nil"/>
            </w:tcBorders>
            <w:shd w:val="clear" w:color="auto" w:fill="auto"/>
            <w:tcMar>
              <w:top w:w="80" w:type="dxa"/>
              <w:left w:w="80" w:type="dxa"/>
              <w:bottom w:w="80" w:type="dxa"/>
              <w:right w:w="80" w:type="dxa"/>
            </w:tcMar>
          </w:tcPr>
          <w:p w14:paraId="1CB5617D" w14:textId="77777777" w:rsidR="0044110D" w:rsidRDefault="0044110D"/>
        </w:tc>
      </w:tr>
    </w:tbl>
    <w:p w14:paraId="1CB5617F" w14:textId="77777777" w:rsidR="0044110D" w:rsidRDefault="0044110D">
      <w:pPr>
        <w:widowControl w:val="0"/>
        <w:spacing w:after="143" w:line="240" w:lineRule="auto"/>
        <w:ind w:left="1741" w:right="0" w:hanging="1741"/>
        <w:jc w:val="left"/>
      </w:pP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618F"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80"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81"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82"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83"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6F5F5"/>
            <w:tcMar>
              <w:top w:w="80" w:type="dxa"/>
              <w:left w:w="80" w:type="dxa"/>
              <w:bottom w:w="80" w:type="dxa"/>
              <w:right w:w="86" w:type="dxa"/>
            </w:tcMar>
            <w:vAlign w:val="center"/>
          </w:tcPr>
          <w:p w14:paraId="1CB56184" w14:textId="77777777" w:rsidR="0044110D" w:rsidRDefault="00000000">
            <w:pPr>
              <w:spacing w:after="0" w:line="259" w:lineRule="auto"/>
              <w:ind w:left="0" w:right="6" w:firstLine="0"/>
              <w:jc w:val="center"/>
            </w:pPr>
            <w:r>
              <w:rPr>
                <w:rFonts w:ascii="Arial" w:hAnsi="Arial"/>
                <w:sz w:val="10"/>
                <w:szCs w:val="10"/>
              </w:rPr>
              <w:t>0.31</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6185" w14:textId="77777777" w:rsidR="0044110D" w:rsidRDefault="00000000">
            <w:pPr>
              <w:spacing w:after="347" w:line="259" w:lineRule="auto"/>
              <w:ind w:left="58" w:right="0" w:firstLine="0"/>
              <w:jc w:val="center"/>
            </w:pPr>
            <w:r>
              <w:rPr>
                <w:rFonts w:ascii="Arial" w:hAnsi="Arial"/>
                <w:color w:val="4D4D4D"/>
                <w:sz w:val="11"/>
                <w:szCs w:val="11"/>
                <w:u w:color="4D4D4D"/>
              </w:rPr>
              <w:t>P1</w:t>
            </w:r>
          </w:p>
          <w:p w14:paraId="1CB56186" w14:textId="77777777" w:rsidR="0044110D" w:rsidRDefault="00000000">
            <w:pPr>
              <w:spacing w:after="347" w:line="259" w:lineRule="auto"/>
              <w:ind w:left="58" w:right="0" w:firstLine="0"/>
              <w:jc w:val="center"/>
            </w:pPr>
            <w:r>
              <w:rPr>
                <w:rFonts w:ascii="Arial" w:hAnsi="Arial"/>
                <w:color w:val="4D4D4D"/>
                <w:sz w:val="11"/>
                <w:szCs w:val="11"/>
                <w:u w:color="4D4D4D"/>
              </w:rPr>
              <w:t>P2</w:t>
            </w:r>
          </w:p>
          <w:p w14:paraId="1CB56187" w14:textId="77777777" w:rsidR="0044110D" w:rsidRDefault="00000000">
            <w:pPr>
              <w:spacing w:after="347" w:line="259" w:lineRule="auto"/>
              <w:ind w:left="58" w:right="0" w:firstLine="0"/>
              <w:jc w:val="center"/>
            </w:pPr>
            <w:r>
              <w:rPr>
                <w:rFonts w:ascii="Arial" w:hAnsi="Arial"/>
                <w:color w:val="4D4D4D"/>
                <w:sz w:val="11"/>
                <w:szCs w:val="11"/>
                <w:u w:color="4D4D4D"/>
              </w:rPr>
              <w:t>P3</w:t>
            </w:r>
          </w:p>
          <w:p w14:paraId="1CB56188" w14:textId="77777777" w:rsidR="0044110D" w:rsidRDefault="00000000">
            <w:pPr>
              <w:spacing w:after="347" w:line="259" w:lineRule="auto"/>
              <w:ind w:left="58" w:right="0" w:firstLine="0"/>
              <w:jc w:val="center"/>
            </w:pPr>
            <w:r>
              <w:rPr>
                <w:rFonts w:ascii="Arial" w:hAnsi="Arial"/>
                <w:color w:val="4D4D4D"/>
                <w:sz w:val="11"/>
                <w:szCs w:val="11"/>
                <w:u w:color="4D4D4D"/>
              </w:rPr>
              <w:t>P4</w:t>
            </w:r>
          </w:p>
          <w:p w14:paraId="1CB56189"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8A"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18B" w14:textId="77777777" w:rsidR="0044110D" w:rsidRDefault="00000000">
            <w:pPr>
              <w:spacing w:after="0" w:line="259" w:lineRule="auto"/>
              <w:ind w:left="0" w:right="6" w:firstLine="0"/>
              <w:jc w:val="center"/>
            </w:pPr>
            <w:r>
              <w:rPr>
                <w:rFonts w:ascii="Arial" w:hAnsi="Arial"/>
                <w:sz w:val="10"/>
                <w:szCs w:val="10"/>
              </w:rPr>
              <w:t>0.02</w:t>
            </w:r>
          </w:p>
        </w:tc>
        <w:tc>
          <w:tcPr>
            <w:tcW w:w="550"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1CB5618C" w14:textId="77777777" w:rsidR="0044110D" w:rsidRDefault="00000000">
            <w:pPr>
              <w:spacing w:after="0" w:line="259" w:lineRule="auto"/>
              <w:ind w:left="0" w:right="6" w:firstLine="0"/>
              <w:jc w:val="center"/>
            </w:pPr>
            <w:r>
              <w:rPr>
                <w:rFonts w:ascii="Arial" w:hAnsi="Arial"/>
                <w:sz w:val="10"/>
                <w:szCs w:val="10"/>
              </w:rPr>
              <w:t>0.1</w:t>
            </w:r>
          </w:p>
        </w:tc>
        <w:tc>
          <w:tcPr>
            <w:tcW w:w="550" w:type="dxa"/>
            <w:tcBorders>
              <w:top w:val="single" w:sz="5" w:space="0" w:color="000000"/>
              <w:left w:val="single" w:sz="5" w:space="0" w:color="000000"/>
              <w:bottom w:val="single" w:sz="5" w:space="0" w:color="000000"/>
              <w:right w:val="single" w:sz="5" w:space="0" w:color="000000"/>
            </w:tcBorders>
            <w:shd w:val="clear" w:color="auto" w:fill="D6F6F6"/>
            <w:tcMar>
              <w:top w:w="80" w:type="dxa"/>
              <w:left w:w="80" w:type="dxa"/>
              <w:bottom w:w="80" w:type="dxa"/>
              <w:right w:w="86" w:type="dxa"/>
            </w:tcMar>
            <w:vAlign w:val="center"/>
          </w:tcPr>
          <w:p w14:paraId="1CB5618D" w14:textId="77777777" w:rsidR="0044110D" w:rsidRDefault="00000000">
            <w:pPr>
              <w:spacing w:after="0" w:line="259" w:lineRule="auto"/>
              <w:ind w:left="0" w:right="6" w:firstLine="0"/>
              <w:jc w:val="center"/>
            </w:pPr>
            <w:r>
              <w:rPr>
                <w:rFonts w:ascii="Arial" w:hAnsi="Arial"/>
                <w:sz w:val="10"/>
                <w:szCs w:val="10"/>
              </w:rPr>
              <w:t>0.75</w:t>
            </w:r>
          </w:p>
        </w:tc>
        <w:tc>
          <w:tcPr>
            <w:tcW w:w="550" w:type="dxa"/>
            <w:tcBorders>
              <w:top w:val="single" w:sz="5" w:space="0" w:color="000000"/>
              <w:left w:val="single" w:sz="5" w:space="0" w:color="000000"/>
              <w:bottom w:val="single" w:sz="5" w:space="0" w:color="000000"/>
              <w:right w:val="single" w:sz="5" w:space="0" w:color="000000"/>
            </w:tcBorders>
            <w:shd w:val="clear" w:color="auto" w:fill="E2F5F5"/>
            <w:tcMar>
              <w:top w:w="80" w:type="dxa"/>
              <w:left w:w="80" w:type="dxa"/>
              <w:bottom w:w="80" w:type="dxa"/>
              <w:right w:w="86" w:type="dxa"/>
            </w:tcMar>
            <w:vAlign w:val="center"/>
          </w:tcPr>
          <w:p w14:paraId="1CB5618E" w14:textId="77777777" w:rsidR="0044110D" w:rsidRDefault="00000000">
            <w:pPr>
              <w:spacing w:after="0" w:line="259" w:lineRule="auto"/>
              <w:ind w:left="0" w:right="6" w:firstLine="0"/>
              <w:jc w:val="center"/>
            </w:pPr>
            <w:r>
              <w:rPr>
                <w:rFonts w:ascii="Arial" w:hAnsi="Arial"/>
                <w:sz w:val="10"/>
                <w:szCs w:val="10"/>
              </w:rPr>
              <w:t>0.45</w:t>
            </w:r>
          </w:p>
        </w:tc>
      </w:tr>
      <w:tr w:rsidR="0044110D" w14:paraId="1CB5619B"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90"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38F8D2"/>
            <w:tcMar>
              <w:top w:w="80" w:type="dxa"/>
              <w:left w:w="80" w:type="dxa"/>
              <w:bottom w:w="80" w:type="dxa"/>
              <w:right w:w="86" w:type="dxa"/>
            </w:tcMar>
            <w:vAlign w:val="center"/>
          </w:tcPr>
          <w:p w14:paraId="1CB56191" w14:textId="77777777" w:rsidR="0044110D" w:rsidRDefault="00000000">
            <w:pPr>
              <w:spacing w:after="0" w:line="259" w:lineRule="auto"/>
              <w:ind w:left="0" w:right="6" w:firstLine="0"/>
              <w:jc w:val="center"/>
            </w:pPr>
            <w:r>
              <w:rPr>
                <w:rFonts w:ascii="Arial" w:hAnsi="Arial"/>
                <w:sz w:val="10"/>
                <w:szCs w:val="10"/>
              </w:rPr>
              <w:t>7.13</w:t>
            </w:r>
          </w:p>
        </w:tc>
        <w:tc>
          <w:tcPr>
            <w:tcW w:w="550" w:type="dxa"/>
            <w:tcBorders>
              <w:top w:val="single" w:sz="5" w:space="0" w:color="000000"/>
              <w:left w:val="single" w:sz="5" w:space="0" w:color="000000"/>
              <w:bottom w:val="single" w:sz="5" w:space="0" w:color="000000"/>
              <w:right w:val="single" w:sz="5" w:space="0" w:color="000000"/>
            </w:tcBorders>
            <w:shd w:val="clear" w:color="auto" w:fill="6DF9F9"/>
            <w:tcMar>
              <w:top w:w="80" w:type="dxa"/>
              <w:left w:w="80" w:type="dxa"/>
              <w:bottom w:w="80" w:type="dxa"/>
              <w:right w:w="86" w:type="dxa"/>
            </w:tcMar>
            <w:vAlign w:val="center"/>
          </w:tcPr>
          <w:p w14:paraId="1CB56192" w14:textId="77777777" w:rsidR="0044110D" w:rsidRDefault="00000000">
            <w:pPr>
              <w:spacing w:after="0" w:line="259" w:lineRule="auto"/>
              <w:ind w:left="0" w:right="6" w:firstLine="0"/>
              <w:jc w:val="center"/>
            </w:pPr>
            <w:r>
              <w:rPr>
                <w:rFonts w:ascii="Arial" w:hAnsi="Arial"/>
                <w:sz w:val="10"/>
                <w:szCs w:val="10"/>
              </w:rPr>
              <w:t>2.81</w:t>
            </w:r>
          </w:p>
        </w:tc>
        <w:tc>
          <w:tcPr>
            <w:tcW w:w="550" w:type="dxa"/>
            <w:tcBorders>
              <w:top w:val="single" w:sz="5" w:space="0" w:color="000000"/>
              <w:left w:val="single" w:sz="5" w:space="0" w:color="000000"/>
              <w:bottom w:val="single" w:sz="5" w:space="0" w:color="000000"/>
              <w:right w:val="single" w:sz="5" w:space="0" w:color="000000"/>
            </w:tcBorders>
            <w:shd w:val="clear" w:color="auto" w:fill="0BFCF5"/>
            <w:tcMar>
              <w:top w:w="80" w:type="dxa"/>
              <w:left w:w="80" w:type="dxa"/>
              <w:bottom w:w="80" w:type="dxa"/>
              <w:right w:w="86" w:type="dxa"/>
            </w:tcMar>
            <w:vAlign w:val="center"/>
          </w:tcPr>
          <w:p w14:paraId="1CB56193" w14:textId="77777777" w:rsidR="0044110D" w:rsidRDefault="00000000">
            <w:pPr>
              <w:spacing w:after="0" w:line="259" w:lineRule="auto"/>
              <w:ind w:left="0" w:right="6" w:firstLine="0"/>
              <w:jc w:val="center"/>
            </w:pPr>
            <w:r>
              <w:rPr>
                <w:rFonts w:ascii="Arial" w:hAnsi="Arial"/>
                <w:sz w:val="10"/>
                <w:szCs w:val="10"/>
              </w:rPr>
              <w:t>5.54</w:t>
            </w:r>
          </w:p>
        </w:tc>
        <w:tc>
          <w:tcPr>
            <w:tcW w:w="550" w:type="dxa"/>
            <w:tcBorders>
              <w:top w:val="single" w:sz="5" w:space="0" w:color="000000"/>
              <w:left w:val="single" w:sz="5" w:space="0" w:color="000000"/>
              <w:bottom w:val="single" w:sz="5" w:space="0" w:color="000000"/>
              <w:right w:val="single" w:sz="5" w:space="0" w:color="000000"/>
            </w:tcBorders>
            <w:shd w:val="clear" w:color="auto" w:fill="5FF4B5"/>
            <w:tcMar>
              <w:top w:w="80" w:type="dxa"/>
              <w:left w:w="80" w:type="dxa"/>
              <w:bottom w:w="80" w:type="dxa"/>
              <w:right w:w="86" w:type="dxa"/>
            </w:tcMar>
            <w:vAlign w:val="center"/>
          </w:tcPr>
          <w:p w14:paraId="1CB56194" w14:textId="77777777" w:rsidR="0044110D" w:rsidRDefault="00000000">
            <w:pPr>
              <w:spacing w:after="0" w:line="259" w:lineRule="auto"/>
              <w:ind w:left="0" w:right="6" w:firstLine="0"/>
              <w:jc w:val="center"/>
            </w:pPr>
            <w:r>
              <w:rPr>
                <w:rFonts w:ascii="Arial" w:hAnsi="Arial"/>
                <w:sz w:val="10"/>
                <w:szCs w:val="10"/>
              </w:rPr>
              <w:t>8.52</w:t>
            </w:r>
          </w:p>
        </w:tc>
        <w:tc>
          <w:tcPr>
            <w:tcW w:w="417" w:type="dxa"/>
            <w:vMerge/>
            <w:tcBorders>
              <w:top w:val="nil"/>
              <w:left w:val="single" w:sz="5" w:space="0" w:color="000000"/>
              <w:bottom w:val="nil"/>
              <w:right w:val="single" w:sz="5" w:space="0" w:color="000000"/>
            </w:tcBorders>
            <w:shd w:val="clear" w:color="auto" w:fill="auto"/>
          </w:tcPr>
          <w:p w14:paraId="1CB56195"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96"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6197" w14:textId="77777777" w:rsidR="0044110D" w:rsidRDefault="00000000">
            <w:pPr>
              <w:spacing w:after="0" w:line="259" w:lineRule="auto"/>
              <w:ind w:left="0" w:right="6" w:firstLine="0"/>
              <w:jc w:val="center"/>
            </w:pPr>
            <w:r>
              <w:rPr>
                <w:rFonts w:ascii="Arial" w:hAnsi="Arial"/>
                <w:sz w:val="10"/>
                <w:szCs w:val="10"/>
              </w:rPr>
              <w:t>0.06</w:t>
            </w:r>
          </w:p>
        </w:tc>
        <w:tc>
          <w:tcPr>
            <w:tcW w:w="550" w:type="dxa"/>
            <w:tcBorders>
              <w:top w:val="single" w:sz="5" w:space="0" w:color="000000"/>
              <w:left w:val="single" w:sz="5" w:space="0" w:color="000000"/>
              <w:bottom w:val="single" w:sz="5" w:space="0" w:color="000000"/>
              <w:right w:val="single" w:sz="5" w:space="0" w:color="000000"/>
            </w:tcBorders>
            <w:shd w:val="clear" w:color="auto" w:fill="EAF5F5"/>
            <w:tcMar>
              <w:top w:w="80" w:type="dxa"/>
              <w:left w:w="80" w:type="dxa"/>
              <w:bottom w:w="80" w:type="dxa"/>
              <w:right w:w="86" w:type="dxa"/>
            </w:tcMar>
            <w:vAlign w:val="center"/>
          </w:tcPr>
          <w:p w14:paraId="1CB56198" w14:textId="77777777" w:rsidR="0044110D" w:rsidRDefault="00000000">
            <w:pPr>
              <w:spacing w:after="0" w:line="259" w:lineRule="auto"/>
              <w:ind w:left="0" w:right="6" w:firstLine="0"/>
              <w:jc w:val="center"/>
            </w:pPr>
            <w:r>
              <w:rPr>
                <w:rFonts w:ascii="Arial" w:hAnsi="Arial"/>
                <w:sz w:val="10"/>
                <w:szCs w:val="10"/>
              </w:rPr>
              <w:t>0.28</w:t>
            </w:r>
          </w:p>
        </w:tc>
        <w:tc>
          <w:tcPr>
            <w:tcW w:w="550" w:type="dxa"/>
            <w:tcBorders>
              <w:top w:val="single" w:sz="5" w:space="0" w:color="000000"/>
              <w:left w:val="single" w:sz="5" w:space="0" w:color="000000"/>
              <w:bottom w:val="single" w:sz="5" w:space="0" w:color="000000"/>
              <w:right w:val="single" w:sz="5" w:space="0" w:color="000000"/>
            </w:tcBorders>
            <w:shd w:val="clear" w:color="auto" w:fill="B9F7F7"/>
            <w:tcMar>
              <w:top w:w="80" w:type="dxa"/>
              <w:left w:w="80" w:type="dxa"/>
              <w:bottom w:w="80" w:type="dxa"/>
              <w:right w:w="86" w:type="dxa"/>
            </w:tcMar>
            <w:vAlign w:val="center"/>
          </w:tcPr>
          <w:p w14:paraId="1CB56199" w14:textId="77777777" w:rsidR="0044110D" w:rsidRDefault="00000000">
            <w:pPr>
              <w:spacing w:after="0" w:line="259" w:lineRule="auto"/>
              <w:ind w:left="0" w:right="6" w:firstLine="0"/>
              <w:jc w:val="center"/>
            </w:pPr>
            <w:r>
              <w:rPr>
                <w:rFonts w:ascii="Arial" w:hAnsi="Arial"/>
                <w:sz w:val="10"/>
                <w:szCs w:val="10"/>
              </w:rPr>
              <w:t>1.49</w:t>
            </w:r>
          </w:p>
        </w:tc>
        <w:tc>
          <w:tcPr>
            <w:tcW w:w="550" w:type="dxa"/>
            <w:tcBorders>
              <w:top w:val="single" w:sz="5" w:space="0" w:color="000000"/>
              <w:left w:val="single" w:sz="5" w:space="0" w:color="000000"/>
              <w:bottom w:val="single" w:sz="5" w:space="0" w:color="000000"/>
              <w:right w:val="single" w:sz="5" w:space="0" w:color="000000"/>
            </w:tcBorders>
            <w:shd w:val="clear" w:color="auto" w:fill="D6F6F6"/>
            <w:tcMar>
              <w:top w:w="80" w:type="dxa"/>
              <w:left w:w="80" w:type="dxa"/>
              <w:bottom w:w="80" w:type="dxa"/>
              <w:right w:w="86" w:type="dxa"/>
            </w:tcMar>
            <w:vAlign w:val="center"/>
          </w:tcPr>
          <w:p w14:paraId="1CB5619A" w14:textId="77777777" w:rsidR="0044110D" w:rsidRDefault="00000000">
            <w:pPr>
              <w:spacing w:after="0" w:line="259" w:lineRule="auto"/>
              <w:ind w:left="0" w:right="6" w:firstLine="0"/>
              <w:jc w:val="center"/>
            </w:pPr>
            <w:r>
              <w:rPr>
                <w:rFonts w:ascii="Arial" w:hAnsi="Arial"/>
                <w:sz w:val="10"/>
                <w:szCs w:val="10"/>
              </w:rPr>
              <w:t>0.75</w:t>
            </w:r>
          </w:p>
        </w:tc>
      </w:tr>
      <w:tr w:rsidR="0044110D" w14:paraId="1CB561A7"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9C"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AFF8F8"/>
            <w:tcMar>
              <w:top w:w="80" w:type="dxa"/>
              <w:left w:w="80" w:type="dxa"/>
              <w:bottom w:w="80" w:type="dxa"/>
              <w:right w:w="86" w:type="dxa"/>
            </w:tcMar>
            <w:vAlign w:val="center"/>
          </w:tcPr>
          <w:p w14:paraId="1CB5619D" w14:textId="77777777" w:rsidR="0044110D" w:rsidRDefault="00000000">
            <w:pPr>
              <w:spacing w:after="0" w:line="259" w:lineRule="auto"/>
              <w:ind w:left="0" w:right="6" w:firstLine="0"/>
              <w:jc w:val="center"/>
            </w:pPr>
            <w:r>
              <w:rPr>
                <w:rFonts w:ascii="Arial" w:hAnsi="Arial"/>
                <w:sz w:val="10"/>
                <w:szCs w:val="10"/>
              </w:rPr>
              <w:t>1.44</w:t>
            </w:r>
          </w:p>
        </w:tc>
        <w:tc>
          <w:tcPr>
            <w:tcW w:w="550" w:type="dxa"/>
            <w:tcBorders>
              <w:top w:val="single" w:sz="5" w:space="0" w:color="000000"/>
              <w:left w:val="single" w:sz="5" w:space="0" w:color="000000"/>
              <w:bottom w:val="single" w:sz="5" w:space="0" w:color="000000"/>
              <w:right w:val="single" w:sz="5" w:space="0" w:color="000000"/>
            </w:tcBorders>
            <w:shd w:val="clear" w:color="auto" w:fill="79F8F8"/>
            <w:tcMar>
              <w:top w:w="80" w:type="dxa"/>
              <w:left w:w="80" w:type="dxa"/>
              <w:bottom w:w="80" w:type="dxa"/>
              <w:right w:w="86" w:type="dxa"/>
            </w:tcMar>
            <w:vAlign w:val="center"/>
          </w:tcPr>
          <w:p w14:paraId="1CB5619E" w14:textId="77777777" w:rsidR="0044110D" w:rsidRDefault="00000000">
            <w:pPr>
              <w:spacing w:after="0" w:line="259" w:lineRule="auto"/>
              <w:ind w:left="0" w:right="6" w:firstLine="0"/>
              <w:jc w:val="center"/>
            </w:pPr>
            <w:r>
              <w:rPr>
                <w:rFonts w:ascii="Arial" w:hAnsi="Arial"/>
                <w:sz w:val="10"/>
                <w:szCs w:val="10"/>
              </w:rPr>
              <w:t>2.58</w:t>
            </w:r>
          </w:p>
        </w:tc>
        <w:tc>
          <w:tcPr>
            <w:tcW w:w="550" w:type="dxa"/>
            <w:tcBorders>
              <w:top w:val="single" w:sz="5" w:space="0" w:color="000000"/>
              <w:left w:val="single" w:sz="5" w:space="0" w:color="000000"/>
              <w:bottom w:val="single" w:sz="5" w:space="0" w:color="000000"/>
              <w:right w:val="single" w:sz="5" w:space="0" w:color="000000"/>
            </w:tcBorders>
            <w:shd w:val="clear" w:color="auto" w:fill="60FAFA"/>
            <w:tcMar>
              <w:top w:w="80" w:type="dxa"/>
              <w:left w:w="80" w:type="dxa"/>
              <w:bottom w:w="80" w:type="dxa"/>
              <w:right w:w="86" w:type="dxa"/>
            </w:tcMar>
            <w:vAlign w:val="center"/>
          </w:tcPr>
          <w:p w14:paraId="1CB5619F" w14:textId="77777777" w:rsidR="0044110D" w:rsidRDefault="00000000">
            <w:pPr>
              <w:spacing w:after="0" w:line="259" w:lineRule="auto"/>
              <w:ind w:left="0" w:right="6" w:firstLine="0"/>
              <w:jc w:val="center"/>
            </w:pPr>
            <w:r>
              <w:rPr>
                <w:rFonts w:ascii="Arial" w:hAnsi="Arial"/>
                <w:sz w:val="10"/>
                <w:szCs w:val="10"/>
              </w:rPr>
              <w:t>3.09</w:t>
            </w:r>
          </w:p>
        </w:tc>
        <w:tc>
          <w:tcPr>
            <w:tcW w:w="550" w:type="dxa"/>
            <w:tcBorders>
              <w:top w:val="single" w:sz="5" w:space="0" w:color="000000"/>
              <w:left w:val="single" w:sz="5" w:space="0" w:color="000000"/>
              <w:bottom w:val="single" w:sz="5" w:space="0" w:color="000000"/>
              <w:right w:val="single" w:sz="5" w:space="0" w:color="000000"/>
            </w:tcBorders>
            <w:shd w:val="clear" w:color="auto" w:fill="13FBEF"/>
            <w:tcMar>
              <w:top w:w="80" w:type="dxa"/>
              <w:left w:w="80" w:type="dxa"/>
              <w:bottom w:w="80" w:type="dxa"/>
              <w:right w:w="86" w:type="dxa"/>
            </w:tcMar>
            <w:vAlign w:val="center"/>
          </w:tcPr>
          <w:p w14:paraId="1CB561A0" w14:textId="77777777" w:rsidR="0044110D" w:rsidRDefault="00000000">
            <w:pPr>
              <w:spacing w:after="0" w:line="259" w:lineRule="auto"/>
              <w:ind w:left="0" w:right="6" w:firstLine="0"/>
              <w:jc w:val="center"/>
            </w:pPr>
            <w:r>
              <w:rPr>
                <w:rFonts w:ascii="Arial" w:hAnsi="Arial"/>
                <w:sz w:val="10"/>
                <w:szCs w:val="10"/>
              </w:rPr>
              <w:t>5.81</w:t>
            </w:r>
          </w:p>
        </w:tc>
        <w:tc>
          <w:tcPr>
            <w:tcW w:w="417" w:type="dxa"/>
            <w:vMerge/>
            <w:tcBorders>
              <w:top w:val="nil"/>
              <w:left w:val="single" w:sz="5" w:space="0" w:color="000000"/>
              <w:bottom w:val="nil"/>
              <w:right w:val="single" w:sz="5" w:space="0" w:color="000000"/>
            </w:tcBorders>
            <w:shd w:val="clear" w:color="auto" w:fill="auto"/>
          </w:tcPr>
          <w:p w14:paraId="1CB561A1"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A2"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1CB561A3" w14:textId="77777777" w:rsidR="0044110D" w:rsidRDefault="00000000">
            <w:pPr>
              <w:spacing w:after="0" w:line="259" w:lineRule="auto"/>
              <w:ind w:left="0" w:right="6" w:firstLine="0"/>
              <w:jc w:val="center"/>
            </w:pPr>
            <w:r>
              <w:rPr>
                <w:rFonts w:ascii="Arial" w:hAnsi="Arial"/>
                <w:sz w:val="10"/>
                <w:szCs w:val="10"/>
              </w:rPr>
              <w:t>0.13</w:t>
            </w:r>
          </w:p>
        </w:tc>
        <w:tc>
          <w:tcPr>
            <w:tcW w:w="550" w:type="dxa"/>
            <w:tcBorders>
              <w:top w:val="single" w:sz="5" w:space="0" w:color="000000"/>
              <w:left w:val="single" w:sz="5" w:space="0" w:color="000000"/>
              <w:bottom w:val="single" w:sz="5" w:space="0" w:color="000000"/>
              <w:right w:val="single" w:sz="5" w:space="0" w:color="000000"/>
            </w:tcBorders>
            <w:shd w:val="clear" w:color="auto" w:fill="E8F5F5"/>
            <w:tcMar>
              <w:top w:w="80" w:type="dxa"/>
              <w:left w:w="80" w:type="dxa"/>
              <w:bottom w:w="80" w:type="dxa"/>
              <w:right w:w="86" w:type="dxa"/>
            </w:tcMar>
            <w:vAlign w:val="center"/>
          </w:tcPr>
          <w:p w14:paraId="1CB561A4" w14:textId="77777777" w:rsidR="0044110D" w:rsidRDefault="00000000">
            <w:pPr>
              <w:spacing w:after="0" w:line="259" w:lineRule="auto"/>
              <w:ind w:left="0" w:right="6" w:firstLine="0"/>
              <w:jc w:val="center"/>
            </w:pPr>
            <w:r>
              <w:rPr>
                <w:rFonts w:ascii="Arial" w:hAnsi="Arial"/>
                <w:sz w:val="10"/>
                <w:szCs w:val="10"/>
              </w:rPr>
              <w:t>0.32</w:t>
            </w:r>
          </w:p>
        </w:tc>
        <w:tc>
          <w:tcPr>
            <w:tcW w:w="550" w:type="dxa"/>
            <w:tcBorders>
              <w:top w:val="single" w:sz="5" w:space="0" w:color="000000"/>
              <w:left w:val="single" w:sz="5" w:space="0" w:color="000000"/>
              <w:bottom w:val="single" w:sz="5" w:space="0" w:color="000000"/>
              <w:right w:val="single" w:sz="5" w:space="0" w:color="000000"/>
            </w:tcBorders>
            <w:shd w:val="clear" w:color="auto" w:fill="B1F7F7"/>
            <w:tcMar>
              <w:top w:w="80" w:type="dxa"/>
              <w:left w:w="80" w:type="dxa"/>
              <w:bottom w:w="80" w:type="dxa"/>
              <w:right w:w="86" w:type="dxa"/>
            </w:tcMar>
            <w:vAlign w:val="center"/>
          </w:tcPr>
          <w:p w14:paraId="1CB561A5" w14:textId="77777777" w:rsidR="0044110D" w:rsidRDefault="00000000">
            <w:pPr>
              <w:spacing w:after="0" w:line="259" w:lineRule="auto"/>
              <w:ind w:left="0" w:right="6" w:firstLine="0"/>
              <w:jc w:val="center"/>
            </w:pPr>
            <w:r>
              <w:rPr>
                <w:rFonts w:ascii="Arial" w:hAnsi="Arial"/>
                <w:sz w:val="10"/>
                <w:szCs w:val="10"/>
              </w:rPr>
              <w:t>1.69</w:t>
            </w:r>
          </w:p>
        </w:tc>
        <w:tc>
          <w:tcPr>
            <w:tcW w:w="550" w:type="dxa"/>
            <w:tcBorders>
              <w:top w:val="single" w:sz="5" w:space="0" w:color="000000"/>
              <w:left w:val="single" w:sz="5" w:space="0" w:color="000000"/>
              <w:bottom w:val="single" w:sz="5" w:space="0" w:color="000000"/>
              <w:right w:val="single" w:sz="5" w:space="0" w:color="000000"/>
            </w:tcBorders>
            <w:shd w:val="clear" w:color="auto" w:fill="D0F6F6"/>
            <w:tcMar>
              <w:top w:w="80" w:type="dxa"/>
              <w:left w:w="80" w:type="dxa"/>
              <w:bottom w:w="80" w:type="dxa"/>
              <w:right w:w="86" w:type="dxa"/>
            </w:tcMar>
            <w:vAlign w:val="center"/>
          </w:tcPr>
          <w:p w14:paraId="1CB561A6" w14:textId="77777777" w:rsidR="0044110D" w:rsidRDefault="00000000">
            <w:pPr>
              <w:spacing w:after="0" w:line="259" w:lineRule="auto"/>
              <w:ind w:left="0" w:right="6" w:firstLine="0"/>
              <w:jc w:val="center"/>
            </w:pPr>
            <w:r>
              <w:rPr>
                <w:rFonts w:ascii="Arial" w:hAnsi="Arial"/>
                <w:sz w:val="10"/>
                <w:szCs w:val="10"/>
              </w:rPr>
              <w:t>0.93</w:t>
            </w:r>
          </w:p>
        </w:tc>
      </w:tr>
      <w:tr w:rsidR="0044110D" w14:paraId="1CB561B3"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A8"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CDF6F6"/>
            <w:tcMar>
              <w:top w:w="80" w:type="dxa"/>
              <w:left w:w="80" w:type="dxa"/>
              <w:bottom w:w="80" w:type="dxa"/>
              <w:right w:w="86" w:type="dxa"/>
            </w:tcMar>
            <w:vAlign w:val="center"/>
          </w:tcPr>
          <w:p w14:paraId="1CB561A9" w14:textId="77777777" w:rsidR="0044110D" w:rsidRDefault="00000000">
            <w:pPr>
              <w:spacing w:after="0" w:line="259" w:lineRule="auto"/>
              <w:ind w:left="0" w:right="6" w:firstLine="0"/>
              <w:jc w:val="center"/>
            </w:pPr>
            <w:r>
              <w:rPr>
                <w:rFonts w:ascii="Arial" w:hAnsi="Arial"/>
                <w:sz w:val="10"/>
                <w:szCs w:val="10"/>
              </w:rPr>
              <w:t>0.84</w:t>
            </w:r>
          </w:p>
        </w:tc>
        <w:tc>
          <w:tcPr>
            <w:tcW w:w="550" w:type="dxa"/>
            <w:tcBorders>
              <w:top w:val="single" w:sz="5" w:space="0" w:color="000000"/>
              <w:left w:val="single" w:sz="5" w:space="0" w:color="000000"/>
              <w:bottom w:val="single" w:sz="5" w:space="0" w:color="000000"/>
              <w:right w:val="single" w:sz="5" w:space="0" w:color="000000"/>
            </w:tcBorders>
            <w:shd w:val="clear" w:color="auto" w:fill="93F8F8"/>
            <w:tcMar>
              <w:top w:w="80" w:type="dxa"/>
              <w:left w:w="80" w:type="dxa"/>
              <w:bottom w:w="80" w:type="dxa"/>
              <w:right w:w="86" w:type="dxa"/>
            </w:tcMar>
            <w:vAlign w:val="center"/>
          </w:tcPr>
          <w:p w14:paraId="1CB561AA" w14:textId="77777777" w:rsidR="0044110D" w:rsidRDefault="00000000">
            <w:pPr>
              <w:spacing w:after="0" w:line="259" w:lineRule="auto"/>
              <w:ind w:left="0" w:right="6" w:firstLine="0"/>
              <w:jc w:val="center"/>
            </w:pPr>
            <w:r>
              <w:rPr>
                <w:rFonts w:ascii="Arial" w:hAnsi="Arial"/>
                <w:sz w:val="10"/>
                <w:szCs w:val="10"/>
              </w:rPr>
              <w:t>2.03</w:t>
            </w:r>
          </w:p>
        </w:tc>
        <w:tc>
          <w:tcPr>
            <w:tcW w:w="550" w:type="dxa"/>
            <w:tcBorders>
              <w:top w:val="single" w:sz="5" w:space="0" w:color="000000"/>
              <w:left w:val="single" w:sz="5" w:space="0" w:color="000000"/>
              <w:bottom w:val="single" w:sz="5" w:space="0" w:color="000000"/>
              <w:right w:val="single" w:sz="5" w:space="0" w:color="000000"/>
            </w:tcBorders>
            <w:shd w:val="clear" w:color="auto" w:fill="40F7CD"/>
            <w:tcMar>
              <w:top w:w="80" w:type="dxa"/>
              <w:left w:w="80" w:type="dxa"/>
              <w:bottom w:w="80" w:type="dxa"/>
              <w:right w:w="86" w:type="dxa"/>
            </w:tcMar>
            <w:vAlign w:val="center"/>
          </w:tcPr>
          <w:p w14:paraId="1CB561AB" w14:textId="77777777" w:rsidR="0044110D" w:rsidRDefault="00000000">
            <w:pPr>
              <w:spacing w:after="0" w:line="259" w:lineRule="auto"/>
              <w:ind w:left="0" w:right="6" w:firstLine="0"/>
              <w:jc w:val="center"/>
            </w:pPr>
            <w:r>
              <w:rPr>
                <w:rFonts w:ascii="Arial" w:hAnsi="Arial"/>
                <w:sz w:val="10"/>
                <w:szCs w:val="10"/>
              </w:rPr>
              <w:t>7.43</w:t>
            </w:r>
          </w:p>
        </w:tc>
        <w:tc>
          <w:tcPr>
            <w:tcW w:w="550" w:type="dxa"/>
            <w:tcBorders>
              <w:top w:val="single" w:sz="5" w:space="0" w:color="000000"/>
              <w:left w:val="single" w:sz="5" w:space="0" w:color="000000"/>
              <w:bottom w:val="single" w:sz="5" w:space="0" w:color="000000"/>
              <w:right w:val="single" w:sz="5" w:space="0" w:color="000000"/>
            </w:tcBorders>
            <w:shd w:val="clear" w:color="auto" w:fill="87EE87"/>
            <w:tcMar>
              <w:top w:w="80" w:type="dxa"/>
              <w:left w:w="80" w:type="dxa"/>
              <w:bottom w:w="80" w:type="dxa"/>
              <w:right w:w="86" w:type="dxa"/>
            </w:tcMar>
            <w:vAlign w:val="center"/>
          </w:tcPr>
          <w:p w14:paraId="1CB561AC" w14:textId="77777777" w:rsidR="0044110D" w:rsidRDefault="00000000">
            <w:pPr>
              <w:spacing w:after="0" w:line="259" w:lineRule="auto"/>
              <w:ind w:left="0" w:right="6" w:firstLine="0"/>
              <w:jc w:val="center"/>
            </w:pPr>
            <w:r>
              <w:rPr>
                <w:rFonts w:ascii="Arial" w:hAnsi="Arial"/>
                <w:sz w:val="10"/>
                <w:szCs w:val="10"/>
              </w:rPr>
              <w:t>10.53</w:t>
            </w:r>
          </w:p>
        </w:tc>
        <w:tc>
          <w:tcPr>
            <w:tcW w:w="417" w:type="dxa"/>
            <w:vMerge/>
            <w:tcBorders>
              <w:top w:val="nil"/>
              <w:left w:val="single" w:sz="5" w:space="0" w:color="000000"/>
              <w:bottom w:val="nil"/>
              <w:right w:val="single" w:sz="5" w:space="0" w:color="000000"/>
            </w:tcBorders>
            <w:shd w:val="clear" w:color="auto" w:fill="auto"/>
          </w:tcPr>
          <w:p w14:paraId="1CB561AD"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AE"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BF5F5"/>
            <w:tcMar>
              <w:top w:w="80" w:type="dxa"/>
              <w:left w:w="80" w:type="dxa"/>
              <w:bottom w:w="80" w:type="dxa"/>
              <w:right w:w="86" w:type="dxa"/>
            </w:tcMar>
            <w:vAlign w:val="center"/>
          </w:tcPr>
          <w:p w14:paraId="1CB561AF" w14:textId="77777777" w:rsidR="0044110D" w:rsidRDefault="00000000">
            <w:pPr>
              <w:spacing w:after="0" w:line="259" w:lineRule="auto"/>
              <w:ind w:left="0" w:right="6" w:firstLine="0"/>
              <w:jc w:val="center"/>
            </w:pPr>
            <w:r>
              <w:rPr>
                <w:rFonts w:ascii="Arial" w:hAnsi="Arial"/>
                <w:sz w:val="10"/>
                <w:szCs w:val="10"/>
              </w:rPr>
              <w:t>0.26</w:t>
            </w:r>
          </w:p>
        </w:tc>
        <w:tc>
          <w:tcPr>
            <w:tcW w:w="550" w:type="dxa"/>
            <w:tcBorders>
              <w:top w:val="single" w:sz="5" w:space="0" w:color="000000"/>
              <w:left w:val="single" w:sz="5" w:space="0" w:color="000000"/>
              <w:bottom w:val="single" w:sz="5" w:space="0" w:color="000000"/>
              <w:right w:val="single" w:sz="5" w:space="0" w:color="000000"/>
            </w:tcBorders>
            <w:shd w:val="clear" w:color="auto" w:fill="7AF8F8"/>
            <w:tcMar>
              <w:top w:w="80" w:type="dxa"/>
              <w:left w:w="80" w:type="dxa"/>
              <w:bottom w:w="80" w:type="dxa"/>
              <w:right w:w="86" w:type="dxa"/>
            </w:tcMar>
            <w:vAlign w:val="center"/>
          </w:tcPr>
          <w:p w14:paraId="1CB561B0" w14:textId="77777777" w:rsidR="0044110D" w:rsidRDefault="00000000">
            <w:pPr>
              <w:spacing w:after="0" w:line="259" w:lineRule="auto"/>
              <w:ind w:left="0" w:right="6" w:firstLine="0"/>
              <w:jc w:val="center"/>
            </w:pPr>
            <w:r>
              <w:rPr>
                <w:rFonts w:ascii="Arial" w:hAnsi="Arial"/>
                <w:sz w:val="10"/>
                <w:szCs w:val="10"/>
              </w:rPr>
              <w:t>3.09</w:t>
            </w:r>
          </w:p>
        </w:tc>
        <w:tc>
          <w:tcPr>
            <w:tcW w:w="550" w:type="dxa"/>
            <w:tcBorders>
              <w:top w:val="single" w:sz="5" w:space="0" w:color="000000"/>
              <w:left w:val="single" w:sz="5" w:space="0" w:color="000000"/>
              <w:bottom w:val="single" w:sz="5" w:space="0" w:color="000000"/>
              <w:right w:val="single" w:sz="5" w:space="0" w:color="000000"/>
            </w:tcBorders>
            <w:shd w:val="clear" w:color="auto" w:fill="BAFF00"/>
            <w:tcMar>
              <w:top w:w="80" w:type="dxa"/>
              <w:left w:w="80" w:type="dxa"/>
              <w:bottom w:w="80" w:type="dxa"/>
              <w:right w:w="86" w:type="dxa"/>
            </w:tcMar>
            <w:vAlign w:val="center"/>
          </w:tcPr>
          <w:p w14:paraId="1CB561B1" w14:textId="77777777" w:rsidR="0044110D" w:rsidRDefault="00000000">
            <w:pPr>
              <w:spacing w:after="0" w:line="259" w:lineRule="auto"/>
              <w:ind w:left="0" w:right="6" w:firstLine="0"/>
              <w:jc w:val="center"/>
            </w:pPr>
            <w:r>
              <w:rPr>
                <w:rFonts w:ascii="Arial" w:hAnsi="Arial"/>
                <w:sz w:val="10"/>
                <w:szCs w:val="10"/>
              </w:rPr>
              <w:t>23.24</w:t>
            </w:r>
          </w:p>
        </w:tc>
        <w:tc>
          <w:tcPr>
            <w:tcW w:w="550" w:type="dxa"/>
            <w:tcBorders>
              <w:top w:val="single" w:sz="5" w:space="0" w:color="000000"/>
              <w:left w:val="single" w:sz="5" w:space="0" w:color="000000"/>
              <w:bottom w:val="single" w:sz="5" w:space="0" w:color="000000"/>
              <w:right w:val="single" w:sz="5" w:space="0" w:color="000000"/>
            </w:tcBorders>
            <w:shd w:val="clear" w:color="auto" w:fill="6BF16B"/>
            <w:tcMar>
              <w:top w:w="80" w:type="dxa"/>
              <w:left w:w="80" w:type="dxa"/>
              <w:bottom w:w="80" w:type="dxa"/>
              <w:right w:w="86" w:type="dxa"/>
            </w:tcMar>
            <w:vAlign w:val="center"/>
          </w:tcPr>
          <w:p w14:paraId="1CB561B2" w14:textId="77777777" w:rsidR="0044110D" w:rsidRDefault="00000000">
            <w:pPr>
              <w:spacing w:after="0" w:line="259" w:lineRule="auto"/>
              <w:ind w:left="0" w:right="6" w:firstLine="0"/>
              <w:jc w:val="center"/>
            </w:pPr>
            <w:r>
              <w:rPr>
                <w:rFonts w:ascii="Arial" w:hAnsi="Arial"/>
                <w:sz w:val="10"/>
                <w:szCs w:val="10"/>
              </w:rPr>
              <w:t>14.03</w:t>
            </w:r>
          </w:p>
        </w:tc>
      </w:tr>
      <w:tr w:rsidR="0044110D" w14:paraId="1CB561BF"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B4"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CEF6F6"/>
            <w:tcMar>
              <w:top w:w="80" w:type="dxa"/>
              <w:left w:w="80" w:type="dxa"/>
              <w:bottom w:w="80" w:type="dxa"/>
              <w:right w:w="86" w:type="dxa"/>
            </w:tcMar>
            <w:vAlign w:val="center"/>
          </w:tcPr>
          <w:p w14:paraId="1CB561B5" w14:textId="77777777" w:rsidR="0044110D" w:rsidRDefault="00000000">
            <w:pPr>
              <w:spacing w:after="0" w:line="259" w:lineRule="auto"/>
              <w:ind w:left="0" w:right="6" w:firstLine="0"/>
              <w:jc w:val="center"/>
            </w:pPr>
            <w:r>
              <w:rPr>
                <w:rFonts w:ascii="Arial" w:hAnsi="Arial"/>
                <w:sz w:val="10"/>
                <w:szCs w:val="10"/>
              </w:rPr>
              <w:t>0.82</w:t>
            </w:r>
          </w:p>
        </w:tc>
        <w:tc>
          <w:tcPr>
            <w:tcW w:w="550" w:type="dxa"/>
            <w:tcBorders>
              <w:top w:val="single" w:sz="5" w:space="0" w:color="000000"/>
              <w:left w:val="single" w:sz="5" w:space="0" w:color="000000"/>
              <w:bottom w:val="single" w:sz="5" w:space="0" w:color="000000"/>
              <w:right w:val="single" w:sz="5" w:space="0" w:color="000000"/>
            </w:tcBorders>
            <w:shd w:val="clear" w:color="auto" w:fill="92F8F8"/>
            <w:tcMar>
              <w:top w:w="80" w:type="dxa"/>
              <w:left w:w="80" w:type="dxa"/>
              <w:bottom w:w="80" w:type="dxa"/>
              <w:right w:w="86" w:type="dxa"/>
            </w:tcMar>
            <w:vAlign w:val="center"/>
          </w:tcPr>
          <w:p w14:paraId="1CB561B6" w14:textId="77777777" w:rsidR="0044110D" w:rsidRDefault="00000000">
            <w:pPr>
              <w:spacing w:after="0" w:line="259" w:lineRule="auto"/>
              <w:ind w:left="0" w:right="6" w:firstLine="0"/>
              <w:jc w:val="center"/>
            </w:pPr>
            <w:r>
              <w:rPr>
                <w:rFonts w:ascii="Arial" w:hAnsi="Arial"/>
                <w:sz w:val="10"/>
                <w:szCs w:val="10"/>
              </w:rPr>
              <w:t>2.07</w:t>
            </w:r>
          </w:p>
        </w:tc>
        <w:tc>
          <w:tcPr>
            <w:tcW w:w="550" w:type="dxa"/>
            <w:tcBorders>
              <w:top w:val="single" w:sz="5" w:space="0" w:color="000000"/>
              <w:left w:val="single" w:sz="5" w:space="0" w:color="000000"/>
              <w:bottom w:val="single" w:sz="5" w:space="0" w:color="000000"/>
              <w:right w:val="single" w:sz="5" w:space="0" w:color="000000"/>
            </w:tcBorders>
            <w:shd w:val="clear" w:color="auto" w:fill="57F4B9"/>
            <w:tcMar>
              <w:top w:w="80" w:type="dxa"/>
              <w:left w:w="80" w:type="dxa"/>
              <w:bottom w:w="80" w:type="dxa"/>
              <w:right w:w="86" w:type="dxa"/>
            </w:tcMar>
            <w:vAlign w:val="center"/>
          </w:tcPr>
          <w:p w14:paraId="1CB561B7" w14:textId="77777777" w:rsidR="0044110D" w:rsidRDefault="00000000">
            <w:pPr>
              <w:spacing w:after="0" w:line="259" w:lineRule="auto"/>
              <w:ind w:left="0" w:right="6" w:firstLine="0"/>
              <w:jc w:val="center"/>
            </w:pPr>
            <w:r>
              <w:rPr>
                <w:rFonts w:ascii="Arial" w:hAnsi="Arial"/>
                <w:sz w:val="10"/>
                <w:szCs w:val="10"/>
              </w:rPr>
              <w:t>8.29</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1B8" w14:textId="77777777" w:rsidR="0044110D" w:rsidRDefault="00000000">
            <w:pPr>
              <w:spacing w:after="0" w:line="259" w:lineRule="auto"/>
              <w:ind w:left="0" w:right="6" w:firstLine="0"/>
              <w:jc w:val="center"/>
            </w:pPr>
            <w:r>
              <w:rPr>
                <w:rFonts w:ascii="Arial" w:hAnsi="Arial"/>
                <w:sz w:val="10"/>
                <w:szCs w:val="10"/>
              </w:rPr>
              <w:t>30.76</w:t>
            </w:r>
          </w:p>
        </w:tc>
        <w:tc>
          <w:tcPr>
            <w:tcW w:w="417" w:type="dxa"/>
            <w:vMerge/>
            <w:tcBorders>
              <w:top w:val="nil"/>
              <w:left w:val="single" w:sz="5" w:space="0" w:color="000000"/>
              <w:bottom w:val="nil"/>
              <w:right w:val="single" w:sz="5" w:space="0" w:color="000000"/>
            </w:tcBorders>
            <w:shd w:val="clear" w:color="auto" w:fill="auto"/>
          </w:tcPr>
          <w:p w14:paraId="1CB561B9"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BA"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BB"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4F6F6"/>
            <w:tcMar>
              <w:top w:w="80" w:type="dxa"/>
              <w:left w:w="80" w:type="dxa"/>
              <w:bottom w:w="80" w:type="dxa"/>
              <w:right w:w="86" w:type="dxa"/>
            </w:tcMar>
            <w:vAlign w:val="center"/>
          </w:tcPr>
          <w:p w14:paraId="1CB561BC" w14:textId="77777777" w:rsidR="0044110D" w:rsidRDefault="00000000">
            <w:pPr>
              <w:spacing w:after="0" w:line="259" w:lineRule="auto"/>
              <w:ind w:left="0" w:right="6" w:firstLine="0"/>
              <w:jc w:val="center"/>
            </w:pPr>
            <w:r>
              <w:rPr>
                <w:rFonts w:ascii="Arial" w:hAnsi="Arial"/>
                <w:sz w:val="10"/>
                <w:szCs w:val="10"/>
              </w:rPr>
              <w:t>0.81</w:t>
            </w:r>
          </w:p>
        </w:tc>
        <w:tc>
          <w:tcPr>
            <w:tcW w:w="550" w:type="dxa"/>
            <w:tcBorders>
              <w:top w:val="single" w:sz="5" w:space="0" w:color="000000"/>
              <w:left w:val="single" w:sz="5" w:space="0" w:color="000000"/>
              <w:bottom w:val="single" w:sz="5" w:space="0" w:color="000000"/>
              <w:right w:val="single" w:sz="5" w:space="0" w:color="000000"/>
            </w:tcBorders>
            <w:shd w:val="clear" w:color="auto" w:fill="64F364"/>
            <w:tcMar>
              <w:top w:w="80" w:type="dxa"/>
              <w:left w:w="80" w:type="dxa"/>
              <w:bottom w:w="80" w:type="dxa"/>
              <w:right w:w="86" w:type="dxa"/>
            </w:tcMar>
            <w:vAlign w:val="center"/>
          </w:tcPr>
          <w:p w14:paraId="1CB561BD" w14:textId="77777777" w:rsidR="0044110D" w:rsidRDefault="00000000">
            <w:pPr>
              <w:spacing w:after="0" w:line="259" w:lineRule="auto"/>
              <w:ind w:left="0" w:right="6" w:firstLine="0"/>
              <w:jc w:val="center"/>
            </w:pPr>
            <w:r>
              <w:rPr>
                <w:rFonts w:ascii="Arial" w:hAnsi="Arial"/>
                <w:sz w:val="10"/>
                <w:szCs w:val="10"/>
              </w:rPr>
              <w:t>14.28</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1BE" w14:textId="77777777" w:rsidR="0044110D" w:rsidRDefault="00000000">
            <w:pPr>
              <w:spacing w:after="0" w:line="259" w:lineRule="auto"/>
              <w:ind w:left="0" w:right="6" w:firstLine="0"/>
              <w:jc w:val="center"/>
            </w:pPr>
            <w:r>
              <w:rPr>
                <w:rFonts w:ascii="Arial" w:hAnsi="Arial"/>
                <w:sz w:val="10"/>
                <w:szCs w:val="10"/>
              </w:rPr>
              <w:t>37.34</w:t>
            </w:r>
          </w:p>
        </w:tc>
      </w:tr>
    </w:tbl>
    <w:p w14:paraId="1CB561C0" w14:textId="77777777" w:rsidR="0044110D" w:rsidRDefault="00000000">
      <w:pPr>
        <w:spacing w:after="344" w:line="265" w:lineRule="auto"/>
        <w:ind w:left="1547" w:right="1610" w:hanging="10"/>
        <w:jc w:val="left"/>
      </w:pPr>
      <w:r>
        <w:rPr>
          <w:rFonts w:ascii="Arial" w:hAnsi="Arial"/>
          <w:color w:val="4D4D4D"/>
          <w:sz w:val="11"/>
          <w:szCs w:val="11"/>
          <w:u w:color="4D4D4D"/>
        </w:rPr>
        <w:t>P1</w:t>
      </w:r>
    </w:p>
    <w:p w14:paraId="1CB561C1" w14:textId="77777777" w:rsidR="0044110D" w:rsidRDefault="00000000">
      <w:pPr>
        <w:spacing w:after="344" w:line="265" w:lineRule="auto"/>
        <w:ind w:left="1547" w:right="1610" w:hanging="10"/>
        <w:jc w:val="left"/>
      </w:pPr>
      <w:r>
        <w:rPr>
          <w:rFonts w:ascii="Arial" w:hAnsi="Arial"/>
          <w:color w:val="4D4D4D"/>
          <w:sz w:val="11"/>
          <w:szCs w:val="11"/>
          <w:u w:color="4D4D4D"/>
        </w:rPr>
        <w:t>P2</w:t>
      </w:r>
    </w:p>
    <w:p w14:paraId="1CB561C2" w14:textId="77777777" w:rsidR="0044110D" w:rsidRDefault="00000000">
      <w:pPr>
        <w:spacing w:after="344" w:line="265" w:lineRule="auto"/>
        <w:ind w:left="1547" w:right="1610" w:hanging="10"/>
        <w:jc w:val="left"/>
      </w:pPr>
      <w:r>
        <w:rPr>
          <w:rFonts w:ascii="Arial" w:hAnsi="Arial"/>
          <w:color w:val="4D4D4D"/>
          <w:sz w:val="11"/>
          <w:szCs w:val="11"/>
          <w:u w:color="4D4D4D"/>
        </w:rPr>
        <w:t>P3</w:t>
      </w:r>
    </w:p>
    <w:p w14:paraId="1CB561C3" w14:textId="77777777" w:rsidR="0044110D" w:rsidRDefault="00000000">
      <w:pPr>
        <w:spacing w:after="344" w:line="265" w:lineRule="auto"/>
        <w:ind w:left="1547" w:right="1610" w:hanging="10"/>
        <w:jc w:val="left"/>
      </w:pPr>
      <w:r>
        <w:rPr>
          <w:rFonts w:ascii="Arial" w:hAnsi="Arial"/>
          <w:color w:val="4D4D4D"/>
          <w:sz w:val="11"/>
          <w:szCs w:val="11"/>
          <w:u w:color="4D4D4D"/>
        </w:rPr>
        <w:t>P4</w:t>
      </w:r>
    </w:p>
    <w:p w14:paraId="1CB561C4" w14:textId="77777777" w:rsidR="0044110D" w:rsidRDefault="00000000">
      <w:pPr>
        <w:spacing w:after="255" w:line="265" w:lineRule="auto"/>
        <w:ind w:left="1547" w:right="1610" w:hanging="10"/>
        <w:jc w:val="left"/>
      </w:pPr>
      <w:r>
        <w:rPr>
          <w:rFonts w:ascii="Arial" w:hAnsi="Arial"/>
          <w:color w:val="4D4D4D"/>
          <w:sz w:val="11"/>
          <w:szCs w:val="11"/>
          <w:u w:color="4D4D4D"/>
        </w:rPr>
        <w:t>P5</w:t>
      </w:r>
    </w:p>
    <w:p w14:paraId="1CB561C5"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136"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61C6" w14:textId="77777777" w:rsidR="0044110D" w:rsidRDefault="00000000">
      <w:pPr>
        <w:tabs>
          <w:tab w:val="center" w:pos="1975"/>
          <w:tab w:val="center" w:pos="5131"/>
        </w:tabs>
        <w:spacing w:after="16" w:line="265" w:lineRule="auto"/>
        <w:ind w:left="0" w:right="0" w:firstLine="0"/>
        <w:jc w:val="left"/>
      </w:pPr>
      <w:r>
        <w:tab/>
      </w:r>
      <w:r>
        <w:rPr>
          <w:rFonts w:ascii="Arial" w:hAnsi="Arial"/>
          <w:sz w:val="14"/>
          <w:szCs w:val="14"/>
        </w:rPr>
        <w:t>Finland</w:t>
      </w:r>
      <w:r>
        <w:rPr>
          <w:rFonts w:ascii="Arial" w:hAnsi="Arial"/>
          <w:sz w:val="14"/>
          <w:szCs w:val="14"/>
        </w:rPr>
        <w:tab/>
        <w:t>France</w:t>
      </w:r>
    </w:p>
    <w:p w14:paraId="1CB561C7" w14:textId="77777777" w:rsidR="0044110D" w:rsidRDefault="00000000">
      <w:pPr>
        <w:tabs>
          <w:tab w:val="center" w:pos="2482"/>
          <w:tab w:val="center" w:pos="5650"/>
        </w:tabs>
        <w:spacing w:after="269" w:line="259" w:lineRule="auto"/>
        <w:ind w:left="0" w:right="0" w:firstLine="0"/>
        <w:jc w:val="left"/>
      </w:pPr>
      <w:r>
        <w:tab/>
      </w:r>
      <w:r>
        <w:rPr>
          <w:rFonts w:ascii="Arial" w:hAnsi="Arial"/>
          <w:sz w:val="12"/>
          <w:szCs w:val="12"/>
        </w:rPr>
        <w:t>CAT = 0.51; 1−BETA = 0.76</w:t>
      </w:r>
      <w:r>
        <w:rPr>
          <w:rFonts w:ascii="Arial" w:hAnsi="Arial"/>
          <w:sz w:val="12"/>
          <w:szCs w:val="12"/>
        </w:rPr>
        <w:tab/>
        <w:t>CAT = 0.62; 1−BETA = 0.73</w:t>
      </w: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61D7"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C8"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C9"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C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3F5F5"/>
            <w:tcMar>
              <w:top w:w="80" w:type="dxa"/>
              <w:left w:w="80" w:type="dxa"/>
              <w:bottom w:w="80" w:type="dxa"/>
              <w:right w:w="86" w:type="dxa"/>
            </w:tcMar>
            <w:vAlign w:val="center"/>
          </w:tcPr>
          <w:p w14:paraId="1CB561CB" w14:textId="77777777" w:rsidR="0044110D" w:rsidRDefault="00000000">
            <w:pPr>
              <w:spacing w:after="0" w:line="259" w:lineRule="auto"/>
              <w:ind w:left="0" w:right="6" w:firstLine="0"/>
              <w:jc w:val="center"/>
            </w:pPr>
            <w:r>
              <w:rPr>
                <w:rFonts w:ascii="Arial" w:hAnsi="Arial"/>
                <w:sz w:val="10"/>
                <w:szCs w:val="10"/>
              </w:rPr>
              <w:t>0.34</w:t>
            </w:r>
          </w:p>
        </w:tc>
        <w:tc>
          <w:tcPr>
            <w:tcW w:w="550" w:type="dxa"/>
            <w:tcBorders>
              <w:top w:val="single" w:sz="5" w:space="0" w:color="000000"/>
              <w:left w:val="single" w:sz="5" w:space="0" w:color="000000"/>
              <w:bottom w:val="single" w:sz="5" w:space="0" w:color="000000"/>
              <w:right w:val="single" w:sz="5" w:space="0" w:color="000000"/>
            </w:tcBorders>
            <w:shd w:val="clear" w:color="auto" w:fill="E6F5F5"/>
            <w:tcMar>
              <w:top w:w="80" w:type="dxa"/>
              <w:left w:w="80" w:type="dxa"/>
              <w:bottom w:w="80" w:type="dxa"/>
              <w:right w:w="86" w:type="dxa"/>
            </w:tcMar>
            <w:vAlign w:val="center"/>
          </w:tcPr>
          <w:p w14:paraId="1CB561CC" w14:textId="77777777" w:rsidR="0044110D" w:rsidRDefault="00000000">
            <w:pPr>
              <w:spacing w:after="0" w:line="259" w:lineRule="auto"/>
              <w:ind w:left="0" w:right="6" w:firstLine="0"/>
              <w:jc w:val="center"/>
            </w:pPr>
            <w:r>
              <w:rPr>
                <w:rFonts w:ascii="Arial" w:hAnsi="Arial"/>
                <w:sz w:val="10"/>
                <w:szCs w:val="10"/>
              </w:rPr>
              <w:t>0.3</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61CD" w14:textId="77777777" w:rsidR="0044110D" w:rsidRDefault="00000000">
            <w:pPr>
              <w:spacing w:after="347" w:line="259" w:lineRule="auto"/>
              <w:ind w:left="58" w:right="0" w:firstLine="0"/>
              <w:jc w:val="center"/>
            </w:pPr>
            <w:r>
              <w:rPr>
                <w:rFonts w:ascii="Arial" w:hAnsi="Arial"/>
                <w:color w:val="4D4D4D"/>
                <w:sz w:val="11"/>
                <w:szCs w:val="11"/>
                <w:u w:color="4D4D4D"/>
              </w:rPr>
              <w:t>P1</w:t>
            </w:r>
          </w:p>
          <w:p w14:paraId="1CB561CE" w14:textId="77777777" w:rsidR="0044110D" w:rsidRDefault="00000000">
            <w:pPr>
              <w:spacing w:after="347" w:line="259" w:lineRule="auto"/>
              <w:ind w:left="58" w:right="0" w:firstLine="0"/>
              <w:jc w:val="center"/>
            </w:pPr>
            <w:r>
              <w:rPr>
                <w:rFonts w:ascii="Arial" w:hAnsi="Arial"/>
                <w:color w:val="4D4D4D"/>
                <w:sz w:val="11"/>
                <w:szCs w:val="11"/>
                <w:u w:color="4D4D4D"/>
              </w:rPr>
              <w:t>P2</w:t>
            </w:r>
          </w:p>
          <w:p w14:paraId="1CB561CF" w14:textId="77777777" w:rsidR="0044110D" w:rsidRDefault="00000000">
            <w:pPr>
              <w:spacing w:after="347" w:line="259" w:lineRule="auto"/>
              <w:ind w:left="58" w:right="0" w:firstLine="0"/>
              <w:jc w:val="center"/>
            </w:pPr>
            <w:r>
              <w:rPr>
                <w:rFonts w:ascii="Arial" w:hAnsi="Arial"/>
                <w:color w:val="4D4D4D"/>
                <w:sz w:val="11"/>
                <w:szCs w:val="11"/>
                <w:u w:color="4D4D4D"/>
              </w:rPr>
              <w:t>P3</w:t>
            </w:r>
          </w:p>
          <w:p w14:paraId="1CB561D0" w14:textId="77777777" w:rsidR="0044110D" w:rsidRDefault="00000000">
            <w:pPr>
              <w:spacing w:after="347" w:line="259" w:lineRule="auto"/>
              <w:ind w:left="58" w:right="0" w:firstLine="0"/>
              <w:jc w:val="center"/>
            </w:pPr>
            <w:r>
              <w:rPr>
                <w:rFonts w:ascii="Arial" w:hAnsi="Arial"/>
                <w:color w:val="4D4D4D"/>
                <w:sz w:val="11"/>
                <w:szCs w:val="11"/>
                <w:u w:color="4D4D4D"/>
              </w:rPr>
              <w:t>P4</w:t>
            </w:r>
          </w:p>
          <w:p w14:paraId="1CB561D1"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1F5F5"/>
            <w:tcMar>
              <w:top w:w="80" w:type="dxa"/>
              <w:left w:w="80" w:type="dxa"/>
              <w:bottom w:w="80" w:type="dxa"/>
              <w:right w:w="86" w:type="dxa"/>
            </w:tcMar>
            <w:vAlign w:val="center"/>
          </w:tcPr>
          <w:p w14:paraId="1CB561D2" w14:textId="77777777" w:rsidR="0044110D" w:rsidRDefault="00000000">
            <w:pPr>
              <w:spacing w:after="0" w:line="259" w:lineRule="auto"/>
              <w:ind w:left="0" w:right="6" w:firstLine="0"/>
              <w:jc w:val="center"/>
            </w:pPr>
            <w:r>
              <w:rPr>
                <w:rFonts w:ascii="Arial" w:hAnsi="Arial"/>
                <w:sz w:val="10"/>
                <w:szCs w:val="10"/>
              </w:rPr>
              <w:t>0.04</w:t>
            </w:r>
          </w:p>
        </w:tc>
        <w:tc>
          <w:tcPr>
            <w:tcW w:w="549" w:type="dxa"/>
            <w:tcBorders>
              <w:top w:val="single" w:sz="5" w:space="0" w:color="000000"/>
              <w:left w:val="single" w:sz="5" w:space="0" w:color="000000"/>
              <w:bottom w:val="single" w:sz="5" w:space="0" w:color="000000"/>
              <w:right w:val="single" w:sz="5" w:space="0" w:color="000000"/>
            </w:tcBorders>
            <w:shd w:val="clear" w:color="auto" w:fill="D9F6F6"/>
            <w:tcMar>
              <w:top w:w="80" w:type="dxa"/>
              <w:left w:w="80" w:type="dxa"/>
              <w:bottom w:w="80" w:type="dxa"/>
              <w:right w:w="86" w:type="dxa"/>
            </w:tcMar>
            <w:vAlign w:val="center"/>
          </w:tcPr>
          <w:p w14:paraId="1CB561D3" w14:textId="77777777" w:rsidR="0044110D" w:rsidRDefault="00000000">
            <w:pPr>
              <w:spacing w:after="0" w:line="259" w:lineRule="auto"/>
              <w:ind w:left="0" w:right="6" w:firstLine="0"/>
              <w:jc w:val="center"/>
            </w:pPr>
            <w:r>
              <w:rPr>
                <w:rFonts w:ascii="Arial" w:hAnsi="Arial"/>
                <w:sz w:val="10"/>
                <w:szCs w:val="10"/>
              </w:rPr>
              <w:t>0.45</w:t>
            </w:r>
          </w:p>
        </w:tc>
        <w:tc>
          <w:tcPr>
            <w:tcW w:w="550" w:type="dxa"/>
            <w:tcBorders>
              <w:top w:val="single" w:sz="5" w:space="0" w:color="000000"/>
              <w:left w:val="single" w:sz="5" w:space="0" w:color="000000"/>
              <w:bottom w:val="single" w:sz="5" w:space="0" w:color="000000"/>
              <w:right w:val="single" w:sz="5" w:space="0" w:color="000000"/>
            </w:tcBorders>
            <w:shd w:val="clear" w:color="auto" w:fill="D2F6F6"/>
            <w:tcMar>
              <w:top w:w="80" w:type="dxa"/>
              <w:left w:w="80" w:type="dxa"/>
              <w:bottom w:w="80" w:type="dxa"/>
              <w:right w:w="86" w:type="dxa"/>
            </w:tcMar>
            <w:vAlign w:val="center"/>
          </w:tcPr>
          <w:p w14:paraId="1CB561D4" w14:textId="77777777" w:rsidR="0044110D" w:rsidRDefault="00000000">
            <w:pPr>
              <w:spacing w:after="0" w:line="259" w:lineRule="auto"/>
              <w:ind w:left="0" w:right="6" w:firstLine="0"/>
              <w:jc w:val="center"/>
            </w:pPr>
            <w:r>
              <w:rPr>
                <w:rFonts w:ascii="Arial" w:hAnsi="Arial"/>
                <w:sz w:val="10"/>
                <w:szCs w:val="10"/>
              </w:rPr>
              <w:t>0.56</w:t>
            </w:r>
          </w:p>
        </w:tc>
        <w:tc>
          <w:tcPr>
            <w:tcW w:w="550" w:type="dxa"/>
            <w:tcBorders>
              <w:top w:val="single" w:sz="5" w:space="0" w:color="000000"/>
              <w:left w:val="single" w:sz="5" w:space="0" w:color="000000"/>
              <w:bottom w:val="single" w:sz="5" w:space="0" w:color="000000"/>
              <w:right w:val="single" w:sz="5" w:space="0" w:color="000000"/>
            </w:tcBorders>
            <w:shd w:val="clear" w:color="auto" w:fill="B4F7F7"/>
            <w:tcMar>
              <w:top w:w="80" w:type="dxa"/>
              <w:left w:w="80" w:type="dxa"/>
              <w:bottom w:w="80" w:type="dxa"/>
              <w:right w:w="86" w:type="dxa"/>
            </w:tcMar>
            <w:vAlign w:val="center"/>
          </w:tcPr>
          <w:p w14:paraId="1CB561D5" w14:textId="77777777" w:rsidR="0044110D" w:rsidRDefault="00000000">
            <w:pPr>
              <w:spacing w:after="0" w:line="259" w:lineRule="auto"/>
              <w:ind w:left="0" w:right="6" w:firstLine="0"/>
              <w:jc w:val="center"/>
            </w:pPr>
            <w:r>
              <w:rPr>
                <w:rFonts w:ascii="Arial" w:hAnsi="Arial"/>
                <w:sz w:val="10"/>
                <w:szCs w:val="10"/>
              </w:rPr>
              <w:t>1.03</w:t>
            </w:r>
          </w:p>
        </w:tc>
        <w:tc>
          <w:tcPr>
            <w:tcW w:w="550" w:type="dxa"/>
            <w:tcBorders>
              <w:top w:val="single" w:sz="5" w:space="0" w:color="000000"/>
              <w:left w:val="single" w:sz="5" w:space="0" w:color="000000"/>
              <w:bottom w:val="single" w:sz="5" w:space="0" w:color="000000"/>
              <w:right w:val="single" w:sz="5" w:space="0" w:color="000000"/>
            </w:tcBorders>
            <w:shd w:val="clear" w:color="auto" w:fill="B0F8F8"/>
            <w:tcMar>
              <w:top w:w="80" w:type="dxa"/>
              <w:left w:w="80" w:type="dxa"/>
              <w:bottom w:w="80" w:type="dxa"/>
              <w:right w:w="86" w:type="dxa"/>
            </w:tcMar>
            <w:vAlign w:val="center"/>
          </w:tcPr>
          <w:p w14:paraId="1CB561D6" w14:textId="77777777" w:rsidR="0044110D" w:rsidRDefault="00000000">
            <w:pPr>
              <w:spacing w:after="0" w:line="259" w:lineRule="auto"/>
              <w:ind w:left="0" w:right="6" w:firstLine="0"/>
              <w:jc w:val="center"/>
            </w:pPr>
            <w:r>
              <w:rPr>
                <w:rFonts w:ascii="Arial" w:hAnsi="Arial"/>
                <w:sz w:val="10"/>
                <w:szCs w:val="10"/>
              </w:rPr>
              <w:t>1.09</w:t>
            </w:r>
          </w:p>
        </w:tc>
      </w:tr>
      <w:tr w:rsidR="0044110D" w14:paraId="1CB561E3"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1CB561D8" w14:textId="77777777" w:rsidR="0044110D" w:rsidRDefault="00000000">
            <w:pPr>
              <w:spacing w:after="0" w:line="259" w:lineRule="auto"/>
              <w:ind w:left="0" w:right="6" w:firstLine="0"/>
              <w:jc w:val="center"/>
            </w:pPr>
            <w:r>
              <w:rPr>
                <w:rFonts w:ascii="Arial" w:hAnsi="Arial"/>
                <w:sz w:val="10"/>
                <w:szCs w:val="10"/>
              </w:rPr>
              <w:t>0.1</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D9"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CF6F6"/>
            <w:tcMar>
              <w:top w:w="80" w:type="dxa"/>
              <w:left w:w="80" w:type="dxa"/>
              <w:bottom w:w="80" w:type="dxa"/>
              <w:right w:w="86" w:type="dxa"/>
            </w:tcMar>
            <w:vAlign w:val="center"/>
          </w:tcPr>
          <w:p w14:paraId="1CB561DA" w14:textId="77777777" w:rsidR="0044110D" w:rsidRDefault="00000000">
            <w:pPr>
              <w:spacing w:after="0" w:line="259" w:lineRule="auto"/>
              <w:ind w:left="0" w:right="6" w:firstLine="0"/>
              <w:jc w:val="center"/>
            </w:pPr>
            <w:r>
              <w:rPr>
                <w:rFonts w:ascii="Arial" w:hAnsi="Arial"/>
                <w:sz w:val="10"/>
                <w:szCs w:val="10"/>
              </w:rPr>
              <w:t>0.51</w:t>
            </w:r>
          </w:p>
        </w:tc>
        <w:tc>
          <w:tcPr>
            <w:tcW w:w="550" w:type="dxa"/>
            <w:tcBorders>
              <w:top w:val="single" w:sz="5" w:space="0" w:color="000000"/>
              <w:left w:val="single" w:sz="5" w:space="0" w:color="000000"/>
              <w:bottom w:val="single" w:sz="5" w:space="0" w:color="000000"/>
              <w:right w:val="single" w:sz="5" w:space="0" w:color="000000"/>
            </w:tcBorders>
            <w:shd w:val="clear" w:color="auto" w:fill="5DFAFA"/>
            <w:tcMar>
              <w:top w:w="80" w:type="dxa"/>
              <w:left w:w="80" w:type="dxa"/>
              <w:bottom w:w="80" w:type="dxa"/>
              <w:right w:w="86" w:type="dxa"/>
            </w:tcMar>
            <w:vAlign w:val="center"/>
          </w:tcPr>
          <w:p w14:paraId="1CB561DB" w14:textId="77777777" w:rsidR="0044110D" w:rsidRDefault="00000000">
            <w:pPr>
              <w:spacing w:after="0" w:line="259" w:lineRule="auto"/>
              <w:ind w:left="0" w:right="6" w:firstLine="0"/>
              <w:jc w:val="center"/>
            </w:pPr>
            <w:r>
              <w:rPr>
                <w:rFonts w:ascii="Arial" w:hAnsi="Arial"/>
                <w:sz w:val="10"/>
                <w:szCs w:val="10"/>
              </w:rPr>
              <w:t>3.1</w:t>
            </w:r>
          </w:p>
        </w:tc>
        <w:tc>
          <w:tcPr>
            <w:tcW w:w="550" w:type="dxa"/>
            <w:tcBorders>
              <w:top w:val="single" w:sz="5" w:space="0" w:color="000000"/>
              <w:left w:val="single" w:sz="5" w:space="0" w:color="000000"/>
              <w:bottom w:val="single" w:sz="5" w:space="0" w:color="000000"/>
              <w:right w:val="single" w:sz="5" w:space="0" w:color="000000"/>
            </w:tcBorders>
            <w:shd w:val="clear" w:color="auto" w:fill="A7F8F8"/>
            <w:tcMar>
              <w:top w:w="80" w:type="dxa"/>
              <w:left w:w="80" w:type="dxa"/>
              <w:bottom w:w="80" w:type="dxa"/>
              <w:right w:w="86" w:type="dxa"/>
            </w:tcMar>
            <w:vAlign w:val="center"/>
          </w:tcPr>
          <w:p w14:paraId="1CB561DC" w14:textId="77777777" w:rsidR="0044110D" w:rsidRDefault="00000000">
            <w:pPr>
              <w:spacing w:after="0" w:line="259" w:lineRule="auto"/>
              <w:ind w:left="0" w:right="6" w:firstLine="0"/>
              <w:jc w:val="center"/>
            </w:pPr>
            <w:r>
              <w:rPr>
                <w:rFonts w:ascii="Arial" w:hAnsi="Arial"/>
                <w:sz w:val="10"/>
                <w:szCs w:val="10"/>
              </w:rPr>
              <w:t>1.57</w:t>
            </w:r>
          </w:p>
        </w:tc>
        <w:tc>
          <w:tcPr>
            <w:tcW w:w="417" w:type="dxa"/>
            <w:vMerge/>
            <w:tcBorders>
              <w:top w:val="nil"/>
              <w:left w:val="single" w:sz="5" w:space="0" w:color="000000"/>
              <w:bottom w:val="nil"/>
              <w:right w:val="single" w:sz="5" w:space="0" w:color="000000"/>
            </w:tcBorders>
            <w:shd w:val="clear" w:color="auto" w:fill="auto"/>
          </w:tcPr>
          <w:p w14:paraId="1CB561DD"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DE"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C3F6F6"/>
            <w:tcMar>
              <w:top w:w="80" w:type="dxa"/>
              <w:left w:w="80" w:type="dxa"/>
              <w:bottom w:w="80" w:type="dxa"/>
              <w:right w:w="86" w:type="dxa"/>
            </w:tcMar>
            <w:vAlign w:val="center"/>
          </w:tcPr>
          <w:p w14:paraId="1CB561DF" w14:textId="77777777" w:rsidR="0044110D" w:rsidRDefault="00000000">
            <w:pPr>
              <w:spacing w:after="0" w:line="259" w:lineRule="auto"/>
              <w:ind w:left="0" w:right="6" w:firstLine="0"/>
              <w:jc w:val="center"/>
            </w:pPr>
            <w:r>
              <w:rPr>
                <w:rFonts w:ascii="Arial" w:hAnsi="Arial"/>
                <w:sz w:val="10"/>
                <w:szCs w:val="10"/>
              </w:rPr>
              <w:t>0.8</w:t>
            </w:r>
          </w:p>
        </w:tc>
        <w:tc>
          <w:tcPr>
            <w:tcW w:w="550" w:type="dxa"/>
            <w:tcBorders>
              <w:top w:val="single" w:sz="5" w:space="0" w:color="000000"/>
              <w:left w:val="single" w:sz="5" w:space="0" w:color="000000"/>
              <w:bottom w:val="single" w:sz="5" w:space="0" w:color="000000"/>
              <w:right w:val="single" w:sz="5" w:space="0" w:color="000000"/>
            </w:tcBorders>
            <w:shd w:val="clear" w:color="auto" w:fill="BDF7F7"/>
            <w:tcMar>
              <w:top w:w="80" w:type="dxa"/>
              <w:left w:w="80" w:type="dxa"/>
              <w:bottom w:w="80" w:type="dxa"/>
              <w:right w:w="86" w:type="dxa"/>
            </w:tcMar>
            <w:vAlign w:val="center"/>
          </w:tcPr>
          <w:p w14:paraId="1CB561E0" w14:textId="77777777" w:rsidR="0044110D" w:rsidRDefault="00000000">
            <w:pPr>
              <w:spacing w:after="0" w:line="259" w:lineRule="auto"/>
              <w:ind w:left="0" w:right="6" w:firstLine="0"/>
              <w:jc w:val="center"/>
            </w:pPr>
            <w:r>
              <w:rPr>
                <w:rFonts w:ascii="Arial" w:hAnsi="Arial"/>
                <w:sz w:val="10"/>
                <w:szCs w:val="10"/>
              </w:rPr>
              <w:t>0.88</w:t>
            </w:r>
          </w:p>
        </w:tc>
        <w:tc>
          <w:tcPr>
            <w:tcW w:w="550" w:type="dxa"/>
            <w:tcBorders>
              <w:top w:val="single" w:sz="5" w:space="0" w:color="000000"/>
              <w:left w:val="single" w:sz="5" w:space="0" w:color="000000"/>
              <w:bottom w:val="single" w:sz="5" w:space="0" w:color="000000"/>
              <w:right w:val="single" w:sz="5" w:space="0" w:color="000000"/>
            </w:tcBorders>
            <w:shd w:val="clear" w:color="auto" w:fill="79F079"/>
            <w:tcMar>
              <w:top w:w="80" w:type="dxa"/>
              <w:left w:w="80" w:type="dxa"/>
              <w:bottom w:w="80" w:type="dxa"/>
              <w:right w:w="86" w:type="dxa"/>
            </w:tcMar>
            <w:vAlign w:val="center"/>
          </w:tcPr>
          <w:p w14:paraId="1CB561E1" w14:textId="77777777" w:rsidR="0044110D" w:rsidRDefault="00000000">
            <w:pPr>
              <w:spacing w:after="0" w:line="259" w:lineRule="auto"/>
              <w:ind w:left="0" w:right="6" w:firstLine="0"/>
              <w:jc w:val="center"/>
            </w:pPr>
            <w:r>
              <w:rPr>
                <w:rFonts w:ascii="Arial" w:hAnsi="Arial"/>
                <w:sz w:val="10"/>
                <w:szCs w:val="10"/>
              </w:rPr>
              <w:t>8.49</w:t>
            </w:r>
          </w:p>
        </w:tc>
        <w:tc>
          <w:tcPr>
            <w:tcW w:w="550" w:type="dxa"/>
            <w:tcBorders>
              <w:top w:val="single" w:sz="5" w:space="0" w:color="000000"/>
              <w:left w:val="single" w:sz="5" w:space="0" w:color="000000"/>
              <w:bottom w:val="single" w:sz="5" w:space="0" w:color="000000"/>
              <w:right w:val="single" w:sz="5" w:space="0" w:color="000000"/>
            </w:tcBorders>
            <w:shd w:val="clear" w:color="auto" w:fill="06FDF8"/>
            <w:tcMar>
              <w:top w:w="80" w:type="dxa"/>
              <w:left w:w="80" w:type="dxa"/>
              <w:bottom w:w="80" w:type="dxa"/>
              <w:right w:w="86" w:type="dxa"/>
            </w:tcMar>
            <w:vAlign w:val="center"/>
          </w:tcPr>
          <w:p w14:paraId="1CB561E2" w14:textId="77777777" w:rsidR="0044110D" w:rsidRDefault="00000000">
            <w:pPr>
              <w:spacing w:after="0" w:line="259" w:lineRule="auto"/>
              <w:ind w:left="0" w:right="6" w:firstLine="0"/>
              <w:jc w:val="center"/>
            </w:pPr>
            <w:r>
              <w:rPr>
                <w:rFonts w:ascii="Arial" w:hAnsi="Arial"/>
                <w:sz w:val="10"/>
                <w:szCs w:val="10"/>
              </w:rPr>
              <w:t>4.13</w:t>
            </w:r>
          </w:p>
        </w:tc>
      </w:tr>
      <w:tr w:rsidR="0044110D" w14:paraId="1CB561EF"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E4"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E5"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DFF5F5"/>
            <w:tcMar>
              <w:top w:w="80" w:type="dxa"/>
              <w:left w:w="80" w:type="dxa"/>
              <w:bottom w:w="80" w:type="dxa"/>
              <w:right w:w="86" w:type="dxa"/>
            </w:tcMar>
            <w:vAlign w:val="center"/>
          </w:tcPr>
          <w:p w14:paraId="1CB561E6" w14:textId="77777777" w:rsidR="0044110D" w:rsidRDefault="00000000">
            <w:pPr>
              <w:spacing w:after="0" w:line="259" w:lineRule="auto"/>
              <w:ind w:left="0" w:right="6" w:firstLine="0"/>
              <w:jc w:val="center"/>
            </w:pPr>
            <w:r>
              <w:rPr>
                <w:rFonts w:ascii="Arial" w:hAnsi="Arial"/>
                <w:sz w:val="10"/>
                <w:szCs w:val="10"/>
              </w:rPr>
              <w:t>0.44</w:t>
            </w:r>
          </w:p>
        </w:tc>
        <w:tc>
          <w:tcPr>
            <w:tcW w:w="550" w:type="dxa"/>
            <w:tcBorders>
              <w:top w:val="single" w:sz="5" w:space="0" w:color="000000"/>
              <w:left w:val="single" w:sz="5" w:space="0" w:color="000000"/>
              <w:bottom w:val="single" w:sz="5" w:space="0" w:color="000000"/>
              <w:right w:val="single" w:sz="5" w:space="0" w:color="000000"/>
            </w:tcBorders>
            <w:shd w:val="clear" w:color="auto" w:fill="69F9F9"/>
            <w:tcMar>
              <w:top w:w="80" w:type="dxa"/>
              <w:left w:w="80" w:type="dxa"/>
              <w:bottom w:w="80" w:type="dxa"/>
              <w:right w:w="86" w:type="dxa"/>
            </w:tcMar>
            <w:vAlign w:val="center"/>
          </w:tcPr>
          <w:p w14:paraId="1CB561E7" w14:textId="77777777" w:rsidR="0044110D" w:rsidRDefault="00000000">
            <w:pPr>
              <w:spacing w:after="0" w:line="259" w:lineRule="auto"/>
              <w:ind w:left="0" w:right="6" w:firstLine="0"/>
              <w:jc w:val="center"/>
            </w:pPr>
            <w:r>
              <w:rPr>
                <w:rFonts w:ascii="Arial" w:hAnsi="Arial"/>
                <w:sz w:val="10"/>
                <w:szCs w:val="10"/>
              </w:rPr>
              <w:t>2.85</w:t>
            </w:r>
          </w:p>
        </w:tc>
        <w:tc>
          <w:tcPr>
            <w:tcW w:w="550" w:type="dxa"/>
            <w:tcBorders>
              <w:top w:val="single" w:sz="5" w:space="0" w:color="000000"/>
              <w:left w:val="single" w:sz="5" w:space="0" w:color="000000"/>
              <w:bottom w:val="single" w:sz="5" w:space="0" w:color="000000"/>
              <w:right w:val="single" w:sz="5" w:space="0" w:color="000000"/>
            </w:tcBorders>
            <w:shd w:val="clear" w:color="auto" w:fill="93F8F8"/>
            <w:tcMar>
              <w:top w:w="80" w:type="dxa"/>
              <w:left w:w="80" w:type="dxa"/>
              <w:bottom w:w="80" w:type="dxa"/>
              <w:right w:w="86" w:type="dxa"/>
            </w:tcMar>
            <w:vAlign w:val="center"/>
          </w:tcPr>
          <w:p w14:paraId="1CB561E8" w14:textId="77777777" w:rsidR="0044110D" w:rsidRDefault="00000000">
            <w:pPr>
              <w:spacing w:after="0" w:line="259" w:lineRule="auto"/>
              <w:ind w:left="0" w:right="6" w:firstLine="0"/>
              <w:jc w:val="center"/>
            </w:pPr>
            <w:r>
              <w:rPr>
                <w:rFonts w:ascii="Arial" w:hAnsi="Arial"/>
                <w:sz w:val="10"/>
                <w:szCs w:val="10"/>
              </w:rPr>
              <w:t>1.98</w:t>
            </w:r>
          </w:p>
        </w:tc>
        <w:tc>
          <w:tcPr>
            <w:tcW w:w="417" w:type="dxa"/>
            <w:vMerge/>
            <w:tcBorders>
              <w:top w:val="nil"/>
              <w:left w:val="single" w:sz="5" w:space="0" w:color="000000"/>
              <w:bottom w:val="nil"/>
              <w:right w:val="single" w:sz="5" w:space="0" w:color="000000"/>
            </w:tcBorders>
            <w:shd w:val="clear" w:color="auto" w:fill="auto"/>
          </w:tcPr>
          <w:p w14:paraId="1CB561E9"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EA"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1CB561EB" w14:textId="77777777" w:rsidR="0044110D" w:rsidRDefault="00000000">
            <w:pPr>
              <w:spacing w:after="0" w:line="259" w:lineRule="auto"/>
              <w:ind w:left="0" w:right="6" w:firstLine="0"/>
              <w:jc w:val="center"/>
            </w:pPr>
            <w:r>
              <w:rPr>
                <w:rFonts w:ascii="Arial" w:hAnsi="Arial"/>
                <w:sz w:val="10"/>
                <w:szCs w:val="10"/>
              </w:rPr>
              <w:t>0.07</w:t>
            </w:r>
          </w:p>
        </w:tc>
        <w:tc>
          <w:tcPr>
            <w:tcW w:w="550" w:type="dxa"/>
            <w:tcBorders>
              <w:top w:val="single" w:sz="5" w:space="0" w:color="000000"/>
              <w:left w:val="single" w:sz="5" w:space="0" w:color="000000"/>
              <w:bottom w:val="single" w:sz="5" w:space="0" w:color="000000"/>
              <w:right w:val="single" w:sz="5" w:space="0" w:color="000000"/>
            </w:tcBorders>
            <w:shd w:val="clear" w:color="auto" w:fill="D3F6F6"/>
            <w:tcMar>
              <w:top w:w="80" w:type="dxa"/>
              <w:left w:w="80" w:type="dxa"/>
              <w:bottom w:w="80" w:type="dxa"/>
              <w:right w:w="86" w:type="dxa"/>
            </w:tcMar>
            <w:vAlign w:val="center"/>
          </w:tcPr>
          <w:p w14:paraId="1CB561EC" w14:textId="77777777" w:rsidR="0044110D" w:rsidRDefault="00000000">
            <w:pPr>
              <w:spacing w:after="0" w:line="259" w:lineRule="auto"/>
              <w:ind w:left="0" w:right="6" w:firstLine="0"/>
              <w:jc w:val="center"/>
            </w:pPr>
            <w:r>
              <w:rPr>
                <w:rFonts w:ascii="Arial" w:hAnsi="Arial"/>
                <w:sz w:val="10"/>
                <w:szCs w:val="10"/>
              </w:rPr>
              <w:t>0.53</w:t>
            </w:r>
          </w:p>
        </w:tc>
        <w:tc>
          <w:tcPr>
            <w:tcW w:w="550" w:type="dxa"/>
            <w:tcBorders>
              <w:top w:val="single" w:sz="5" w:space="0" w:color="000000"/>
              <w:left w:val="single" w:sz="5" w:space="0" w:color="000000"/>
              <w:bottom w:val="single" w:sz="5" w:space="0" w:color="000000"/>
              <w:right w:val="single" w:sz="5" w:space="0" w:color="000000"/>
            </w:tcBorders>
            <w:shd w:val="clear" w:color="auto" w:fill="3DFBFB"/>
            <w:tcMar>
              <w:top w:w="80" w:type="dxa"/>
              <w:left w:w="80" w:type="dxa"/>
              <w:bottom w:w="80" w:type="dxa"/>
              <w:right w:w="86" w:type="dxa"/>
            </w:tcMar>
            <w:vAlign w:val="center"/>
          </w:tcPr>
          <w:p w14:paraId="1CB561ED" w14:textId="77777777" w:rsidR="0044110D" w:rsidRDefault="00000000">
            <w:pPr>
              <w:spacing w:after="0" w:line="259" w:lineRule="auto"/>
              <w:ind w:left="0" w:right="6" w:firstLine="0"/>
              <w:jc w:val="center"/>
            </w:pPr>
            <w:r>
              <w:rPr>
                <w:rFonts w:ascii="Arial" w:hAnsi="Arial"/>
                <w:sz w:val="10"/>
                <w:szCs w:val="10"/>
              </w:rPr>
              <w:t>2.94</w:t>
            </w:r>
          </w:p>
        </w:tc>
        <w:tc>
          <w:tcPr>
            <w:tcW w:w="550" w:type="dxa"/>
            <w:tcBorders>
              <w:top w:val="single" w:sz="5" w:space="0" w:color="000000"/>
              <w:left w:val="single" w:sz="5" w:space="0" w:color="000000"/>
              <w:bottom w:val="single" w:sz="5" w:space="0" w:color="000000"/>
              <w:right w:val="single" w:sz="5" w:space="0" w:color="000000"/>
            </w:tcBorders>
            <w:shd w:val="clear" w:color="auto" w:fill="2FFBFB"/>
            <w:tcMar>
              <w:top w:w="80" w:type="dxa"/>
              <w:left w:w="80" w:type="dxa"/>
              <w:bottom w:w="80" w:type="dxa"/>
              <w:right w:w="86" w:type="dxa"/>
            </w:tcMar>
            <w:vAlign w:val="center"/>
          </w:tcPr>
          <w:p w14:paraId="1CB561EE" w14:textId="77777777" w:rsidR="0044110D" w:rsidRDefault="00000000">
            <w:pPr>
              <w:spacing w:after="0" w:line="259" w:lineRule="auto"/>
              <w:ind w:left="0" w:right="6" w:firstLine="0"/>
              <w:jc w:val="center"/>
            </w:pPr>
            <w:r>
              <w:rPr>
                <w:rFonts w:ascii="Arial" w:hAnsi="Arial"/>
                <w:sz w:val="10"/>
                <w:szCs w:val="10"/>
              </w:rPr>
              <w:t>3.16</w:t>
            </w:r>
          </w:p>
        </w:tc>
      </w:tr>
      <w:tr w:rsidR="0044110D" w14:paraId="1CB561FB"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EFF5F5"/>
            <w:tcMar>
              <w:top w:w="80" w:type="dxa"/>
              <w:left w:w="80" w:type="dxa"/>
              <w:bottom w:w="80" w:type="dxa"/>
              <w:right w:w="86" w:type="dxa"/>
            </w:tcMar>
            <w:vAlign w:val="center"/>
          </w:tcPr>
          <w:p w14:paraId="1CB561F0" w14:textId="77777777" w:rsidR="0044110D" w:rsidRDefault="00000000">
            <w:pPr>
              <w:spacing w:after="0" w:line="259" w:lineRule="auto"/>
              <w:ind w:left="0" w:right="6" w:firstLine="0"/>
              <w:jc w:val="center"/>
            </w:pPr>
            <w:r>
              <w:rPr>
                <w:rFonts w:ascii="Arial" w:hAnsi="Arial"/>
                <w:sz w:val="10"/>
                <w:szCs w:val="10"/>
              </w:rPr>
              <w:t>0.1</w:t>
            </w:r>
          </w:p>
        </w:tc>
        <w:tc>
          <w:tcPr>
            <w:tcW w:w="551"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61F1" w14:textId="77777777" w:rsidR="0044110D" w:rsidRDefault="00000000">
            <w:pPr>
              <w:spacing w:after="0" w:line="259" w:lineRule="auto"/>
              <w:ind w:left="0" w:right="6" w:firstLine="0"/>
              <w:jc w:val="center"/>
            </w:pPr>
            <w:r>
              <w:rPr>
                <w:rFonts w:ascii="Arial" w:hAnsi="Arial"/>
                <w:sz w:val="10"/>
                <w:szCs w:val="10"/>
              </w:rPr>
              <w:t>0.13</w:t>
            </w:r>
          </w:p>
        </w:tc>
        <w:tc>
          <w:tcPr>
            <w:tcW w:w="550" w:type="dxa"/>
            <w:tcBorders>
              <w:top w:val="single" w:sz="5" w:space="0" w:color="000000"/>
              <w:left w:val="single" w:sz="5" w:space="0" w:color="000000"/>
              <w:bottom w:val="single" w:sz="5" w:space="0" w:color="000000"/>
              <w:right w:val="single" w:sz="5" w:space="0" w:color="000000"/>
            </w:tcBorders>
            <w:shd w:val="clear" w:color="auto" w:fill="55FAFA"/>
            <w:tcMar>
              <w:top w:w="80" w:type="dxa"/>
              <w:left w:w="80" w:type="dxa"/>
              <w:bottom w:w="80" w:type="dxa"/>
              <w:right w:w="86" w:type="dxa"/>
            </w:tcMar>
            <w:vAlign w:val="center"/>
          </w:tcPr>
          <w:p w14:paraId="1CB561F2" w14:textId="77777777" w:rsidR="0044110D" w:rsidRDefault="00000000">
            <w:pPr>
              <w:spacing w:after="0" w:line="259" w:lineRule="auto"/>
              <w:ind w:left="0" w:right="6" w:firstLine="0"/>
              <w:jc w:val="center"/>
            </w:pPr>
            <w:r>
              <w:rPr>
                <w:rFonts w:ascii="Arial" w:hAnsi="Arial"/>
                <w:sz w:val="10"/>
                <w:szCs w:val="10"/>
              </w:rPr>
              <w:t>3.25</w:t>
            </w:r>
          </w:p>
        </w:tc>
        <w:tc>
          <w:tcPr>
            <w:tcW w:w="550" w:type="dxa"/>
            <w:tcBorders>
              <w:top w:val="single" w:sz="5" w:space="0" w:color="000000"/>
              <w:left w:val="single" w:sz="5" w:space="0" w:color="000000"/>
              <w:bottom w:val="single" w:sz="5" w:space="0" w:color="000000"/>
              <w:right w:val="single" w:sz="5" w:space="0" w:color="000000"/>
            </w:tcBorders>
            <w:shd w:val="clear" w:color="auto" w:fill="FFDD6A"/>
            <w:tcMar>
              <w:top w:w="80" w:type="dxa"/>
              <w:left w:w="80" w:type="dxa"/>
              <w:bottom w:w="80" w:type="dxa"/>
              <w:right w:w="86" w:type="dxa"/>
            </w:tcMar>
            <w:vAlign w:val="center"/>
          </w:tcPr>
          <w:p w14:paraId="1CB561F3" w14:textId="77777777" w:rsidR="0044110D" w:rsidRDefault="00000000">
            <w:pPr>
              <w:spacing w:after="0" w:line="259" w:lineRule="auto"/>
              <w:ind w:left="0" w:right="6" w:firstLine="0"/>
              <w:jc w:val="center"/>
            </w:pPr>
            <w:r>
              <w:rPr>
                <w:rFonts w:ascii="Arial" w:hAnsi="Arial"/>
                <w:sz w:val="10"/>
                <w:szCs w:val="10"/>
              </w:rPr>
              <w:t>22.66</w:t>
            </w:r>
          </w:p>
        </w:tc>
        <w:tc>
          <w:tcPr>
            <w:tcW w:w="550" w:type="dxa"/>
            <w:tcBorders>
              <w:top w:val="single" w:sz="5" w:space="0" w:color="000000"/>
              <w:left w:val="single" w:sz="5" w:space="0" w:color="000000"/>
              <w:bottom w:val="single" w:sz="5" w:space="0" w:color="000000"/>
              <w:right w:val="single" w:sz="5" w:space="0" w:color="000000"/>
            </w:tcBorders>
            <w:shd w:val="clear" w:color="auto" w:fill="55FF00"/>
            <w:tcMar>
              <w:top w:w="80" w:type="dxa"/>
              <w:left w:w="80" w:type="dxa"/>
              <w:bottom w:w="80" w:type="dxa"/>
              <w:right w:w="86" w:type="dxa"/>
            </w:tcMar>
            <w:vAlign w:val="center"/>
          </w:tcPr>
          <w:p w14:paraId="1CB561F4" w14:textId="77777777" w:rsidR="0044110D" w:rsidRDefault="00000000">
            <w:pPr>
              <w:spacing w:after="0" w:line="259" w:lineRule="auto"/>
              <w:ind w:left="0" w:right="6" w:firstLine="0"/>
              <w:jc w:val="center"/>
            </w:pPr>
            <w:r>
              <w:rPr>
                <w:rFonts w:ascii="Arial" w:hAnsi="Arial"/>
                <w:sz w:val="10"/>
                <w:szCs w:val="10"/>
              </w:rPr>
              <w:t>16.71</w:t>
            </w:r>
          </w:p>
        </w:tc>
        <w:tc>
          <w:tcPr>
            <w:tcW w:w="417" w:type="dxa"/>
            <w:vMerge/>
            <w:tcBorders>
              <w:top w:val="nil"/>
              <w:left w:val="single" w:sz="5" w:space="0" w:color="000000"/>
              <w:bottom w:val="nil"/>
              <w:right w:val="single" w:sz="5" w:space="0" w:color="000000"/>
            </w:tcBorders>
            <w:shd w:val="clear" w:color="auto" w:fill="auto"/>
          </w:tcPr>
          <w:p w14:paraId="1CB561F5"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F6"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C2F6F6"/>
            <w:tcMar>
              <w:top w:w="80" w:type="dxa"/>
              <w:left w:w="80" w:type="dxa"/>
              <w:bottom w:w="80" w:type="dxa"/>
              <w:right w:w="86" w:type="dxa"/>
            </w:tcMar>
            <w:vAlign w:val="center"/>
          </w:tcPr>
          <w:p w14:paraId="1CB561F7" w14:textId="77777777" w:rsidR="0044110D" w:rsidRDefault="00000000">
            <w:pPr>
              <w:spacing w:after="0" w:line="259" w:lineRule="auto"/>
              <w:ind w:left="0" w:right="6" w:firstLine="0"/>
              <w:jc w:val="center"/>
            </w:pPr>
            <w:r>
              <w:rPr>
                <w:rFonts w:ascii="Arial" w:hAnsi="Arial"/>
                <w:sz w:val="10"/>
                <w:szCs w:val="10"/>
              </w:rPr>
              <w:t>0.81</w:t>
            </w:r>
          </w:p>
        </w:tc>
        <w:tc>
          <w:tcPr>
            <w:tcW w:w="550" w:type="dxa"/>
            <w:tcBorders>
              <w:top w:val="single" w:sz="5" w:space="0" w:color="000000"/>
              <w:left w:val="single" w:sz="5" w:space="0" w:color="000000"/>
              <w:bottom w:val="single" w:sz="5" w:space="0" w:color="000000"/>
              <w:right w:val="single" w:sz="5" w:space="0" w:color="000000"/>
            </w:tcBorders>
            <w:shd w:val="clear" w:color="auto" w:fill="BBF7F7"/>
            <w:tcMar>
              <w:top w:w="80" w:type="dxa"/>
              <w:left w:w="80" w:type="dxa"/>
              <w:bottom w:w="80" w:type="dxa"/>
              <w:right w:w="86" w:type="dxa"/>
            </w:tcMar>
            <w:vAlign w:val="center"/>
          </w:tcPr>
          <w:p w14:paraId="1CB561F8" w14:textId="77777777" w:rsidR="0044110D" w:rsidRDefault="00000000">
            <w:pPr>
              <w:spacing w:after="0" w:line="259" w:lineRule="auto"/>
              <w:ind w:left="0" w:right="6" w:firstLine="0"/>
              <w:jc w:val="center"/>
            </w:pPr>
            <w:r>
              <w:rPr>
                <w:rFonts w:ascii="Arial" w:hAnsi="Arial"/>
                <w:sz w:val="10"/>
                <w:szCs w:val="10"/>
              </w:rPr>
              <w:t>0.91</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1F9" w14:textId="77777777" w:rsidR="0044110D" w:rsidRDefault="00000000">
            <w:pPr>
              <w:spacing w:after="0" w:line="259" w:lineRule="auto"/>
              <w:ind w:left="0" w:right="6" w:firstLine="0"/>
              <w:jc w:val="center"/>
            </w:pPr>
            <w:r>
              <w:rPr>
                <w:rFonts w:ascii="Arial" w:hAnsi="Arial"/>
                <w:sz w:val="10"/>
                <w:szCs w:val="10"/>
              </w:rPr>
              <w:t>23.66</w:t>
            </w:r>
          </w:p>
        </w:tc>
        <w:tc>
          <w:tcPr>
            <w:tcW w:w="550" w:type="dxa"/>
            <w:tcBorders>
              <w:top w:val="single" w:sz="5" w:space="0" w:color="000000"/>
              <w:left w:val="single" w:sz="5" w:space="0" w:color="000000"/>
              <w:bottom w:val="single" w:sz="5" w:space="0" w:color="000000"/>
              <w:right w:val="single" w:sz="5" w:space="0" w:color="000000"/>
            </w:tcBorders>
            <w:shd w:val="clear" w:color="auto" w:fill="FCAAAC"/>
            <w:tcMar>
              <w:top w:w="80" w:type="dxa"/>
              <w:left w:w="80" w:type="dxa"/>
              <w:bottom w:w="80" w:type="dxa"/>
              <w:right w:w="86" w:type="dxa"/>
            </w:tcMar>
            <w:vAlign w:val="center"/>
          </w:tcPr>
          <w:p w14:paraId="1CB561FA" w14:textId="77777777" w:rsidR="0044110D" w:rsidRDefault="00000000">
            <w:pPr>
              <w:spacing w:after="0" w:line="259" w:lineRule="auto"/>
              <w:ind w:left="0" w:right="6" w:firstLine="0"/>
              <w:jc w:val="center"/>
            </w:pPr>
            <w:r>
              <w:rPr>
                <w:rFonts w:ascii="Arial" w:hAnsi="Arial"/>
                <w:sz w:val="10"/>
                <w:szCs w:val="10"/>
              </w:rPr>
              <w:t>21.05</w:t>
            </w:r>
          </w:p>
        </w:tc>
      </w:tr>
      <w:tr w:rsidR="0044110D" w14:paraId="1CB56207"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FC"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1FD"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B5F7F7"/>
            <w:tcMar>
              <w:top w:w="80" w:type="dxa"/>
              <w:left w:w="80" w:type="dxa"/>
              <w:bottom w:w="80" w:type="dxa"/>
              <w:right w:w="86" w:type="dxa"/>
            </w:tcMar>
            <w:vAlign w:val="center"/>
          </w:tcPr>
          <w:p w14:paraId="1CB561FE" w14:textId="77777777" w:rsidR="0044110D" w:rsidRDefault="00000000">
            <w:pPr>
              <w:spacing w:after="0" w:line="259" w:lineRule="auto"/>
              <w:ind w:left="0" w:right="6" w:firstLine="0"/>
              <w:jc w:val="center"/>
            </w:pPr>
            <w:r>
              <w:rPr>
                <w:rFonts w:ascii="Arial" w:hAnsi="Arial"/>
                <w:sz w:val="10"/>
                <w:szCs w:val="10"/>
              </w:rPr>
              <w:t>1.29</w:t>
            </w:r>
          </w:p>
        </w:tc>
        <w:tc>
          <w:tcPr>
            <w:tcW w:w="550" w:type="dxa"/>
            <w:tcBorders>
              <w:top w:val="single" w:sz="5" w:space="0" w:color="000000"/>
              <w:left w:val="single" w:sz="5" w:space="0" w:color="000000"/>
              <w:bottom w:val="single" w:sz="5" w:space="0" w:color="000000"/>
              <w:right w:val="single" w:sz="5" w:space="0" w:color="000000"/>
            </w:tcBorders>
            <w:shd w:val="clear" w:color="auto" w:fill="0AFC0A"/>
            <w:tcMar>
              <w:top w:w="80" w:type="dxa"/>
              <w:left w:w="80" w:type="dxa"/>
              <w:bottom w:w="80" w:type="dxa"/>
              <w:right w:w="86" w:type="dxa"/>
            </w:tcMar>
            <w:vAlign w:val="center"/>
          </w:tcPr>
          <w:p w14:paraId="1CB561FF" w14:textId="77777777" w:rsidR="0044110D" w:rsidRDefault="00000000">
            <w:pPr>
              <w:spacing w:after="0" w:line="259" w:lineRule="auto"/>
              <w:ind w:left="0" w:right="6" w:firstLine="0"/>
              <w:jc w:val="center"/>
            </w:pPr>
            <w:r>
              <w:rPr>
                <w:rFonts w:ascii="Arial" w:hAnsi="Arial"/>
                <w:sz w:val="10"/>
                <w:szCs w:val="10"/>
              </w:rPr>
              <w:t>14.63</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200" w14:textId="77777777" w:rsidR="0044110D" w:rsidRDefault="00000000">
            <w:pPr>
              <w:spacing w:after="0" w:line="259" w:lineRule="auto"/>
              <w:ind w:left="0" w:right="6" w:firstLine="0"/>
              <w:jc w:val="center"/>
            </w:pPr>
            <w:r>
              <w:rPr>
                <w:rFonts w:ascii="Arial" w:hAnsi="Arial"/>
                <w:sz w:val="10"/>
                <w:szCs w:val="10"/>
              </w:rPr>
              <w:t>30.04</w:t>
            </w:r>
          </w:p>
        </w:tc>
        <w:tc>
          <w:tcPr>
            <w:tcW w:w="417" w:type="dxa"/>
            <w:vMerge/>
            <w:tcBorders>
              <w:top w:val="nil"/>
              <w:left w:val="single" w:sz="5" w:space="0" w:color="000000"/>
              <w:bottom w:val="nil"/>
              <w:right w:val="single" w:sz="5" w:space="0" w:color="000000"/>
            </w:tcBorders>
            <w:shd w:val="clear" w:color="auto" w:fill="auto"/>
          </w:tcPr>
          <w:p w14:paraId="1CB56201"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02"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03"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C8F6F6"/>
            <w:tcMar>
              <w:top w:w="80" w:type="dxa"/>
              <w:left w:w="80" w:type="dxa"/>
              <w:bottom w:w="80" w:type="dxa"/>
              <w:right w:w="86" w:type="dxa"/>
            </w:tcMar>
            <w:vAlign w:val="center"/>
          </w:tcPr>
          <w:p w14:paraId="1CB56204" w14:textId="77777777" w:rsidR="0044110D" w:rsidRDefault="00000000">
            <w:pPr>
              <w:spacing w:after="0" w:line="259" w:lineRule="auto"/>
              <w:ind w:left="0" w:right="6" w:firstLine="0"/>
              <w:jc w:val="center"/>
            </w:pPr>
            <w:r>
              <w:rPr>
                <w:rFonts w:ascii="Arial" w:hAnsi="Arial"/>
                <w:sz w:val="10"/>
                <w:szCs w:val="10"/>
              </w:rPr>
              <w:t>0.7</w:t>
            </w:r>
          </w:p>
        </w:tc>
        <w:tc>
          <w:tcPr>
            <w:tcW w:w="550" w:type="dxa"/>
            <w:tcBorders>
              <w:top w:val="single" w:sz="5" w:space="0" w:color="000000"/>
              <w:left w:val="single" w:sz="5" w:space="0" w:color="000000"/>
              <w:bottom w:val="single" w:sz="5" w:space="0" w:color="000000"/>
              <w:right w:val="single" w:sz="5" w:space="0" w:color="000000"/>
            </w:tcBorders>
            <w:shd w:val="clear" w:color="auto" w:fill="41F7CC"/>
            <w:tcMar>
              <w:top w:w="80" w:type="dxa"/>
              <w:left w:w="80" w:type="dxa"/>
              <w:bottom w:w="80" w:type="dxa"/>
              <w:right w:w="86" w:type="dxa"/>
            </w:tcMar>
            <w:vAlign w:val="center"/>
          </w:tcPr>
          <w:p w14:paraId="1CB56205" w14:textId="77777777" w:rsidR="0044110D" w:rsidRDefault="00000000">
            <w:pPr>
              <w:spacing w:after="0" w:line="259" w:lineRule="auto"/>
              <w:ind w:left="0" w:right="6" w:firstLine="0"/>
              <w:jc w:val="center"/>
            </w:pPr>
            <w:r>
              <w:rPr>
                <w:rFonts w:ascii="Arial" w:hAnsi="Arial"/>
                <w:sz w:val="10"/>
                <w:szCs w:val="10"/>
              </w:rPr>
              <w:t>5.72</w:t>
            </w:r>
          </w:p>
        </w:tc>
        <w:tc>
          <w:tcPr>
            <w:tcW w:w="550" w:type="dxa"/>
            <w:tcBorders>
              <w:top w:val="single" w:sz="5" w:space="0" w:color="000000"/>
              <w:left w:val="single" w:sz="5" w:space="0" w:color="000000"/>
              <w:bottom w:val="single" w:sz="5" w:space="0" w:color="000000"/>
              <w:right w:val="single" w:sz="5" w:space="0" w:color="000000"/>
            </w:tcBorders>
            <w:shd w:val="clear" w:color="auto" w:fill="F98981"/>
            <w:tcMar>
              <w:top w:w="80" w:type="dxa"/>
              <w:left w:w="80" w:type="dxa"/>
              <w:bottom w:w="80" w:type="dxa"/>
              <w:right w:w="86" w:type="dxa"/>
            </w:tcMar>
            <w:vAlign w:val="center"/>
          </w:tcPr>
          <w:p w14:paraId="1CB56206" w14:textId="77777777" w:rsidR="0044110D" w:rsidRDefault="00000000">
            <w:pPr>
              <w:spacing w:after="0" w:line="259" w:lineRule="auto"/>
              <w:ind w:left="0" w:right="6" w:firstLine="0"/>
              <w:jc w:val="center"/>
            </w:pPr>
            <w:r>
              <w:rPr>
                <w:rFonts w:ascii="Arial" w:hAnsi="Arial"/>
                <w:sz w:val="10"/>
                <w:szCs w:val="10"/>
              </w:rPr>
              <w:t>22.98</w:t>
            </w:r>
          </w:p>
        </w:tc>
      </w:tr>
    </w:tbl>
    <w:p w14:paraId="1CB56208" w14:textId="77777777" w:rsidR="0044110D" w:rsidRDefault="00000000">
      <w:pPr>
        <w:spacing w:after="344" w:line="265" w:lineRule="auto"/>
        <w:ind w:left="1547" w:right="1610" w:hanging="10"/>
        <w:jc w:val="left"/>
      </w:pPr>
      <w:r>
        <w:rPr>
          <w:rFonts w:ascii="Arial" w:hAnsi="Arial"/>
          <w:color w:val="4D4D4D"/>
          <w:sz w:val="11"/>
          <w:szCs w:val="11"/>
          <w:u w:color="4D4D4D"/>
        </w:rPr>
        <w:t>P1</w:t>
      </w:r>
    </w:p>
    <w:p w14:paraId="1CB56209" w14:textId="77777777" w:rsidR="0044110D" w:rsidRDefault="00000000">
      <w:pPr>
        <w:spacing w:after="344" w:line="265" w:lineRule="auto"/>
        <w:ind w:left="1547" w:right="1610" w:hanging="10"/>
        <w:jc w:val="left"/>
      </w:pPr>
      <w:r>
        <w:rPr>
          <w:rFonts w:ascii="Arial" w:hAnsi="Arial"/>
          <w:color w:val="4D4D4D"/>
          <w:sz w:val="11"/>
          <w:szCs w:val="11"/>
          <w:u w:color="4D4D4D"/>
        </w:rPr>
        <w:t>P2</w:t>
      </w:r>
    </w:p>
    <w:p w14:paraId="1CB5620A" w14:textId="77777777" w:rsidR="0044110D" w:rsidRDefault="00000000">
      <w:pPr>
        <w:spacing w:after="344" w:line="265" w:lineRule="auto"/>
        <w:ind w:left="1547" w:right="1610" w:hanging="10"/>
        <w:jc w:val="left"/>
      </w:pPr>
      <w:r>
        <w:rPr>
          <w:rFonts w:ascii="Arial" w:hAnsi="Arial"/>
          <w:color w:val="4D4D4D"/>
          <w:sz w:val="11"/>
          <w:szCs w:val="11"/>
          <w:u w:color="4D4D4D"/>
        </w:rPr>
        <w:t>P3</w:t>
      </w:r>
    </w:p>
    <w:p w14:paraId="1CB5620B" w14:textId="77777777" w:rsidR="0044110D" w:rsidRDefault="00000000">
      <w:pPr>
        <w:spacing w:after="344" w:line="265" w:lineRule="auto"/>
        <w:ind w:left="1547" w:right="1610" w:hanging="10"/>
        <w:jc w:val="left"/>
      </w:pPr>
      <w:r>
        <w:rPr>
          <w:rFonts w:ascii="Arial" w:hAnsi="Arial"/>
          <w:color w:val="4D4D4D"/>
          <w:sz w:val="11"/>
          <w:szCs w:val="11"/>
          <w:u w:color="4D4D4D"/>
        </w:rPr>
        <w:t>P4</w:t>
      </w:r>
    </w:p>
    <w:p w14:paraId="1CB5620C" w14:textId="77777777" w:rsidR="0044110D" w:rsidRDefault="00000000">
      <w:pPr>
        <w:spacing w:after="255" w:line="265" w:lineRule="auto"/>
        <w:ind w:left="1547" w:right="1610" w:hanging="10"/>
        <w:jc w:val="left"/>
      </w:pPr>
      <w:r>
        <w:rPr>
          <w:rFonts w:ascii="Arial" w:hAnsi="Arial"/>
          <w:color w:val="4D4D4D"/>
          <w:sz w:val="11"/>
          <w:szCs w:val="11"/>
          <w:u w:color="4D4D4D"/>
        </w:rPr>
        <w:t>P5</w:t>
      </w:r>
    </w:p>
    <w:p w14:paraId="1CB5620D"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311"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620E" w14:textId="77777777" w:rsidR="0044110D" w:rsidRDefault="00000000">
      <w:pPr>
        <w:spacing w:after="106" w:line="265" w:lineRule="auto"/>
        <w:ind w:left="10" w:right="0" w:hanging="10"/>
        <w:jc w:val="center"/>
      </w:pPr>
      <w:r>
        <w:rPr>
          <w:sz w:val="18"/>
          <w:szCs w:val="18"/>
        </w:rPr>
        <w:t>Figure 5: Transition matrices of major countries</w:t>
      </w:r>
    </w:p>
    <w:p w14:paraId="1CB5620F" w14:textId="77777777" w:rsidR="0044110D" w:rsidRDefault="00000000">
      <w:pPr>
        <w:spacing w:after="322" w:line="251" w:lineRule="auto"/>
        <w:ind w:left="0" w:right="0" w:firstLine="0"/>
      </w:pPr>
      <w:r>
        <w:rPr>
          <w:sz w:val="18"/>
          <w:szCs w:val="18"/>
        </w:rPr>
        <w:t xml:space="preserve">Notes: </w:t>
      </w:r>
      <w:r>
        <w:rPr>
          <w:i/>
          <w:iCs/>
          <w:sz w:val="18"/>
          <w:szCs w:val="18"/>
        </w:rPr>
        <w:t xml:space="preserve">CAT </w:t>
      </w:r>
      <w:r>
        <w:rPr>
          <w:sz w:val="18"/>
          <w:szCs w:val="18"/>
        </w:rPr>
        <w:t xml:space="preserve">measures absolute mobility, </w:t>
      </w:r>
      <w:r>
        <w:rPr>
          <w:i/>
          <w:iCs/>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p w14:paraId="1CB56210" w14:textId="77777777" w:rsidR="0044110D" w:rsidRDefault="00000000">
      <w:pPr>
        <w:spacing w:after="0"/>
        <w:ind w:left="0" w:right="0" w:firstLine="324"/>
      </w:pPr>
      <w:r>
        <w:t>Furthermore, we find that structural constraints remain central to understanding cross-country differences (see Figures 5 and 6). The United States performs better than expected despite high income inequality, likely due to relatively open tertiary pathways such as community colleges and financial aid programs (Bailey &amp; Dynarski, 2011). In contrast, the United Kingdom and Switzerland underperform, reflecting institutional rigidities—early tracking in Switzerland (Buchmann &amp; Park, 2009) and persistent elite bias in the UK’s educational system (Boliver, 2013). China presents a distinct case. Although it has achieved rapid poverty reduction and broad educational expansion, the hukou system and urban-rural divides continue to restrict intergenerational mobility (Wu, 2019). This underscores that economic growth alone does not dismantle structural inequalities. Finland and France exceed expectations relative to their structural baselines, likely benefiting from progressive redistribution and strong public education systems (Maurin &amp; McNally, 2008; Sahlberg, 2011). It is important to note that the Progress Gap Index measures education-based mobility for 1980s birth cohorts, not income or recent trends. It reframes progress as fairness—isolating national effort from structural conditions—and holds countries accountable for how opportunity is distributed. It should complement, not replace, other mobility metrics.</w:t>
      </w:r>
    </w:p>
    <w:p w14:paraId="1CB56211" w14:textId="77777777" w:rsidR="0044110D" w:rsidRDefault="00000000">
      <w:pPr>
        <w:spacing w:after="197"/>
        <w:ind w:left="0" w:right="0" w:firstLine="324"/>
      </w:pPr>
      <w:r>
        <w:t>One of the potentially controversial cases in our proposed index is Bhutan and Iceland, which appear next to each other in the ranking of the progress gap. To clarify this, we present their transition matrices in Figure 8. It is evident that Bhutan lags significantly behind Iceland in both absolute mobility (0.16 vs. 0.51) and relative mobility (0.21 vs. 0.76). Additionally, Iceland’s education distribution is far better than Bhutan’s, as most of Iceland’s population is highly educated, whereas the majority of Bhutan’s population has not attained even primary education. There is ample evidence to conclude that Iceland is much more progressive than Bhutan. However, this overlooks the difficulty problem when discussing equality of opportunity. Iceland’s initial conditions were significantly better than Bhutan’s, so a simple comparison based on education distribution alone is insufficient. Our measure, as the name implies, assesses the progress gap by evaluating the shortfall from the predefined target rather than the current status. This case also illustrates a fundamental conflict between the concepts of social progress and social fluidity when both are used to assess equality of opportunity. Specifically, while we do not deny that Iceland likely provides greater social fluidity than Bhutan (as reflected in higher relative mobility), such freedom does not necessarily translate into social progress. As Figure 8 shows, Iceland’s downward mobility rate is just as high as its upward mobility rate. In summary, in terms of social progress, Bhutan and Iceland are nearly identical, despite their significant differences in social fluidity.</w:t>
      </w:r>
    </w:p>
    <w:p w14:paraId="1CB56212" w14:textId="77777777" w:rsidR="0044110D" w:rsidRDefault="00000000">
      <w:pPr>
        <w:ind w:left="0" w:right="0" w:firstLine="0"/>
      </w:pPr>
      <w:del w:id="46" w:author="Wim Groot" w:date="2025-06-20T09:32:00Z">
        <w:r>
          <w:rPr>
            <w:i/>
            <w:iCs/>
          </w:rPr>
          <w:delText xml:space="preserve">Comparison to current measures. </w:delText>
        </w:r>
      </w:del>
      <w:r>
        <w:t>To assess the internal consistency</w:t>
      </w:r>
      <w:r>
        <w:rPr>
          <w:vertAlign w:val="superscript"/>
        </w:rPr>
        <w:footnoteReference w:id="7"/>
      </w:r>
      <w:r>
        <w:rPr>
          <w:vertAlign w:val="superscript"/>
        </w:rPr>
        <w:t xml:space="preserve"> </w:t>
      </w:r>
      <w:r>
        <w:t>of our new index, we examine its relationship with absolute mobility and relative mobility (see Figure 9), both derived from the GDIM. Our index closely aligns with absolute mobility in capturing social progress and shows minimal outliers. However, while both measure social progress, our index is more advanced as it addresses the directionality problem. Due to this limitation, absolute mobility fails to differentiate between countries experiencing a downward trend, such as the Central African Republic and Zambia, and those with more persistent trends, such as Burundi, Bhutan, and Burkina Faso. Compared to relative mobility, our index highlights significant differences stemming from the fundamental distinction between social fluidity and social progress, as discussed earlier. For instance, both Timor-Leste (Figure 1) and the Central African Republic (Figure 2) exhibit high relative mobility. However, Timor-Leste’s mobility is upward, whereas the Central African Republic’s is downward. Regarding the difficulty problem, Figures 2 (current measures) and 6 (our index) illustrate the case of Canada and Timor-Leste. Under our framework, Timor-Leste appears more progressive than Canada because it has had greater success in achieving efforts toward social progress, even though Canada has a much higher level of education. In this case, we also account for the ceiling effect. In summary, our index provides a more robust measure of social mobility than existing metrics.</w:t>
      </w:r>
    </w:p>
    <w:p w14:paraId="1CB56213" w14:textId="77777777" w:rsidR="0044110D" w:rsidRDefault="00000000">
      <w:pPr>
        <w:spacing w:after="0" w:line="259" w:lineRule="auto"/>
        <w:ind w:left="503" w:right="0" w:firstLine="0"/>
        <w:jc w:val="left"/>
      </w:pPr>
      <w:r>
        <w:rPr>
          <w:noProof/>
        </w:rPr>
        <w:drawing>
          <wp:inline distT="0" distB="0" distL="0" distR="0" wp14:anchorId="1CB56859" wp14:editId="1CB5685A">
            <wp:extent cx="5334001" cy="7083552"/>
            <wp:effectExtent l="0" t="0" r="0" b="0"/>
            <wp:docPr id="1073741849" name="officeArt object" descr="Picture 116861"/>
            <wp:cNvGraphicFramePr/>
            <a:graphic xmlns:a="http://schemas.openxmlformats.org/drawingml/2006/main">
              <a:graphicData uri="http://schemas.openxmlformats.org/drawingml/2006/picture">
                <pic:pic xmlns:pic="http://schemas.openxmlformats.org/drawingml/2006/picture">
                  <pic:nvPicPr>
                    <pic:cNvPr id="1073741849" name="Picture 116861" descr="Picture 116861"/>
                    <pic:cNvPicPr>
                      <a:picLocks noChangeAspect="1"/>
                    </pic:cNvPicPr>
                  </pic:nvPicPr>
                  <pic:blipFill>
                    <a:blip r:embed="rId21"/>
                    <a:stretch>
                      <a:fillRect/>
                    </a:stretch>
                  </pic:blipFill>
                  <pic:spPr>
                    <a:xfrm>
                      <a:off x="0" y="0"/>
                      <a:ext cx="5334001" cy="7083552"/>
                    </a:xfrm>
                    <a:prstGeom prst="rect">
                      <a:avLst/>
                    </a:prstGeom>
                    <a:ln w="12700" cap="flat">
                      <a:noFill/>
                      <a:miter lim="400000"/>
                    </a:ln>
                    <a:effectLst/>
                  </pic:spPr>
                </pic:pic>
              </a:graphicData>
            </a:graphic>
          </wp:inline>
        </w:drawing>
      </w:r>
    </w:p>
    <w:p w14:paraId="1CB56214" w14:textId="77777777" w:rsidR="0044110D" w:rsidRDefault="00000000">
      <w:pPr>
        <w:spacing w:after="408" w:line="259" w:lineRule="auto"/>
        <w:ind w:left="612" w:right="0" w:firstLine="0"/>
        <w:jc w:val="left"/>
      </w:pPr>
      <w:r>
        <w:rPr>
          <w:noProof/>
        </w:rPr>
        <w:drawing>
          <wp:inline distT="0" distB="0" distL="0" distR="0" wp14:anchorId="1CB5685B" wp14:editId="1CB5685C">
            <wp:extent cx="5486400" cy="2295145"/>
            <wp:effectExtent l="0" t="0" r="0" b="0"/>
            <wp:docPr id="1073741850" name="officeArt object" descr="Picture 116866"/>
            <wp:cNvGraphicFramePr/>
            <a:graphic xmlns:a="http://schemas.openxmlformats.org/drawingml/2006/main">
              <a:graphicData uri="http://schemas.openxmlformats.org/drawingml/2006/picture">
                <pic:pic xmlns:pic="http://schemas.openxmlformats.org/drawingml/2006/picture">
                  <pic:nvPicPr>
                    <pic:cNvPr id="1073741850" name="Picture 116866" descr="Picture 116866"/>
                    <pic:cNvPicPr>
                      <a:picLocks noChangeAspect="1"/>
                    </pic:cNvPicPr>
                  </pic:nvPicPr>
                  <pic:blipFill>
                    <a:blip r:embed="rId22"/>
                    <a:stretch>
                      <a:fillRect/>
                    </a:stretch>
                  </pic:blipFill>
                  <pic:spPr>
                    <a:xfrm>
                      <a:off x="0" y="0"/>
                      <a:ext cx="5486400" cy="2295145"/>
                    </a:xfrm>
                    <a:prstGeom prst="rect">
                      <a:avLst/>
                    </a:prstGeom>
                    <a:ln w="12700" cap="flat">
                      <a:noFill/>
                      <a:miter lim="400000"/>
                    </a:ln>
                    <a:effectLst/>
                  </pic:spPr>
                </pic:pic>
              </a:graphicData>
            </a:graphic>
          </wp:inline>
        </w:drawing>
      </w:r>
    </w:p>
    <w:p w14:paraId="1CB56215" w14:textId="77777777" w:rsidR="0044110D" w:rsidRDefault="00000000">
      <w:pPr>
        <w:spacing w:after="106" w:line="265" w:lineRule="auto"/>
        <w:ind w:left="10" w:right="0" w:hanging="10"/>
        <w:jc w:val="center"/>
      </w:pPr>
      <w:r>
        <w:rPr>
          <w:sz w:val="18"/>
          <w:szCs w:val="18"/>
        </w:rPr>
        <w:t>Figure 7: Global mobility by a new measurement</w:t>
      </w:r>
    </w:p>
    <w:p w14:paraId="1CB56216" w14:textId="77777777" w:rsidR="0044110D" w:rsidRDefault="00000000">
      <w:pPr>
        <w:spacing w:after="1501" w:line="251" w:lineRule="auto"/>
        <w:ind w:left="0" w:right="0" w:firstLine="0"/>
      </w:pPr>
      <w:r>
        <w:rPr>
          <w:sz w:val="18"/>
          <w:szCs w:val="18"/>
        </w:rPr>
        <w:t>Notes: This map shows the difference in progress between countries. The colors go from green to cyan to salmon, with each color showing a different level of the gap. Country shapes come from public map data.</w:t>
      </w:r>
    </w:p>
    <w:tbl>
      <w:tblPr>
        <w:tblW w:w="4649" w:type="dxa"/>
        <w:tblInd w:w="18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979"/>
        <w:gridCol w:w="1670"/>
      </w:tblGrid>
      <w:tr w:rsidR="0044110D" w14:paraId="1CB5621B" w14:textId="77777777">
        <w:trPr>
          <w:trHeight w:val="290"/>
        </w:trPr>
        <w:tc>
          <w:tcPr>
            <w:tcW w:w="2979" w:type="dxa"/>
            <w:tcBorders>
              <w:top w:val="nil"/>
              <w:left w:val="nil"/>
              <w:bottom w:val="nil"/>
              <w:right w:val="nil"/>
            </w:tcBorders>
            <w:shd w:val="clear" w:color="auto" w:fill="auto"/>
            <w:tcMar>
              <w:top w:w="80" w:type="dxa"/>
              <w:left w:w="80" w:type="dxa"/>
              <w:bottom w:w="80" w:type="dxa"/>
              <w:right w:w="80" w:type="dxa"/>
            </w:tcMar>
          </w:tcPr>
          <w:p w14:paraId="1CB56217" w14:textId="77777777" w:rsidR="0044110D" w:rsidRDefault="00000000">
            <w:pPr>
              <w:spacing w:after="3" w:line="259" w:lineRule="auto"/>
              <w:ind w:left="0" w:right="0" w:firstLine="0"/>
              <w:jc w:val="left"/>
            </w:pPr>
            <w:r>
              <w:rPr>
                <w:rFonts w:ascii="Arial" w:hAnsi="Arial"/>
                <w:sz w:val="14"/>
                <w:szCs w:val="14"/>
              </w:rPr>
              <w:t>Bhutan</w:t>
            </w:r>
          </w:p>
          <w:p w14:paraId="1CB56218" w14:textId="77777777" w:rsidR="0044110D" w:rsidRDefault="00000000">
            <w:pPr>
              <w:spacing w:after="0" w:line="259" w:lineRule="auto"/>
              <w:ind w:left="0" w:right="0" w:firstLine="0"/>
              <w:jc w:val="left"/>
            </w:pPr>
            <w:r>
              <w:rPr>
                <w:rFonts w:ascii="Arial" w:hAnsi="Arial"/>
                <w:sz w:val="12"/>
                <w:szCs w:val="12"/>
              </w:rPr>
              <w:t>CAT = 0.16; 1−BETA = 0.21</w:t>
            </w:r>
          </w:p>
        </w:tc>
        <w:tc>
          <w:tcPr>
            <w:tcW w:w="1670" w:type="dxa"/>
            <w:tcBorders>
              <w:top w:val="nil"/>
              <w:left w:val="nil"/>
              <w:bottom w:val="nil"/>
              <w:right w:val="nil"/>
            </w:tcBorders>
            <w:shd w:val="clear" w:color="auto" w:fill="auto"/>
            <w:tcMar>
              <w:top w:w="80" w:type="dxa"/>
              <w:left w:w="269" w:type="dxa"/>
              <w:bottom w:w="80" w:type="dxa"/>
              <w:right w:w="80" w:type="dxa"/>
            </w:tcMar>
          </w:tcPr>
          <w:p w14:paraId="1CB56219" w14:textId="77777777" w:rsidR="0044110D" w:rsidRDefault="00000000">
            <w:pPr>
              <w:spacing w:after="3" w:line="259" w:lineRule="auto"/>
              <w:ind w:left="189" w:right="0" w:firstLine="0"/>
              <w:jc w:val="left"/>
            </w:pPr>
            <w:r>
              <w:rPr>
                <w:rFonts w:ascii="Arial" w:hAnsi="Arial"/>
                <w:sz w:val="14"/>
                <w:szCs w:val="14"/>
              </w:rPr>
              <w:t>Iceland</w:t>
            </w:r>
          </w:p>
          <w:p w14:paraId="1CB5621A" w14:textId="77777777" w:rsidR="0044110D" w:rsidRDefault="00000000">
            <w:pPr>
              <w:spacing w:after="0" w:line="259" w:lineRule="auto"/>
              <w:ind w:left="0" w:right="0" w:firstLine="0"/>
              <w:jc w:val="right"/>
            </w:pPr>
            <w:r>
              <w:rPr>
                <w:rFonts w:ascii="Arial" w:hAnsi="Arial"/>
                <w:sz w:val="12"/>
                <w:szCs w:val="12"/>
              </w:rPr>
              <w:t>CAT = 0.51; 1−BETA = 0.76</w:t>
            </w:r>
          </w:p>
        </w:tc>
      </w:tr>
    </w:tbl>
    <w:p w14:paraId="1CB5621C" w14:textId="77777777" w:rsidR="0044110D" w:rsidRDefault="0044110D">
      <w:pPr>
        <w:widowControl w:val="0"/>
        <w:spacing w:after="1501" w:line="240" w:lineRule="auto"/>
        <w:ind w:left="1741" w:right="0" w:hanging="1741"/>
      </w:pPr>
    </w:p>
    <w:tbl>
      <w:tblPr>
        <w:tblW w:w="5919" w:type="dxa"/>
        <w:tblInd w:w="16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52"/>
        <w:gridCol w:w="551"/>
        <w:gridCol w:w="550"/>
        <w:gridCol w:w="550"/>
        <w:gridCol w:w="550"/>
        <w:gridCol w:w="417"/>
        <w:gridCol w:w="550"/>
        <w:gridCol w:w="549"/>
        <w:gridCol w:w="550"/>
        <w:gridCol w:w="550"/>
        <w:gridCol w:w="550"/>
      </w:tblGrid>
      <w:tr w:rsidR="0044110D" w14:paraId="1CB5622C"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21D" w14:textId="77777777" w:rsidR="0044110D" w:rsidRDefault="00000000">
            <w:pPr>
              <w:spacing w:after="0" w:line="259" w:lineRule="auto"/>
              <w:ind w:left="0" w:right="6" w:firstLine="0"/>
              <w:jc w:val="center"/>
            </w:pPr>
            <w:r>
              <w:rPr>
                <w:rFonts w:ascii="Arial" w:hAnsi="Arial"/>
                <w:sz w:val="10"/>
                <w:szCs w:val="10"/>
              </w:rPr>
              <w:t>76.71</w:t>
            </w:r>
          </w:p>
        </w:tc>
        <w:tc>
          <w:tcPr>
            <w:tcW w:w="551" w:type="dxa"/>
            <w:tcBorders>
              <w:top w:val="single" w:sz="5" w:space="0" w:color="000000"/>
              <w:left w:val="single" w:sz="5" w:space="0" w:color="000000"/>
              <w:bottom w:val="single" w:sz="5" w:space="0" w:color="000000"/>
              <w:right w:val="single" w:sz="5" w:space="0" w:color="000000"/>
            </w:tcBorders>
            <w:shd w:val="clear" w:color="auto" w:fill="4FFAFA"/>
            <w:tcMar>
              <w:top w:w="80" w:type="dxa"/>
              <w:left w:w="80" w:type="dxa"/>
              <w:bottom w:w="80" w:type="dxa"/>
              <w:right w:w="86" w:type="dxa"/>
            </w:tcMar>
            <w:vAlign w:val="center"/>
          </w:tcPr>
          <w:p w14:paraId="1CB5621E" w14:textId="77777777" w:rsidR="0044110D" w:rsidRDefault="00000000">
            <w:pPr>
              <w:spacing w:after="0" w:line="259" w:lineRule="auto"/>
              <w:ind w:left="0" w:right="6" w:firstLine="0"/>
              <w:jc w:val="center"/>
            </w:pPr>
            <w:r>
              <w:rPr>
                <w:rFonts w:ascii="Arial" w:hAnsi="Arial"/>
                <w:sz w:val="10"/>
                <w:szCs w:val="10"/>
              </w:rPr>
              <w:t>8.62</w:t>
            </w:r>
          </w:p>
        </w:tc>
        <w:tc>
          <w:tcPr>
            <w:tcW w:w="550" w:type="dxa"/>
            <w:tcBorders>
              <w:top w:val="single" w:sz="5" w:space="0" w:color="000000"/>
              <w:left w:val="single" w:sz="5" w:space="0" w:color="000000"/>
              <w:bottom w:val="single" w:sz="5" w:space="0" w:color="000000"/>
              <w:right w:val="single" w:sz="5" w:space="0" w:color="000000"/>
            </w:tcBorders>
            <w:shd w:val="clear" w:color="auto" w:fill="B8F7F7"/>
            <w:tcMar>
              <w:top w:w="80" w:type="dxa"/>
              <w:left w:w="80" w:type="dxa"/>
              <w:bottom w:w="80" w:type="dxa"/>
              <w:right w:w="86" w:type="dxa"/>
            </w:tcMar>
            <w:vAlign w:val="center"/>
          </w:tcPr>
          <w:p w14:paraId="1CB5621F" w14:textId="77777777" w:rsidR="0044110D" w:rsidRDefault="00000000">
            <w:pPr>
              <w:spacing w:after="0" w:line="259" w:lineRule="auto"/>
              <w:ind w:left="0" w:right="6" w:firstLine="0"/>
              <w:jc w:val="center"/>
            </w:pPr>
            <w:r>
              <w:rPr>
                <w:rFonts w:ascii="Arial" w:hAnsi="Arial"/>
                <w:sz w:val="10"/>
                <w:szCs w:val="10"/>
              </w:rPr>
              <w:t>3.08</w:t>
            </w:r>
          </w:p>
        </w:tc>
        <w:tc>
          <w:tcPr>
            <w:tcW w:w="550" w:type="dxa"/>
            <w:tcBorders>
              <w:top w:val="single" w:sz="5" w:space="0" w:color="000000"/>
              <w:left w:val="single" w:sz="5" w:space="0" w:color="000000"/>
              <w:bottom w:val="single" w:sz="5" w:space="0" w:color="000000"/>
              <w:right w:val="single" w:sz="5" w:space="0" w:color="000000"/>
            </w:tcBorders>
            <w:shd w:val="clear" w:color="auto" w:fill="E2F5F5"/>
            <w:tcMar>
              <w:top w:w="80" w:type="dxa"/>
              <w:left w:w="80" w:type="dxa"/>
              <w:bottom w:w="80" w:type="dxa"/>
              <w:right w:w="86" w:type="dxa"/>
            </w:tcMar>
            <w:vAlign w:val="center"/>
          </w:tcPr>
          <w:p w14:paraId="1CB56220" w14:textId="77777777" w:rsidR="0044110D" w:rsidRDefault="00000000">
            <w:pPr>
              <w:spacing w:after="0" w:line="259" w:lineRule="auto"/>
              <w:ind w:left="0" w:right="6" w:firstLine="0"/>
              <w:jc w:val="center"/>
            </w:pPr>
            <w:r>
              <w:rPr>
                <w:rFonts w:ascii="Arial" w:hAnsi="Arial"/>
                <w:sz w:val="10"/>
                <w:szCs w:val="10"/>
              </w:rPr>
              <w:t>0.95</w:t>
            </w:r>
          </w:p>
        </w:tc>
        <w:tc>
          <w:tcPr>
            <w:tcW w:w="550" w:type="dxa"/>
            <w:tcBorders>
              <w:top w:val="single" w:sz="5" w:space="0" w:color="000000"/>
              <w:left w:val="single" w:sz="5" w:space="0" w:color="000000"/>
              <w:bottom w:val="single" w:sz="5" w:space="0" w:color="000000"/>
              <w:right w:val="single" w:sz="5" w:space="0" w:color="000000"/>
            </w:tcBorders>
            <w:shd w:val="clear" w:color="auto" w:fill="E0F5F5"/>
            <w:tcMar>
              <w:top w:w="80" w:type="dxa"/>
              <w:left w:w="80" w:type="dxa"/>
              <w:bottom w:w="80" w:type="dxa"/>
              <w:right w:w="86" w:type="dxa"/>
            </w:tcMar>
            <w:vAlign w:val="center"/>
          </w:tcPr>
          <w:p w14:paraId="1CB56221" w14:textId="77777777" w:rsidR="0044110D" w:rsidRDefault="00000000">
            <w:pPr>
              <w:spacing w:after="0" w:line="259" w:lineRule="auto"/>
              <w:ind w:left="0" w:right="6" w:firstLine="0"/>
              <w:jc w:val="center"/>
            </w:pPr>
            <w:r>
              <w:rPr>
                <w:rFonts w:ascii="Arial" w:hAnsi="Arial"/>
                <w:sz w:val="10"/>
                <w:szCs w:val="10"/>
              </w:rPr>
              <w:t>1.05</w:t>
            </w:r>
          </w:p>
        </w:tc>
        <w:tc>
          <w:tcPr>
            <w:tcW w:w="417" w:type="dxa"/>
            <w:vMerge w:val="restart"/>
            <w:tcBorders>
              <w:top w:val="nil"/>
              <w:left w:val="single" w:sz="5" w:space="0" w:color="000000"/>
              <w:bottom w:val="nil"/>
              <w:right w:val="single" w:sz="5" w:space="0" w:color="000000"/>
            </w:tcBorders>
            <w:shd w:val="clear" w:color="auto" w:fill="auto"/>
            <w:tcMar>
              <w:top w:w="80" w:type="dxa"/>
              <w:left w:w="138" w:type="dxa"/>
              <w:bottom w:w="80" w:type="dxa"/>
              <w:right w:w="80" w:type="dxa"/>
            </w:tcMar>
            <w:vAlign w:val="center"/>
          </w:tcPr>
          <w:p w14:paraId="1CB56222" w14:textId="77777777" w:rsidR="0044110D" w:rsidRDefault="00000000">
            <w:pPr>
              <w:spacing w:after="346" w:line="259" w:lineRule="auto"/>
              <w:ind w:left="58" w:right="0" w:firstLine="0"/>
              <w:jc w:val="center"/>
            </w:pPr>
            <w:r>
              <w:rPr>
                <w:rFonts w:ascii="Arial" w:hAnsi="Arial"/>
                <w:color w:val="4D4D4D"/>
                <w:sz w:val="11"/>
                <w:szCs w:val="11"/>
                <w:u w:color="4D4D4D"/>
              </w:rPr>
              <w:t>P1</w:t>
            </w:r>
          </w:p>
          <w:p w14:paraId="1CB56223" w14:textId="77777777" w:rsidR="0044110D" w:rsidRDefault="00000000">
            <w:pPr>
              <w:spacing w:after="346" w:line="259" w:lineRule="auto"/>
              <w:ind w:left="58" w:right="0" w:firstLine="0"/>
              <w:jc w:val="center"/>
            </w:pPr>
            <w:r>
              <w:rPr>
                <w:rFonts w:ascii="Arial" w:hAnsi="Arial"/>
                <w:color w:val="4D4D4D"/>
                <w:sz w:val="11"/>
                <w:szCs w:val="11"/>
                <w:u w:color="4D4D4D"/>
              </w:rPr>
              <w:t>P2</w:t>
            </w:r>
          </w:p>
          <w:p w14:paraId="1CB56224" w14:textId="77777777" w:rsidR="0044110D" w:rsidRDefault="00000000">
            <w:pPr>
              <w:spacing w:after="346" w:line="259" w:lineRule="auto"/>
              <w:ind w:left="58" w:right="0" w:firstLine="0"/>
              <w:jc w:val="center"/>
            </w:pPr>
            <w:r>
              <w:rPr>
                <w:rFonts w:ascii="Arial" w:hAnsi="Arial"/>
                <w:color w:val="4D4D4D"/>
                <w:sz w:val="11"/>
                <w:szCs w:val="11"/>
                <w:u w:color="4D4D4D"/>
              </w:rPr>
              <w:t>P3</w:t>
            </w:r>
          </w:p>
          <w:p w14:paraId="1CB56225" w14:textId="77777777" w:rsidR="0044110D" w:rsidRDefault="00000000">
            <w:pPr>
              <w:spacing w:after="346" w:line="259" w:lineRule="auto"/>
              <w:ind w:left="58" w:right="0" w:firstLine="0"/>
              <w:jc w:val="center"/>
            </w:pPr>
            <w:r>
              <w:rPr>
                <w:rFonts w:ascii="Arial" w:hAnsi="Arial"/>
                <w:color w:val="4D4D4D"/>
                <w:sz w:val="11"/>
                <w:szCs w:val="11"/>
                <w:u w:color="4D4D4D"/>
              </w:rPr>
              <w:t>P4</w:t>
            </w:r>
          </w:p>
          <w:p w14:paraId="1CB56226" w14:textId="77777777" w:rsidR="0044110D" w:rsidRDefault="00000000">
            <w:pPr>
              <w:spacing w:after="0" w:line="259" w:lineRule="auto"/>
              <w:ind w:left="58" w:right="0" w:firstLine="0"/>
              <w:jc w:val="center"/>
            </w:pPr>
            <w:r>
              <w:rPr>
                <w:rFonts w:ascii="Arial" w:hAnsi="Arial"/>
                <w:color w:val="4D4D4D"/>
                <w:sz w:val="11"/>
                <w:szCs w:val="11"/>
                <w:u w:color="4D4D4D"/>
              </w:rPr>
              <w:t>P5</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27"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28"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29"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2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2B" w14:textId="77777777" w:rsidR="0044110D" w:rsidRDefault="00000000">
            <w:pPr>
              <w:spacing w:after="0" w:line="259" w:lineRule="auto"/>
              <w:ind w:left="0" w:right="6" w:firstLine="0"/>
              <w:jc w:val="center"/>
            </w:pPr>
            <w:r>
              <w:rPr>
                <w:rFonts w:ascii="Arial" w:hAnsi="Arial"/>
                <w:sz w:val="10"/>
                <w:szCs w:val="10"/>
              </w:rPr>
              <w:t>0</w:t>
            </w:r>
          </w:p>
        </w:tc>
      </w:tr>
      <w:tr w:rsidR="0044110D" w14:paraId="1CB56238"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92F8F8"/>
            <w:tcMar>
              <w:top w:w="80" w:type="dxa"/>
              <w:left w:w="80" w:type="dxa"/>
              <w:bottom w:w="80" w:type="dxa"/>
              <w:right w:w="86" w:type="dxa"/>
            </w:tcMar>
            <w:vAlign w:val="center"/>
          </w:tcPr>
          <w:p w14:paraId="1CB5622D" w14:textId="77777777" w:rsidR="0044110D" w:rsidRDefault="00000000">
            <w:pPr>
              <w:spacing w:after="0" w:line="259" w:lineRule="auto"/>
              <w:ind w:left="0" w:right="6" w:firstLine="0"/>
              <w:jc w:val="center"/>
            </w:pPr>
            <w:r>
              <w:rPr>
                <w:rFonts w:ascii="Arial" w:hAnsi="Arial"/>
                <w:sz w:val="10"/>
                <w:szCs w:val="10"/>
              </w:rPr>
              <w:t>5.17</w:t>
            </w:r>
          </w:p>
        </w:tc>
        <w:tc>
          <w:tcPr>
            <w:tcW w:w="551" w:type="dxa"/>
            <w:tcBorders>
              <w:top w:val="single" w:sz="5" w:space="0" w:color="000000"/>
              <w:left w:val="single" w:sz="5" w:space="0" w:color="000000"/>
              <w:bottom w:val="single" w:sz="5" w:space="0" w:color="000000"/>
              <w:right w:val="single" w:sz="5" w:space="0" w:color="000000"/>
            </w:tcBorders>
            <w:shd w:val="clear" w:color="auto" w:fill="D2F6F6"/>
            <w:tcMar>
              <w:top w:w="80" w:type="dxa"/>
              <w:left w:w="80" w:type="dxa"/>
              <w:bottom w:w="80" w:type="dxa"/>
              <w:right w:w="86" w:type="dxa"/>
            </w:tcMar>
            <w:vAlign w:val="center"/>
          </w:tcPr>
          <w:p w14:paraId="1CB5622E" w14:textId="77777777" w:rsidR="0044110D" w:rsidRDefault="00000000">
            <w:pPr>
              <w:spacing w:after="0" w:line="259" w:lineRule="auto"/>
              <w:ind w:left="0" w:right="6" w:firstLine="0"/>
              <w:jc w:val="center"/>
            </w:pPr>
            <w:r>
              <w:rPr>
                <w:rFonts w:ascii="Arial" w:hAnsi="Arial"/>
                <w:sz w:val="10"/>
                <w:szCs w:val="10"/>
              </w:rPr>
              <w:t>1.74</w:t>
            </w:r>
          </w:p>
        </w:tc>
        <w:tc>
          <w:tcPr>
            <w:tcW w:w="550" w:type="dxa"/>
            <w:tcBorders>
              <w:top w:val="single" w:sz="5" w:space="0" w:color="000000"/>
              <w:left w:val="single" w:sz="5" w:space="0" w:color="000000"/>
              <w:bottom w:val="single" w:sz="5" w:space="0" w:color="000000"/>
              <w:right w:val="single" w:sz="5" w:space="0" w:color="000000"/>
            </w:tcBorders>
            <w:shd w:val="clear" w:color="auto" w:fill="E6F5F5"/>
            <w:tcMar>
              <w:top w:w="80" w:type="dxa"/>
              <w:left w:w="80" w:type="dxa"/>
              <w:bottom w:w="80" w:type="dxa"/>
              <w:right w:w="86" w:type="dxa"/>
            </w:tcMar>
            <w:vAlign w:val="center"/>
          </w:tcPr>
          <w:p w14:paraId="1CB5622F" w14:textId="77777777" w:rsidR="0044110D" w:rsidRDefault="00000000">
            <w:pPr>
              <w:spacing w:after="0" w:line="259" w:lineRule="auto"/>
              <w:ind w:left="0" w:right="6" w:firstLine="0"/>
              <w:jc w:val="center"/>
            </w:pPr>
            <w:r>
              <w:rPr>
                <w:rFonts w:ascii="Arial" w:hAnsi="Arial"/>
                <w:sz w:val="10"/>
                <w:szCs w:val="10"/>
              </w:rPr>
              <w:t>0.76</w:t>
            </w:r>
          </w:p>
        </w:tc>
        <w:tc>
          <w:tcPr>
            <w:tcW w:w="550" w:type="dxa"/>
            <w:tcBorders>
              <w:top w:val="single" w:sz="5" w:space="0" w:color="000000"/>
              <w:left w:val="single" w:sz="5" w:space="0" w:color="000000"/>
              <w:bottom w:val="single" w:sz="5" w:space="0" w:color="000000"/>
              <w:right w:val="single" w:sz="5" w:space="0" w:color="000000"/>
            </w:tcBorders>
            <w:shd w:val="clear" w:color="auto" w:fill="EEF5F5"/>
            <w:tcMar>
              <w:top w:w="80" w:type="dxa"/>
              <w:left w:w="80" w:type="dxa"/>
              <w:bottom w:w="80" w:type="dxa"/>
              <w:right w:w="86" w:type="dxa"/>
            </w:tcMar>
            <w:vAlign w:val="center"/>
          </w:tcPr>
          <w:p w14:paraId="1CB56230" w14:textId="77777777" w:rsidR="0044110D" w:rsidRDefault="00000000">
            <w:pPr>
              <w:spacing w:after="0" w:line="259" w:lineRule="auto"/>
              <w:ind w:left="0" w:right="6" w:firstLine="0"/>
              <w:jc w:val="center"/>
            </w:pPr>
            <w:r>
              <w:rPr>
                <w:rFonts w:ascii="Arial" w:hAnsi="Arial"/>
                <w:sz w:val="10"/>
                <w:szCs w:val="10"/>
              </w:rPr>
              <w:t>0.3</w:t>
            </w:r>
          </w:p>
        </w:tc>
        <w:tc>
          <w:tcPr>
            <w:tcW w:w="550" w:type="dxa"/>
            <w:tcBorders>
              <w:top w:val="single" w:sz="5" w:space="0" w:color="000000"/>
              <w:left w:val="single" w:sz="5" w:space="0" w:color="000000"/>
              <w:bottom w:val="single" w:sz="5" w:space="0" w:color="000000"/>
              <w:right w:val="single" w:sz="5" w:space="0" w:color="000000"/>
            </w:tcBorders>
            <w:shd w:val="clear" w:color="auto" w:fill="DFF5F5"/>
            <w:tcMar>
              <w:top w:w="80" w:type="dxa"/>
              <w:left w:w="80" w:type="dxa"/>
              <w:bottom w:w="80" w:type="dxa"/>
              <w:right w:w="86" w:type="dxa"/>
            </w:tcMar>
            <w:vAlign w:val="center"/>
          </w:tcPr>
          <w:p w14:paraId="1CB56231" w14:textId="77777777" w:rsidR="0044110D" w:rsidRDefault="00000000">
            <w:pPr>
              <w:spacing w:after="0" w:line="259" w:lineRule="auto"/>
              <w:ind w:left="0" w:right="6" w:firstLine="0"/>
              <w:jc w:val="center"/>
            </w:pPr>
            <w:r>
              <w:rPr>
                <w:rFonts w:ascii="Arial" w:hAnsi="Arial"/>
                <w:sz w:val="10"/>
                <w:szCs w:val="10"/>
              </w:rPr>
              <w:t>1.12</w:t>
            </w:r>
          </w:p>
        </w:tc>
        <w:tc>
          <w:tcPr>
            <w:tcW w:w="417" w:type="dxa"/>
            <w:vMerge/>
            <w:tcBorders>
              <w:top w:val="nil"/>
              <w:left w:val="single" w:sz="5" w:space="0" w:color="000000"/>
              <w:bottom w:val="nil"/>
              <w:right w:val="single" w:sz="5" w:space="0" w:color="000000"/>
            </w:tcBorders>
            <w:shd w:val="clear" w:color="auto" w:fill="auto"/>
          </w:tcPr>
          <w:p w14:paraId="1CB56232"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3"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4"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5"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E4F5F5"/>
            <w:tcMar>
              <w:top w:w="80" w:type="dxa"/>
              <w:left w:w="80" w:type="dxa"/>
              <w:bottom w:w="80" w:type="dxa"/>
              <w:right w:w="86" w:type="dxa"/>
            </w:tcMar>
            <w:vAlign w:val="center"/>
          </w:tcPr>
          <w:p w14:paraId="1CB56236" w14:textId="77777777" w:rsidR="0044110D" w:rsidRDefault="00000000">
            <w:pPr>
              <w:spacing w:after="0" w:line="259" w:lineRule="auto"/>
              <w:ind w:left="0" w:right="6" w:firstLine="0"/>
              <w:jc w:val="center"/>
            </w:pPr>
            <w:r>
              <w:rPr>
                <w:rFonts w:ascii="Arial" w:hAnsi="Arial"/>
                <w:sz w:val="10"/>
                <w:szCs w:val="10"/>
              </w:rPr>
              <w:t>0.32</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7" w14:textId="77777777" w:rsidR="0044110D" w:rsidRDefault="00000000">
            <w:pPr>
              <w:spacing w:after="0" w:line="259" w:lineRule="auto"/>
              <w:ind w:left="0" w:right="6" w:firstLine="0"/>
              <w:jc w:val="center"/>
            </w:pPr>
            <w:r>
              <w:rPr>
                <w:rFonts w:ascii="Arial" w:hAnsi="Arial"/>
                <w:sz w:val="10"/>
                <w:szCs w:val="10"/>
              </w:rPr>
              <w:t>0</w:t>
            </w:r>
          </w:p>
        </w:tc>
      </w:tr>
      <w:tr w:rsidR="0044110D" w14:paraId="1CB56244"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9"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A"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B"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3C"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3F5F5"/>
            <w:tcMar>
              <w:top w:w="80" w:type="dxa"/>
              <w:left w:w="80" w:type="dxa"/>
              <w:bottom w:w="80" w:type="dxa"/>
              <w:right w:w="86" w:type="dxa"/>
            </w:tcMar>
            <w:vAlign w:val="center"/>
          </w:tcPr>
          <w:p w14:paraId="1CB5623D" w14:textId="77777777" w:rsidR="0044110D" w:rsidRDefault="00000000">
            <w:pPr>
              <w:spacing w:after="0" w:line="259" w:lineRule="auto"/>
              <w:ind w:left="0" w:right="6" w:firstLine="0"/>
              <w:jc w:val="center"/>
            </w:pPr>
            <w:r>
              <w:rPr>
                <w:rFonts w:ascii="Arial" w:hAnsi="Arial"/>
                <w:sz w:val="10"/>
                <w:szCs w:val="10"/>
              </w:rPr>
              <w:t>0.13</w:t>
            </w:r>
          </w:p>
        </w:tc>
        <w:tc>
          <w:tcPr>
            <w:tcW w:w="417" w:type="dxa"/>
            <w:vMerge/>
            <w:tcBorders>
              <w:top w:val="nil"/>
              <w:left w:val="single" w:sz="5" w:space="0" w:color="000000"/>
              <w:bottom w:val="nil"/>
              <w:right w:val="single" w:sz="5" w:space="0" w:color="000000"/>
            </w:tcBorders>
            <w:shd w:val="clear" w:color="auto" w:fill="auto"/>
          </w:tcPr>
          <w:p w14:paraId="1CB5623E"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D6F6F6"/>
            <w:tcMar>
              <w:top w:w="80" w:type="dxa"/>
              <w:left w:w="80" w:type="dxa"/>
              <w:bottom w:w="80" w:type="dxa"/>
              <w:right w:w="86" w:type="dxa"/>
            </w:tcMar>
            <w:vAlign w:val="center"/>
          </w:tcPr>
          <w:p w14:paraId="1CB5623F" w14:textId="77777777" w:rsidR="0044110D" w:rsidRDefault="00000000">
            <w:pPr>
              <w:spacing w:after="0" w:line="259" w:lineRule="auto"/>
              <w:ind w:left="0" w:right="6" w:firstLine="0"/>
              <w:jc w:val="center"/>
            </w:pPr>
            <w:r>
              <w:rPr>
                <w:rFonts w:ascii="Arial" w:hAnsi="Arial"/>
                <w:sz w:val="10"/>
                <w:szCs w:val="10"/>
              </w:rPr>
              <w:t>0.58</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40"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3AFBFB"/>
            <w:tcMar>
              <w:top w:w="80" w:type="dxa"/>
              <w:left w:w="80" w:type="dxa"/>
              <w:bottom w:w="80" w:type="dxa"/>
              <w:right w:w="86" w:type="dxa"/>
            </w:tcMar>
            <w:vAlign w:val="center"/>
          </w:tcPr>
          <w:p w14:paraId="1CB56241" w14:textId="77777777" w:rsidR="0044110D" w:rsidRDefault="00000000">
            <w:pPr>
              <w:spacing w:after="0" w:line="259" w:lineRule="auto"/>
              <w:ind w:left="0" w:right="6" w:firstLine="0"/>
              <w:jc w:val="center"/>
            </w:pPr>
            <w:r>
              <w:rPr>
                <w:rFonts w:ascii="Arial" w:hAnsi="Arial"/>
                <w:sz w:val="10"/>
                <w:szCs w:val="10"/>
              </w:rPr>
              <w:t>3.64</w:t>
            </w:r>
          </w:p>
        </w:tc>
        <w:tc>
          <w:tcPr>
            <w:tcW w:w="550" w:type="dxa"/>
            <w:tcBorders>
              <w:top w:val="single" w:sz="5" w:space="0" w:color="000000"/>
              <w:left w:val="single" w:sz="5" w:space="0" w:color="000000"/>
              <w:bottom w:val="single" w:sz="5" w:space="0" w:color="000000"/>
              <w:right w:val="single" w:sz="5" w:space="0" w:color="000000"/>
            </w:tcBorders>
            <w:shd w:val="clear" w:color="auto" w:fill="1CFAE9"/>
            <w:tcMar>
              <w:top w:w="80" w:type="dxa"/>
              <w:left w:w="80" w:type="dxa"/>
              <w:bottom w:w="80" w:type="dxa"/>
              <w:right w:w="86" w:type="dxa"/>
            </w:tcMar>
            <w:vAlign w:val="center"/>
          </w:tcPr>
          <w:p w14:paraId="1CB56242" w14:textId="77777777" w:rsidR="0044110D" w:rsidRDefault="00000000">
            <w:pPr>
              <w:spacing w:after="0" w:line="259" w:lineRule="auto"/>
              <w:ind w:left="0" w:right="6" w:firstLine="0"/>
              <w:jc w:val="center"/>
            </w:pPr>
            <w:r>
              <w:rPr>
                <w:rFonts w:ascii="Arial" w:hAnsi="Arial"/>
                <w:sz w:val="10"/>
                <w:szCs w:val="10"/>
              </w:rPr>
              <w:t>5.74</w:t>
            </w:r>
          </w:p>
        </w:tc>
        <w:tc>
          <w:tcPr>
            <w:tcW w:w="550" w:type="dxa"/>
            <w:tcBorders>
              <w:top w:val="single" w:sz="5" w:space="0" w:color="000000"/>
              <w:left w:val="single" w:sz="5" w:space="0" w:color="000000"/>
              <w:bottom w:val="single" w:sz="5" w:space="0" w:color="000000"/>
              <w:right w:val="single" w:sz="5" w:space="0" w:color="000000"/>
            </w:tcBorders>
            <w:shd w:val="clear" w:color="auto" w:fill="37F8D3"/>
            <w:tcMar>
              <w:top w:w="80" w:type="dxa"/>
              <w:left w:w="80" w:type="dxa"/>
              <w:bottom w:w="80" w:type="dxa"/>
              <w:right w:w="86" w:type="dxa"/>
            </w:tcMar>
            <w:vAlign w:val="center"/>
          </w:tcPr>
          <w:p w14:paraId="1CB56243" w14:textId="77777777" w:rsidR="0044110D" w:rsidRDefault="00000000">
            <w:pPr>
              <w:spacing w:after="0" w:line="259" w:lineRule="auto"/>
              <w:ind w:left="0" w:right="6" w:firstLine="0"/>
              <w:jc w:val="center"/>
            </w:pPr>
            <w:r>
              <w:rPr>
                <w:rFonts w:ascii="Arial" w:hAnsi="Arial"/>
                <w:sz w:val="10"/>
                <w:szCs w:val="10"/>
              </w:rPr>
              <w:t>6.67</w:t>
            </w:r>
          </w:p>
        </w:tc>
      </w:tr>
      <w:tr w:rsidR="0044110D" w14:paraId="1CB56250"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245" w14:textId="77777777" w:rsidR="0044110D" w:rsidRDefault="00000000">
            <w:pPr>
              <w:spacing w:after="0" w:line="259" w:lineRule="auto"/>
              <w:ind w:left="0" w:right="6" w:firstLine="0"/>
              <w:jc w:val="center"/>
            </w:pPr>
            <w:r>
              <w:rPr>
                <w:rFonts w:ascii="Arial" w:hAnsi="Arial"/>
                <w:sz w:val="10"/>
                <w:szCs w:val="10"/>
              </w:rPr>
              <w:t>0.04</w:t>
            </w:r>
          </w:p>
        </w:tc>
        <w:tc>
          <w:tcPr>
            <w:tcW w:w="551"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246" w14:textId="77777777" w:rsidR="0044110D" w:rsidRDefault="00000000">
            <w:pPr>
              <w:spacing w:after="0" w:line="259" w:lineRule="auto"/>
              <w:ind w:left="0" w:right="6" w:firstLine="0"/>
              <w:jc w:val="center"/>
            </w:pPr>
            <w:r>
              <w:rPr>
                <w:rFonts w:ascii="Arial" w:hAnsi="Arial"/>
                <w:sz w:val="10"/>
                <w:szCs w:val="10"/>
              </w:rPr>
              <w:t>0.05</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247" w14:textId="77777777" w:rsidR="0044110D" w:rsidRDefault="00000000">
            <w:pPr>
              <w:spacing w:after="0" w:line="259" w:lineRule="auto"/>
              <w:ind w:left="0" w:right="6" w:firstLine="0"/>
              <w:jc w:val="center"/>
            </w:pPr>
            <w:r>
              <w:rPr>
                <w:rFonts w:ascii="Arial" w:hAnsi="Arial"/>
                <w:sz w:val="10"/>
                <w:szCs w:val="10"/>
              </w:rPr>
              <w:t>0.06</w:t>
            </w:r>
          </w:p>
        </w:tc>
        <w:tc>
          <w:tcPr>
            <w:tcW w:w="550" w:type="dxa"/>
            <w:tcBorders>
              <w:top w:val="single" w:sz="5" w:space="0" w:color="000000"/>
              <w:left w:val="single" w:sz="5" w:space="0" w:color="000000"/>
              <w:bottom w:val="single" w:sz="5" w:space="0" w:color="000000"/>
              <w:right w:val="single" w:sz="5" w:space="0" w:color="000000"/>
            </w:tcBorders>
            <w:shd w:val="clear" w:color="auto" w:fill="F4F5F5"/>
            <w:tcMar>
              <w:top w:w="80" w:type="dxa"/>
              <w:left w:w="80" w:type="dxa"/>
              <w:bottom w:w="80" w:type="dxa"/>
              <w:right w:w="86" w:type="dxa"/>
            </w:tcMar>
            <w:vAlign w:val="center"/>
          </w:tcPr>
          <w:p w14:paraId="1CB56248" w14:textId="77777777" w:rsidR="0044110D" w:rsidRDefault="00000000">
            <w:pPr>
              <w:spacing w:after="0" w:line="259" w:lineRule="auto"/>
              <w:ind w:left="0" w:right="6" w:firstLine="0"/>
              <w:jc w:val="center"/>
            </w:pPr>
            <w:r>
              <w:rPr>
                <w:rFonts w:ascii="Arial" w:hAnsi="Arial"/>
                <w:sz w:val="10"/>
                <w:szCs w:val="10"/>
              </w:rPr>
              <w:t>0.03</w:t>
            </w:r>
          </w:p>
        </w:tc>
        <w:tc>
          <w:tcPr>
            <w:tcW w:w="550" w:type="dxa"/>
            <w:tcBorders>
              <w:top w:val="single" w:sz="5" w:space="0" w:color="000000"/>
              <w:left w:val="single" w:sz="5" w:space="0" w:color="000000"/>
              <w:bottom w:val="single" w:sz="5" w:space="0" w:color="000000"/>
              <w:right w:val="single" w:sz="5" w:space="0" w:color="000000"/>
            </w:tcBorders>
            <w:shd w:val="clear" w:color="auto" w:fill="F0F5F5"/>
            <w:tcMar>
              <w:top w:w="80" w:type="dxa"/>
              <w:left w:w="80" w:type="dxa"/>
              <w:bottom w:w="80" w:type="dxa"/>
              <w:right w:w="86" w:type="dxa"/>
            </w:tcMar>
            <w:vAlign w:val="center"/>
          </w:tcPr>
          <w:p w14:paraId="1CB56249" w14:textId="77777777" w:rsidR="0044110D" w:rsidRDefault="00000000">
            <w:pPr>
              <w:spacing w:after="0" w:line="259" w:lineRule="auto"/>
              <w:ind w:left="0" w:right="6" w:firstLine="0"/>
              <w:jc w:val="center"/>
            </w:pPr>
            <w:r>
              <w:rPr>
                <w:rFonts w:ascii="Arial" w:hAnsi="Arial"/>
                <w:sz w:val="10"/>
                <w:szCs w:val="10"/>
              </w:rPr>
              <w:t>0.2</w:t>
            </w:r>
          </w:p>
        </w:tc>
        <w:tc>
          <w:tcPr>
            <w:tcW w:w="417" w:type="dxa"/>
            <w:vMerge/>
            <w:tcBorders>
              <w:top w:val="nil"/>
              <w:left w:val="single" w:sz="5" w:space="0" w:color="000000"/>
              <w:bottom w:val="nil"/>
              <w:right w:val="single" w:sz="5" w:space="0" w:color="000000"/>
            </w:tcBorders>
            <w:shd w:val="clear" w:color="auto" w:fill="auto"/>
          </w:tcPr>
          <w:p w14:paraId="1CB5624A"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4B"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4C"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6DF1AA"/>
            <w:tcMar>
              <w:top w:w="80" w:type="dxa"/>
              <w:left w:w="80" w:type="dxa"/>
              <w:bottom w:w="80" w:type="dxa"/>
              <w:right w:w="86" w:type="dxa"/>
            </w:tcMar>
            <w:vAlign w:val="center"/>
          </w:tcPr>
          <w:p w14:paraId="1CB5624D" w14:textId="77777777" w:rsidR="0044110D" w:rsidRDefault="00000000">
            <w:pPr>
              <w:spacing w:after="0" w:line="259" w:lineRule="auto"/>
              <w:ind w:left="0" w:right="6" w:firstLine="0"/>
              <w:jc w:val="center"/>
            </w:pPr>
            <w:r>
              <w:rPr>
                <w:rFonts w:ascii="Arial" w:hAnsi="Arial"/>
                <w:sz w:val="10"/>
                <w:szCs w:val="10"/>
              </w:rPr>
              <w:t>8.47</w:t>
            </w:r>
          </w:p>
        </w:tc>
        <w:tc>
          <w:tcPr>
            <w:tcW w:w="550" w:type="dxa"/>
            <w:tcBorders>
              <w:top w:val="single" w:sz="5" w:space="0" w:color="000000"/>
              <w:left w:val="single" w:sz="5" w:space="0" w:color="000000"/>
              <w:bottom w:val="single" w:sz="5" w:space="0" w:color="000000"/>
              <w:right w:val="single" w:sz="5" w:space="0" w:color="000000"/>
            </w:tcBorders>
            <w:shd w:val="clear" w:color="auto" w:fill="0FFC0F"/>
            <w:tcMar>
              <w:top w:w="80" w:type="dxa"/>
              <w:left w:w="80" w:type="dxa"/>
              <w:bottom w:w="80" w:type="dxa"/>
              <w:right w:w="86" w:type="dxa"/>
            </w:tcMar>
            <w:vAlign w:val="center"/>
          </w:tcPr>
          <w:p w14:paraId="1CB5624E" w14:textId="77777777" w:rsidR="0044110D" w:rsidRDefault="00000000">
            <w:pPr>
              <w:spacing w:after="0" w:line="259" w:lineRule="auto"/>
              <w:ind w:left="0" w:right="6" w:firstLine="0"/>
              <w:jc w:val="center"/>
            </w:pPr>
            <w:r>
              <w:rPr>
                <w:rFonts w:ascii="Arial" w:hAnsi="Arial"/>
                <w:sz w:val="10"/>
                <w:szCs w:val="10"/>
              </w:rPr>
              <w:t>13.91</w:t>
            </w:r>
          </w:p>
        </w:tc>
        <w:tc>
          <w:tcPr>
            <w:tcW w:w="550" w:type="dxa"/>
            <w:tcBorders>
              <w:top w:val="single" w:sz="5" w:space="0" w:color="000000"/>
              <w:left w:val="single" w:sz="5" w:space="0" w:color="000000"/>
              <w:bottom w:val="single" w:sz="5" w:space="0" w:color="000000"/>
              <w:right w:val="single" w:sz="5" w:space="0" w:color="000000"/>
            </w:tcBorders>
            <w:shd w:val="clear" w:color="auto" w:fill="06FF00"/>
            <w:tcMar>
              <w:top w:w="80" w:type="dxa"/>
              <w:left w:w="80" w:type="dxa"/>
              <w:bottom w:w="80" w:type="dxa"/>
              <w:right w:w="86" w:type="dxa"/>
            </w:tcMar>
            <w:vAlign w:val="center"/>
          </w:tcPr>
          <w:p w14:paraId="1CB5624F" w14:textId="77777777" w:rsidR="0044110D" w:rsidRDefault="00000000">
            <w:pPr>
              <w:spacing w:after="0" w:line="259" w:lineRule="auto"/>
              <w:ind w:left="0" w:right="6" w:firstLine="0"/>
              <w:jc w:val="center"/>
            </w:pPr>
            <w:r>
              <w:rPr>
                <w:rFonts w:ascii="Arial" w:hAnsi="Arial"/>
                <w:sz w:val="10"/>
                <w:szCs w:val="10"/>
              </w:rPr>
              <w:t>14.54</w:t>
            </w:r>
          </w:p>
        </w:tc>
      </w:tr>
      <w:tr w:rsidR="0044110D" w14:paraId="1CB5625C" w14:textId="77777777">
        <w:trPr>
          <w:trHeight w:val="335"/>
        </w:trPr>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1" w14:textId="77777777" w:rsidR="0044110D" w:rsidRDefault="00000000">
            <w:pPr>
              <w:spacing w:after="0" w:line="259" w:lineRule="auto"/>
              <w:ind w:left="0" w:right="6" w:firstLine="0"/>
              <w:jc w:val="center"/>
            </w:pPr>
            <w:r>
              <w:rPr>
                <w:rFonts w:ascii="Arial" w:hAnsi="Arial"/>
                <w:sz w:val="10"/>
                <w:szCs w:val="10"/>
              </w:rPr>
              <w:t>0</w:t>
            </w:r>
          </w:p>
        </w:tc>
        <w:tc>
          <w:tcPr>
            <w:tcW w:w="551"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2"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3"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4"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5" w14:textId="77777777" w:rsidR="0044110D" w:rsidRDefault="00000000">
            <w:pPr>
              <w:spacing w:after="0" w:line="259" w:lineRule="auto"/>
              <w:ind w:left="0" w:right="6" w:firstLine="0"/>
              <w:jc w:val="center"/>
            </w:pPr>
            <w:r>
              <w:rPr>
                <w:rFonts w:ascii="Arial" w:hAnsi="Arial"/>
                <w:sz w:val="10"/>
                <w:szCs w:val="10"/>
              </w:rPr>
              <w:t>0</w:t>
            </w:r>
          </w:p>
        </w:tc>
        <w:tc>
          <w:tcPr>
            <w:tcW w:w="417" w:type="dxa"/>
            <w:vMerge/>
            <w:tcBorders>
              <w:top w:val="nil"/>
              <w:left w:val="single" w:sz="5" w:space="0" w:color="000000"/>
              <w:bottom w:val="nil"/>
              <w:right w:val="single" w:sz="5" w:space="0" w:color="000000"/>
            </w:tcBorders>
            <w:shd w:val="clear" w:color="auto" w:fill="auto"/>
          </w:tcPr>
          <w:p w14:paraId="1CB56256" w14:textId="77777777" w:rsidR="0044110D" w:rsidRDefault="0044110D"/>
        </w:tc>
        <w:tc>
          <w:tcPr>
            <w:tcW w:w="550"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7" w14:textId="77777777" w:rsidR="0044110D" w:rsidRDefault="00000000">
            <w:pPr>
              <w:spacing w:after="0" w:line="259" w:lineRule="auto"/>
              <w:ind w:left="0" w:right="6" w:firstLine="0"/>
              <w:jc w:val="center"/>
            </w:pPr>
            <w:r>
              <w:rPr>
                <w:rFonts w:ascii="Arial" w:hAnsi="Arial"/>
                <w:sz w:val="10"/>
                <w:szCs w:val="10"/>
              </w:rPr>
              <w:t>0</w:t>
            </w:r>
          </w:p>
        </w:tc>
        <w:tc>
          <w:tcPr>
            <w:tcW w:w="549" w:type="dxa"/>
            <w:tcBorders>
              <w:top w:val="single" w:sz="5" w:space="0" w:color="000000"/>
              <w:left w:val="single" w:sz="5" w:space="0" w:color="000000"/>
              <w:bottom w:val="single" w:sz="5" w:space="0" w:color="000000"/>
              <w:right w:val="single" w:sz="5" w:space="0" w:color="000000"/>
            </w:tcBorders>
            <w:shd w:val="clear" w:color="auto" w:fill="F5F5F5"/>
            <w:tcMar>
              <w:top w:w="80" w:type="dxa"/>
              <w:left w:w="80" w:type="dxa"/>
              <w:bottom w:w="80" w:type="dxa"/>
              <w:right w:w="86" w:type="dxa"/>
            </w:tcMar>
            <w:vAlign w:val="center"/>
          </w:tcPr>
          <w:p w14:paraId="1CB56258" w14:textId="77777777" w:rsidR="0044110D" w:rsidRDefault="00000000">
            <w:pPr>
              <w:spacing w:after="0" w:line="259" w:lineRule="auto"/>
              <w:ind w:left="0" w:right="6" w:firstLine="0"/>
              <w:jc w:val="center"/>
            </w:pPr>
            <w:r>
              <w:rPr>
                <w:rFonts w:ascii="Arial" w:hAnsi="Arial"/>
                <w:sz w:val="10"/>
                <w:szCs w:val="10"/>
              </w:rPr>
              <w:t>0</w:t>
            </w:r>
          </w:p>
        </w:tc>
        <w:tc>
          <w:tcPr>
            <w:tcW w:w="550" w:type="dxa"/>
            <w:tcBorders>
              <w:top w:val="single" w:sz="5" w:space="0" w:color="000000"/>
              <w:left w:val="single" w:sz="5" w:space="0" w:color="000000"/>
              <w:bottom w:val="single" w:sz="5" w:space="0" w:color="000000"/>
              <w:right w:val="single" w:sz="5" w:space="0" w:color="000000"/>
            </w:tcBorders>
            <w:shd w:val="clear" w:color="auto" w:fill="30FBFB"/>
            <w:tcMar>
              <w:top w:w="80" w:type="dxa"/>
              <w:left w:w="80" w:type="dxa"/>
              <w:bottom w:w="80" w:type="dxa"/>
              <w:right w:w="86" w:type="dxa"/>
            </w:tcMar>
            <w:vAlign w:val="center"/>
          </w:tcPr>
          <w:p w14:paraId="1CB56259" w14:textId="77777777" w:rsidR="0044110D" w:rsidRDefault="00000000">
            <w:pPr>
              <w:spacing w:after="0" w:line="259" w:lineRule="auto"/>
              <w:ind w:left="0" w:right="6" w:firstLine="0"/>
              <w:jc w:val="center"/>
            </w:pPr>
            <w:r>
              <w:rPr>
                <w:rFonts w:ascii="Arial" w:hAnsi="Arial"/>
                <w:sz w:val="10"/>
                <w:szCs w:val="10"/>
              </w:rPr>
              <w:t>3.84</w:t>
            </w:r>
          </w:p>
        </w:tc>
        <w:tc>
          <w:tcPr>
            <w:tcW w:w="550" w:type="dxa"/>
            <w:tcBorders>
              <w:top w:val="single" w:sz="5" w:space="0" w:color="000000"/>
              <w:left w:val="single" w:sz="5" w:space="0" w:color="000000"/>
              <w:bottom w:val="single" w:sz="5" w:space="0" w:color="000000"/>
              <w:right w:val="single" w:sz="5" w:space="0" w:color="000000"/>
            </w:tcBorders>
            <w:shd w:val="clear" w:color="auto" w:fill="1DFA1D"/>
            <w:tcMar>
              <w:top w:w="80" w:type="dxa"/>
              <w:left w:w="80" w:type="dxa"/>
              <w:bottom w:w="80" w:type="dxa"/>
              <w:right w:w="86" w:type="dxa"/>
            </w:tcMar>
            <w:vAlign w:val="center"/>
          </w:tcPr>
          <w:p w14:paraId="1CB5625A" w14:textId="77777777" w:rsidR="0044110D" w:rsidRDefault="00000000">
            <w:pPr>
              <w:spacing w:after="0" w:line="259" w:lineRule="auto"/>
              <w:ind w:left="0" w:right="6" w:firstLine="0"/>
              <w:jc w:val="center"/>
            </w:pPr>
            <w:r>
              <w:rPr>
                <w:rFonts w:ascii="Arial" w:hAnsi="Arial"/>
                <w:sz w:val="10"/>
                <w:szCs w:val="10"/>
              </w:rPr>
              <w:t>13.45</w:t>
            </w:r>
          </w:p>
        </w:tc>
        <w:tc>
          <w:tcPr>
            <w:tcW w:w="550" w:type="dxa"/>
            <w:tcBorders>
              <w:top w:val="single" w:sz="5" w:space="0" w:color="000000"/>
              <w:left w:val="single" w:sz="5" w:space="0" w:color="000000"/>
              <w:bottom w:val="single" w:sz="5" w:space="0" w:color="000000"/>
              <w:right w:val="single" w:sz="5" w:space="0" w:color="000000"/>
            </w:tcBorders>
            <w:shd w:val="clear" w:color="auto" w:fill="F98071"/>
            <w:tcMar>
              <w:top w:w="80" w:type="dxa"/>
              <w:left w:w="80" w:type="dxa"/>
              <w:bottom w:w="80" w:type="dxa"/>
              <w:right w:w="86" w:type="dxa"/>
            </w:tcMar>
            <w:vAlign w:val="center"/>
          </w:tcPr>
          <w:p w14:paraId="1CB5625B" w14:textId="77777777" w:rsidR="0044110D" w:rsidRDefault="00000000">
            <w:pPr>
              <w:spacing w:after="0" w:line="259" w:lineRule="auto"/>
              <w:ind w:left="0" w:right="6" w:firstLine="0"/>
              <w:jc w:val="center"/>
            </w:pPr>
            <w:r>
              <w:rPr>
                <w:rFonts w:ascii="Arial" w:hAnsi="Arial"/>
                <w:sz w:val="10"/>
                <w:szCs w:val="10"/>
              </w:rPr>
              <w:t>28.84</w:t>
            </w:r>
          </w:p>
        </w:tc>
      </w:tr>
    </w:tbl>
    <w:p w14:paraId="1CB5625D" w14:textId="77777777" w:rsidR="0044110D" w:rsidRDefault="00000000">
      <w:pPr>
        <w:spacing w:after="344" w:line="265" w:lineRule="auto"/>
        <w:ind w:left="1547" w:right="1610" w:hanging="10"/>
        <w:jc w:val="left"/>
      </w:pPr>
      <w:r>
        <w:rPr>
          <w:rFonts w:ascii="Arial" w:hAnsi="Arial"/>
          <w:color w:val="4D4D4D"/>
          <w:sz w:val="11"/>
          <w:szCs w:val="11"/>
          <w:u w:color="4D4D4D"/>
        </w:rPr>
        <w:t>P1</w:t>
      </w:r>
    </w:p>
    <w:p w14:paraId="1CB5625E" w14:textId="77777777" w:rsidR="0044110D" w:rsidRDefault="00000000">
      <w:pPr>
        <w:spacing w:after="344" w:line="265" w:lineRule="auto"/>
        <w:ind w:left="1547" w:right="1610" w:hanging="10"/>
        <w:jc w:val="left"/>
      </w:pPr>
      <w:r>
        <w:rPr>
          <w:rFonts w:ascii="Arial" w:hAnsi="Arial"/>
          <w:color w:val="4D4D4D"/>
          <w:sz w:val="11"/>
          <w:szCs w:val="11"/>
          <w:u w:color="4D4D4D"/>
        </w:rPr>
        <w:t>P2</w:t>
      </w:r>
    </w:p>
    <w:p w14:paraId="1CB5625F" w14:textId="77777777" w:rsidR="0044110D" w:rsidRDefault="00000000">
      <w:pPr>
        <w:spacing w:after="344" w:line="265" w:lineRule="auto"/>
        <w:ind w:left="1547" w:right="1610" w:hanging="10"/>
        <w:jc w:val="left"/>
      </w:pPr>
      <w:r>
        <w:rPr>
          <w:rFonts w:ascii="Arial" w:hAnsi="Arial"/>
          <w:color w:val="4D4D4D"/>
          <w:sz w:val="11"/>
          <w:szCs w:val="11"/>
          <w:u w:color="4D4D4D"/>
        </w:rPr>
        <w:t>P3</w:t>
      </w:r>
    </w:p>
    <w:p w14:paraId="1CB56260" w14:textId="77777777" w:rsidR="0044110D" w:rsidRDefault="00000000">
      <w:pPr>
        <w:spacing w:after="344" w:line="265" w:lineRule="auto"/>
        <w:ind w:left="1547" w:right="1610" w:hanging="10"/>
        <w:jc w:val="left"/>
      </w:pPr>
      <w:r>
        <w:rPr>
          <w:rFonts w:ascii="Arial" w:hAnsi="Arial"/>
          <w:color w:val="4D4D4D"/>
          <w:sz w:val="11"/>
          <w:szCs w:val="11"/>
          <w:u w:color="4D4D4D"/>
        </w:rPr>
        <w:t>P4</w:t>
      </w:r>
    </w:p>
    <w:p w14:paraId="1CB56261" w14:textId="77777777" w:rsidR="0044110D" w:rsidRDefault="00000000">
      <w:pPr>
        <w:spacing w:after="255" w:line="265" w:lineRule="auto"/>
        <w:ind w:left="1547" w:right="1610" w:hanging="10"/>
        <w:jc w:val="left"/>
      </w:pPr>
      <w:r>
        <w:rPr>
          <w:rFonts w:ascii="Arial" w:hAnsi="Arial"/>
          <w:color w:val="4D4D4D"/>
          <w:sz w:val="11"/>
          <w:szCs w:val="11"/>
          <w:u w:color="4D4D4D"/>
        </w:rPr>
        <w:t>P5</w:t>
      </w:r>
    </w:p>
    <w:p w14:paraId="1CB56262" w14:textId="77777777" w:rsidR="0044110D" w:rsidRDefault="00000000">
      <w:pPr>
        <w:tabs>
          <w:tab w:val="center" w:pos="2071"/>
          <w:tab w:val="center" w:pos="2621"/>
          <w:tab w:val="center" w:pos="3172"/>
          <w:tab w:val="center" w:pos="3722"/>
          <w:tab w:val="center" w:pos="4272"/>
          <w:tab w:val="center" w:pos="5239"/>
          <w:tab w:val="center" w:pos="5789"/>
          <w:tab w:val="center" w:pos="6340"/>
          <w:tab w:val="center" w:pos="6890"/>
          <w:tab w:val="center" w:pos="7440"/>
        </w:tabs>
        <w:spacing w:after="314" w:line="265" w:lineRule="auto"/>
        <w:ind w:left="0" w:right="0" w:firstLine="0"/>
        <w:jc w:val="left"/>
      </w:pPr>
      <w:r>
        <w:tab/>
      </w:r>
      <w:r>
        <w:rPr>
          <w:rFonts w:ascii="Arial" w:hAnsi="Arial"/>
          <w:color w:val="4D4D4D"/>
          <w:sz w:val="11"/>
          <w:szCs w:val="11"/>
          <w:u w:color="4D4D4D"/>
        </w:rPr>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r>
        <w:rPr>
          <w:rFonts w:ascii="Arial" w:hAnsi="Arial"/>
          <w:color w:val="4D4D4D"/>
          <w:sz w:val="11"/>
          <w:szCs w:val="11"/>
          <w:u w:color="4D4D4D"/>
        </w:rPr>
        <w:tab/>
        <w:t>C1</w:t>
      </w:r>
      <w:r>
        <w:rPr>
          <w:rFonts w:ascii="Arial" w:hAnsi="Arial"/>
          <w:color w:val="4D4D4D"/>
          <w:sz w:val="11"/>
          <w:szCs w:val="11"/>
          <w:u w:color="4D4D4D"/>
        </w:rPr>
        <w:tab/>
        <w:t>C2</w:t>
      </w:r>
      <w:r>
        <w:rPr>
          <w:rFonts w:ascii="Arial" w:hAnsi="Arial"/>
          <w:color w:val="4D4D4D"/>
          <w:sz w:val="11"/>
          <w:szCs w:val="11"/>
          <w:u w:color="4D4D4D"/>
        </w:rPr>
        <w:tab/>
        <w:t>C3</w:t>
      </w:r>
      <w:r>
        <w:rPr>
          <w:rFonts w:ascii="Arial" w:hAnsi="Arial"/>
          <w:color w:val="4D4D4D"/>
          <w:sz w:val="11"/>
          <w:szCs w:val="11"/>
          <w:u w:color="4D4D4D"/>
        </w:rPr>
        <w:tab/>
        <w:t>C4</w:t>
      </w:r>
      <w:r>
        <w:rPr>
          <w:rFonts w:ascii="Arial" w:hAnsi="Arial"/>
          <w:color w:val="4D4D4D"/>
          <w:sz w:val="11"/>
          <w:szCs w:val="11"/>
          <w:u w:color="4D4D4D"/>
        </w:rPr>
        <w:tab/>
        <w:t>C5</w:t>
      </w:r>
    </w:p>
    <w:p w14:paraId="1CB56263" w14:textId="77777777" w:rsidR="0044110D" w:rsidRDefault="00000000">
      <w:pPr>
        <w:spacing w:after="106" w:line="265" w:lineRule="auto"/>
        <w:ind w:left="10" w:right="0" w:hanging="10"/>
        <w:jc w:val="center"/>
      </w:pPr>
      <w:r>
        <w:rPr>
          <w:sz w:val="18"/>
          <w:szCs w:val="18"/>
        </w:rPr>
        <w:t>Figure 8: Bhutan vs. Iceland</w:t>
      </w:r>
    </w:p>
    <w:p w14:paraId="1CB56264" w14:textId="77777777" w:rsidR="0044110D" w:rsidRDefault="00000000">
      <w:pPr>
        <w:spacing w:after="322" w:line="251" w:lineRule="auto"/>
        <w:ind w:left="0" w:right="0" w:firstLine="0"/>
      </w:pPr>
      <w:r>
        <w:rPr>
          <w:sz w:val="18"/>
          <w:szCs w:val="18"/>
        </w:rPr>
        <w:t xml:space="preserve">Notes: </w:t>
      </w:r>
      <w:r>
        <w:rPr>
          <w:i/>
          <w:iCs/>
          <w:sz w:val="18"/>
          <w:szCs w:val="18"/>
        </w:rPr>
        <w:t xml:space="preserve">CAT </w:t>
      </w:r>
      <w:r>
        <w:rPr>
          <w:sz w:val="18"/>
          <w:szCs w:val="18"/>
        </w:rPr>
        <w:t xml:space="preserve">measures absolute mobility, </w:t>
      </w:r>
      <w:r>
        <w:rPr>
          <w:i/>
          <w:iCs/>
          <w:sz w:val="18"/>
          <w:szCs w:val="18"/>
        </w:rPr>
        <w:t xml:space="preserve">1-BETA </w:t>
      </w:r>
      <w:r>
        <w:rPr>
          <w:sz w:val="18"/>
          <w:szCs w:val="18"/>
        </w:rPr>
        <w:t>measures relative mobility. The data is sourced from the Global Database on Intergenerational Mobility (2023). The analysis focuses on the 1980 cohort, comparing the education levels of all children to the maximum education level of their parents.</w:t>
      </w:r>
    </w:p>
    <w:p w14:paraId="1CB56265" w14:textId="77777777" w:rsidR="0044110D" w:rsidRDefault="00000000">
      <w:pPr>
        <w:spacing w:after="281" w:line="259" w:lineRule="auto"/>
        <w:ind w:left="388" w:right="0" w:firstLine="0"/>
        <w:jc w:val="left"/>
      </w:pPr>
      <w:r>
        <w:rPr>
          <w:noProof/>
        </w:rPr>
        <w:drawing>
          <wp:inline distT="0" distB="0" distL="0" distR="0" wp14:anchorId="1CB5685D" wp14:editId="1CB5685E">
            <wp:extent cx="5370576" cy="4511040"/>
            <wp:effectExtent l="0" t="0" r="0" b="0"/>
            <wp:docPr id="1073741851" name="officeArt object" descr="Picture 116868"/>
            <wp:cNvGraphicFramePr/>
            <a:graphic xmlns:a="http://schemas.openxmlformats.org/drawingml/2006/main">
              <a:graphicData uri="http://schemas.openxmlformats.org/drawingml/2006/picture">
                <pic:pic xmlns:pic="http://schemas.openxmlformats.org/drawingml/2006/picture">
                  <pic:nvPicPr>
                    <pic:cNvPr id="1073741851" name="Picture 116868" descr="Picture 116868"/>
                    <pic:cNvPicPr>
                      <a:picLocks noChangeAspect="1"/>
                    </pic:cNvPicPr>
                  </pic:nvPicPr>
                  <pic:blipFill>
                    <a:blip r:embed="rId23"/>
                    <a:stretch>
                      <a:fillRect/>
                    </a:stretch>
                  </pic:blipFill>
                  <pic:spPr>
                    <a:xfrm>
                      <a:off x="0" y="0"/>
                      <a:ext cx="5370576" cy="4511040"/>
                    </a:xfrm>
                    <a:prstGeom prst="rect">
                      <a:avLst/>
                    </a:prstGeom>
                    <a:ln w="12700" cap="flat">
                      <a:noFill/>
                      <a:miter lim="400000"/>
                    </a:ln>
                    <a:effectLst/>
                  </pic:spPr>
                </pic:pic>
              </a:graphicData>
            </a:graphic>
          </wp:inline>
        </w:drawing>
      </w:r>
    </w:p>
    <w:p w14:paraId="1CB56266" w14:textId="77777777" w:rsidR="0044110D" w:rsidRDefault="00000000">
      <w:pPr>
        <w:spacing w:after="106" w:line="265" w:lineRule="auto"/>
        <w:ind w:left="10" w:right="0" w:hanging="10"/>
        <w:jc w:val="center"/>
      </w:pPr>
      <w:r>
        <w:rPr>
          <w:sz w:val="18"/>
          <w:szCs w:val="18"/>
        </w:rPr>
        <w:t>Figure 9: Compared to absolute and relative mobility</w:t>
      </w:r>
    </w:p>
    <w:p w14:paraId="1CB56267" w14:textId="77777777" w:rsidR="0044110D" w:rsidRDefault="00000000">
      <w:pPr>
        <w:spacing w:after="353" w:line="251" w:lineRule="auto"/>
        <w:ind w:left="0" w:right="0" w:firstLine="0"/>
      </w:pPr>
      <w:r>
        <w:rPr>
          <w:sz w:val="18"/>
          <w:szCs w:val="18"/>
        </w:rPr>
        <w:t>Notes: Compared our index with absolute and relative mobility, using data from the Global Database on Intergenerational Mobility (2023). The dashed line illustrates their relationship, and outlier countries are labeled in the chart.</w:t>
      </w:r>
    </w:p>
    <w:p w14:paraId="1CB56268" w14:textId="77777777" w:rsidR="0044110D" w:rsidRDefault="00000000">
      <w:pPr>
        <w:ind w:left="0" w:right="0" w:firstLine="0"/>
      </w:pPr>
      <w:del w:id="47" w:author="Wim Groot" w:date="2025-06-20T09:33:00Z">
        <w:r>
          <w:rPr>
            <w:i/>
            <w:iCs/>
          </w:rPr>
          <w:delText xml:space="preserve">Comparison to Social Progress Index (SPI). </w:delText>
        </w:r>
      </w:del>
      <w:r>
        <w:t>Finally, to assess the convergent validity</w:t>
      </w:r>
      <w:r>
        <w:rPr>
          <w:vertAlign w:val="superscript"/>
        </w:rPr>
        <w:footnoteReference w:id="8"/>
      </w:r>
      <w:r>
        <w:rPr>
          <w:vertAlign w:val="superscript"/>
        </w:rPr>
        <w:t xml:space="preserve"> </w:t>
      </w:r>
      <w:r>
        <w:t xml:space="preserve">of our new index, we compare our index with another similarly named measure—the Social Progress Index (SPI). Like our index, the SPI is grounded in the theoretical contributions of Amartya Sen on social development, particularly drawing from the "Mismeasuring Our Lives" report by the Commission on the Measurement of Economic Performance and Social Progress (Stiglitz et al., 2010). While our index focuses exclusively on measuring social mobility, the SPI is a broader composite index (see details in Appendix 3) that averages scores across three dimensions: Basic Human Needs, Foundations of Wellbeing, and Opportunity (Krylova et al., 2025). Within each dimension, weights are assigned to indicators using principal component factor (PCF) analysis. Given this broader scope, we limit our comparison to the SPI’s Opportunity dimension (see Figure 10)—which includes personal rights, personal freedom and choice, tolerance and inclusion, and access to advanced education—and specifically its sub-dimension on access to advanced education. The results show a </w:t>
      </w:r>
      <w:commentRangeStart w:id="48"/>
      <w:r>
        <w:t>strong</w:t>
      </w:r>
      <w:commentRangeEnd w:id="48"/>
      <w:r>
        <w:commentReference w:id="48"/>
      </w:r>
      <w:r>
        <w:t xml:space="preserve"> alignment between our index and the SPI 2022 scores, as indicated by the fitted regression line (dashed line). Outliers are marked in the graph and include countries such as Central African Republic, Congo–Brazzaville, Zambia, South Korea, and Maldives—similar to those identified in comparisons with absolute and relative mobility. These findings support the external validity of our index.</w:t>
      </w:r>
    </w:p>
    <w:p w14:paraId="1CB56269" w14:textId="77777777" w:rsidR="0044110D" w:rsidRDefault="00000000">
      <w:pPr>
        <w:spacing w:after="305" w:line="259" w:lineRule="auto"/>
        <w:ind w:left="388" w:right="0" w:firstLine="0"/>
        <w:jc w:val="left"/>
      </w:pPr>
      <w:r>
        <w:rPr>
          <w:noProof/>
        </w:rPr>
        <w:drawing>
          <wp:inline distT="0" distB="0" distL="0" distR="0" wp14:anchorId="1CB5685F" wp14:editId="1CB56860">
            <wp:extent cx="5391912" cy="4495801"/>
            <wp:effectExtent l="0" t="0" r="0" b="0"/>
            <wp:docPr id="1073741852" name="officeArt object" descr="Picture 116870"/>
            <wp:cNvGraphicFramePr/>
            <a:graphic xmlns:a="http://schemas.openxmlformats.org/drawingml/2006/main">
              <a:graphicData uri="http://schemas.openxmlformats.org/drawingml/2006/picture">
                <pic:pic xmlns:pic="http://schemas.openxmlformats.org/drawingml/2006/picture">
                  <pic:nvPicPr>
                    <pic:cNvPr id="1073741852" name="Picture 116870" descr="Picture 116870"/>
                    <pic:cNvPicPr>
                      <a:picLocks noChangeAspect="1"/>
                    </pic:cNvPicPr>
                  </pic:nvPicPr>
                  <pic:blipFill>
                    <a:blip r:embed="rId24"/>
                    <a:stretch>
                      <a:fillRect/>
                    </a:stretch>
                  </pic:blipFill>
                  <pic:spPr>
                    <a:xfrm>
                      <a:off x="0" y="0"/>
                      <a:ext cx="5391912" cy="4495801"/>
                    </a:xfrm>
                    <a:prstGeom prst="rect">
                      <a:avLst/>
                    </a:prstGeom>
                    <a:ln w="12700" cap="flat">
                      <a:noFill/>
                      <a:miter lim="400000"/>
                    </a:ln>
                    <a:effectLst/>
                  </pic:spPr>
                </pic:pic>
              </a:graphicData>
            </a:graphic>
          </wp:inline>
        </w:drawing>
      </w:r>
    </w:p>
    <w:p w14:paraId="1CB5626A" w14:textId="77777777" w:rsidR="0044110D" w:rsidRDefault="00000000">
      <w:pPr>
        <w:spacing w:after="106" w:line="265" w:lineRule="auto"/>
        <w:ind w:left="10" w:right="0" w:hanging="10"/>
        <w:jc w:val="center"/>
      </w:pPr>
      <w:r>
        <w:rPr>
          <w:sz w:val="18"/>
          <w:szCs w:val="18"/>
        </w:rPr>
        <w:t>Figure 10: Compared to Social Progress Index 2022</w:t>
      </w:r>
    </w:p>
    <w:p w14:paraId="1CB5626B" w14:textId="77777777" w:rsidR="0044110D" w:rsidRDefault="00000000">
      <w:pPr>
        <w:spacing w:after="404" w:line="251" w:lineRule="auto"/>
        <w:ind w:left="0" w:right="0" w:firstLine="0"/>
      </w:pPr>
      <w:r>
        <w:rPr>
          <w:sz w:val="18"/>
          <w:szCs w:val="18"/>
        </w:rPr>
        <w:t>Notes: Compared our index with the Social Progress Index—specifically the Opportunity dimension and the Access to Advanced Education subdimension—using data from the Social Progress Imperative (2022). The dashed line illustrates their relationship, and outlier countries are labeled in the chart.</w:t>
      </w:r>
    </w:p>
    <w:p w14:paraId="1CB5626C" w14:textId="77777777" w:rsidR="0044110D" w:rsidRDefault="00000000">
      <w:pPr>
        <w:pStyle w:val="Heading1"/>
        <w:numPr>
          <w:ilvl w:val="0"/>
          <w:numId w:val="10"/>
        </w:numPr>
        <w:spacing w:after="163"/>
      </w:pPr>
      <w:r>
        <w:t>Conclusion</w:t>
      </w:r>
    </w:p>
    <w:p w14:paraId="1CB5626D" w14:textId="77777777" w:rsidR="0044110D" w:rsidRDefault="00000000">
      <w:pPr>
        <w:spacing w:after="0"/>
        <w:ind w:left="0" w:right="0" w:firstLine="324"/>
      </w:pPr>
      <w:r>
        <w:t>This study addresses a key limitation in existing measures of educational mobility: their inability to distinguish between true social progress and structural patterns such as downward mobility or constrained opportunity. The central question is how to measure educational mobility in a way that captures genuine national efforts to expand opportunity. To that end, a new index is developed using transition matrices that incorporate country-specific institutional and cultural constraints. This progress gap index isolates the extent to which a country’s mobility pattern exceeds what would be expected under existing limitations, aligning countries to a common benchmark for comparison. Using data from the Global Database on Intergenerational Mobility (GDIM), the index reveals that South Korea and Taiwan exhibit the most substantial educational progress, while countries such as the Central African Republic and Zambia show the least. The findings also highlight persistent regional disparities, with Africa and South Asia lagging behind more developed regions. These results offer a clearer framework for evaluating mobility-enhancing policies and underscore the need for targeted investments in educational infrastructure and institutional reform. Future research could extend this framework to other dimensions of mobility, such as income or occupational status, or explore dynamic models that incorporate changes in structural constraints over time.</w:t>
      </w:r>
    </w:p>
    <w:p w14:paraId="1CB5626E" w14:textId="77777777" w:rsidR="0044110D" w:rsidRDefault="00000000">
      <w:pPr>
        <w:spacing w:after="0"/>
        <w:ind w:left="0" w:right="0" w:firstLine="324"/>
      </w:pPr>
      <w:r>
        <w:t>Although our method is based on the World Bank’s approach and reports, the scope of this study extends beyond the confines of this study. The current measures we review are not exclusive to the World Bank; they are widely used in the field of social mobility (Alesina et al., 2021; Asher et al., 2019; Chetty et al., 2014, 2017; Corak, 2020). To clarify, we are not studying a unique measurement used by one organization for its own report, but rather evaluating common measures in the field that have been compiled and applied by the World Bank in its recent database release. Moreover, our method can be extended to other ordinal measurements using mobility tables, such as self-reported health (Halliday et al., 2021) or well-being (Molina et al., 2011). However, this would require further research and testing. One limitation of our method is its sensitivity to the selection of the true effect of intergenerational transmission, as some studies may report the effect as slightly larger—that is ω = 0.15, as shown by Fleury and Gilles (2018). Nonetheless, this does not significantly change the overall findings of our study (see Appendix 2).</w:t>
      </w:r>
    </w:p>
    <w:p w14:paraId="1CB5626F" w14:textId="77777777" w:rsidR="0044110D" w:rsidRDefault="00000000">
      <w:pPr>
        <w:spacing w:after="231"/>
        <w:ind w:left="0" w:right="0" w:firstLine="324"/>
      </w:pPr>
      <w:r>
        <w:t>The validity of our index, like other measures based on educational attainment, may be reduced in contexts where formal education no longer reflects real skill acquisition. Diploma inflation and declining educational quality can lead to upward mobility in credentials without corresponding gains in human capital (Van de Werfhorst &amp; Andersen, 2005). This is especially relevant in low- and middle-income countries facing a learning crisis, where schooling often fails to produce basic competencies (Bank, 2018; Narayan et al., 2018). In such settings, years of schooling may overstate true mobility and weaken the link between education and labor market outcomes. In addition, rising average attainment introduces a ceiling effect, restricting upward mobility opportunities and masking persistent inequality (Van der Weide et al., 2024). Structural shifts may also drive higher attainment without improving skills, further distorting mobility estimates (Mueller, 2021). These limitations are most significant in cross-country comparisons, where institutional and quality differences are large (Narayan et al., 2018; Van der Weide et al., 2024). Future research should combine attainment data with direct measures of learning and skills to improve validity. Integrating test scores, skill assessments, or labor market outcomes would help distinguish real educational progress from nominal changes and enhance the relevance of mobility measures for both research and policy.</w:t>
      </w:r>
    </w:p>
    <w:p w14:paraId="1CB56270" w14:textId="77777777" w:rsidR="0044110D" w:rsidRDefault="00000000">
      <w:pPr>
        <w:spacing w:after="78" w:line="255" w:lineRule="auto"/>
        <w:ind w:left="0" w:right="0" w:firstLine="0"/>
        <w:jc w:val="left"/>
      </w:pPr>
      <w:r>
        <w:rPr>
          <w:i/>
          <w:iCs/>
        </w:rPr>
        <w:t>References</w:t>
      </w:r>
    </w:p>
    <w:p w14:paraId="1CB56271" w14:textId="77777777" w:rsidR="0044110D" w:rsidRDefault="00000000">
      <w:pPr>
        <w:ind w:left="715" w:right="0" w:hanging="715"/>
      </w:pPr>
      <w:r>
        <w:t xml:space="preserve">Acciari, P., Polo, A., &amp; Violante, G. L. (2022). And yet it moves: Intergenerational mobility in italy. </w:t>
      </w:r>
      <w:r>
        <w:rPr>
          <w:i/>
          <w:iCs/>
        </w:rPr>
        <w:t>American Economic Journal: Applied Economics</w:t>
      </w:r>
      <w:r>
        <w:t xml:space="preserve">, </w:t>
      </w:r>
      <w:r>
        <w:rPr>
          <w:i/>
          <w:iCs/>
        </w:rPr>
        <w:t>14</w:t>
      </w:r>
      <w:r>
        <w:t>(3), 118–163.</w:t>
      </w:r>
    </w:p>
    <w:p w14:paraId="1CB56272" w14:textId="77777777" w:rsidR="0044110D" w:rsidRDefault="00000000">
      <w:pPr>
        <w:ind w:left="715" w:right="0" w:hanging="715"/>
      </w:pPr>
      <w:r>
        <w:t xml:space="preserve">Ahsan, M. N., Emran, M. S., Jiang, H., &amp; Shilpi, F. (2025). Making the most of coresident data: Credible evidence on intergenerational mobility with sibling correlation. </w:t>
      </w:r>
      <w:r>
        <w:rPr>
          <w:i/>
          <w:iCs/>
        </w:rPr>
        <w:t>Journal of Development Economics</w:t>
      </w:r>
      <w:r>
        <w:t xml:space="preserve">, </w:t>
      </w:r>
      <w:r>
        <w:rPr>
          <w:i/>
          <w:iCs/>
        </w:rPr>
        <w:t>176</w:t>
      </w:r>
      <w:r>
        <w:t>, 103508.</w:t>
      </w:r>
    </w:p>
    <w:p w14:paraId="1CB56273" w14:textId="77777777" w:rsidR="0044110D" w:rsidRDefault="00000000">
      <w:pPr>
        <w:ind w:left="715" w:right="0" w:hanging="715"/>
      </w:pPr>
      <w:r>
        <w:t xml:space="preserve">Alesina, A., Hohmann, S., Michalopoulos, S., &amp; Papaioannou, E. (2021). Intergenerational mobility in africa. </w:t>
      </w:r>
      <w:r>
        <w:rPr>
          <w:i/>
          <w:iCs/>
        </w:rPr>
        <w:t>Econometrica</w:t>
      </w:r>
      <w:r>
        <w:t xml:space="preserve">, </w:t>
      </w:r>
      <w:r>
        <w:rPr>
          <w:i/>
          <w:iCs/>
        </w:rPr>
        <w:t>89</w:t>
      </w:r>
      <w:r>
        <w:t>(1), 1–35.</w:t>
      </w:r>
    </w:p>
    <w:p w14:paraId="1CB56274" w14:textId="77777777" w:rsidR="0044110D" w:rsidRDefault="00000000">
      <w:pPr>
        <w:ind w:left="715" w:right="0" w:hanging="715"/>
      </w:pPr>
      <w:r>
        <w:t xml:space="preserve">Apouey, B., Nissanov, Z., &amp; Silber, J. (2023). Ordinal variables and the measurement of upward and downward intergenerational educational mobility in european countries. </w:t>
      </w:r>
      <w:r>
        <w:rPr>
          <w:i/>
          <w:iCs/>
        </w:rPr>
        <w:t>Review of Income and Wealth</w:t>
      </w:r>
      <w:r>
        <w:t xml:space="preserve">, </w:t>
      </w:r>
      <w:r>
        <w:rPr>
          <w:i/>
          <w:iCs/>
        </w:rPr>
        <w:t>69</w:t>
      </w:r>
      <w:r>
        <w:t>(3), 776–800.</w:t>
      </w:r>
    </w:p>
    <w:p w14:paraId="1CB56275" w14:textId="77777777" w:rsidR="0044110D" w:rsidRDefault="00000000">
      <w:pPr>
        <w:ind w:left="715" w:right="0" w:hanging="715"/>
      </w:pPr>
      <w:r>
        <w:t xml:space="preserve">Asher, S., Novosad, P., &amp; Rafkin, C. (2019). Getting signal from interval data: Theory and applications to mortality and intergenerational mobility. </w:t>
      </w:r>
      <w:r>
        <w:rPr>
          <w:i/>
          <w:iCs/>
        </w:rPr>
        <w:t>World Bank Working Paper, Washington DC: World Bank</w:t>
      </w:r>
      <w:r>
        <w:t>.</w:t>
      </w:r>
    </w:p>
    <w:p w14:paraId="1CB56276" w14:textId="77777777" w:rsidR="0044110D" w:rsidRDefault="00000000">
      <w:pPr>
        <w:ind w:left="715" w:right="0" w:hanging="715"/>
      </w:pPr>
      <w:r>
        <w:t xml:space="preserve">Azomahou, T. T., &amp; Yitbarek, E. (2021). Intergenerational mobility in education: Is africa different? </w:t>
      </w:r>
      <w:r>
        <w:rPr>
          <w:i/>
          <w:iCs/>
        </w:rPr>
        <w:t>Contemporary Economic Policy</w:t>
      </w:r>
      <w:r>
        <w:t xml:space="preserve">, </w:t>
      </w:r>
      <w:r>
        <w:rPr>
          <w:i/>
          <w:iCs/>
        </w:rPr>
        <w:t>39</w:t>
      </w:r>
      <w:r>
        <w:t>(3), 503–523.</w:t>
      </w:r>
    </w:p>
    <w:p w14:paraId="1CB56277" w14:textId="77777777" w:rsidR="0044110D" w:rsidRDefault="00000000">
      <w:pPr>
        <w:ind w:left="715" w:right="0" w:hanging="715"/>
      </w:pPr>
      <w:r>
        <w:t xml:space="preserve">Bailey, M. J., &amp; Dynarski, S. M. (2011). </w:t>
      </w:r>
      <w:r>
        <w:rPr>
          <w:i/>
          <w:iCs/>
        </w:rPr>
        <w:t xml:space="preserve">Gains and gaps: Changing inequality in us college entry and completion </w:t>
      </w:r>
      <w:r>
        <w:t>(tech. rep.). National Bureau of Economic Research.</w:t>
      </w:r>
    </w:p>
    <w:p w14:paraId="1CB56278" w14:textId="77777777" w:rsidR="0044110D" w:rsidRDefault="00000000">
      <w:pPr>
        <w:spacing w:after="23" w:line="255" w:lineRule="auto"/>
        <w:ind w:left="0" w:right="0" w:firstLine="0"/>
        <w:jc w:val="left"/>
      </w:pPr>
      <w:r>
        <w:t xml:space="preserve">Bank, W. (2018). </w:t>
      </w:r>
      <w:r>
        <w:rPr>
          <w:i/>
          <w:iCs/>
        </w:rPr>
        <w:t>Learning: To realize education’s promise</w:t>
      </w:r>
      <w:r>
        <w:t>.</w:t>
      </w:r>
    </w:p>
    <w:p w14:paraId="1CB56279" w14:textId="77777777" w:rsidR="0044110D" w:rsidRDefault="00000000">
      <w:pPr>
        <w:ind w:left="0" w:right="0" w:firstLine="0"/>
      </w:pPr>
      <w:r>
        <w:t xml:space="preserve">Bartholomew, D. (1967). </w:t>
      </w:r>
      <w:r>
        <w:rPr>
          <w:i/>
          <w:iCs/>
        </w:rPr>
        <w:t xml:space="preserve">Stochastic models for social processes </w:t>
      </w:r>
      <w:r>
        <w:t>(First). John Wiley &amp; Sons.</w:t>
      </w:r>
    </w:p>
    <w:p w14:paraId="1CB5627A" w14:textId="77777777" w:rsidR="0044110D" w:rsidRDefault="00000000">
      <w:pPr>
        <w:ind w:left="715" w:right="0" w:hanging="715"/>
      </w:pPr>
      <w:r>
        <w:t xml:space="preserve">Bassi, M., Busso, M., Urzúa, S., &amp; Vargas, J. (2012). </w:t>
      </w:r>
      <w:r>
        <w:rPr>
          <w:i/>
          <w:iCs/>
        </w:rPr>
        <w:t>Disconnected: Skills, education, and employment in latin america</w:t>
      </w:r>
      <w:r>
        <w:t>. Inter-American Development Bank.</w:t>
      </w:r>
    </w:p>
    <w:p w14:paraId="1CB5627B" w14:textId="77777777" w:rsidR="0044110D" w:rsidRDefault="00000000">
      <w:pPr>
        <w:ind w:left="0" w:right="0" w:firstLine="0"/>
      </w:pPr>
      <w:r>
        <w:t xml:space="preserve">Bibby, J. (1975). Methods of measuring mobility. </w:t>
      </w:r>
      <w:r>
        <w:rPr>
          <w:i/>
          <w:iCs/>
        </w:rPr>
        <w:t xml:space="preserve">Quality </w:t>
      </w:r>
      <w:r>
        <w:t xml:space="preserve">&amp; </w:t>
      </w:r>
      <w:r>
        <w:rPr>
          <w:i/>
          <w:iCs/>
        </w:rPr>
        <w:t>Quantity</w:t>
      </w:r>
      <w:r>
        <w:t xml:space="preserve">, </w:t>
      </w:r>
      <w:r>
        <w:rPr>
          <w:i/>
          <w:iCs/>
        </w:rPr>
        <w:t>9</w:t>
      </w:r>
      <w:r>
        <w:t>(2).</w:t>
      </w:r>
    </w:p>
    <w:p w14:paraId="1CB5627C" w14:textId="77777777" w:rsidR="0044110D" w:rsidRDefault="00000000">
      <w:pPr>
        <w:ind w:left="715" w:right="0" w:hanging="715"/>
      </w:pPr>
      <w:r>
        <w:t xml:space="preserve">Bingley, P., &amp; Cappellari, L. (2019). Correlation of brothers’ earnings and intergenerational transmission. </w:t>
      </w:r>
      <w:r>
        <w:rPr>
          <w:i/>
          <w:iCs/>
        </w:rPr>
        <w:t>Review of Economics and Statistics</w:t>
      </w:r>
      <w:r>
        <w:t xml:space="preserve">, </w:t>
      </w:r>
      <w:r>
        <w:rPr>
          <w:i/>
          <w:iCs/>
        </w:rPr>
        <w:t>101</w:t>
      </w:r>
      <w:r>
        <w:t>(2), 370–383.</w:t>
      </w:r>
    </w:p>
    <w:p w14:paraId="1CB5627D" w14:textId="77777777" w:rsidR="0044110D" w:rsidRDefault="00000000">
      <w:pPr>
        <w:ind w:left="715" w:right="0" w:hanging="715"/>
      </w:pPr>
      <w:r>
        <w:t xml:space="preserve">Björklund, A., Jäntti, M., &amp; Roemer, J. E. (2012). Equality of opportunity and the distribution of long-run income in sweden. </w:t>
      </w:r>
      <w:r>
        <w:rPr>
          <w:i/>
          <w:iCs/>
        </w:rPr>
        <w:t>Social choice and welfare</w:t>
      </w:r>
      <w:r>
        <w:t xml:space="preserve">, </w:t>
      </w:r>
      <w:r>
        <w:rPr>
          <w:i/>
          <w:iCs/>
        </w:rPr>
        <w:t>39</w:t>
      </w:r>
      <w:r>
        <w:t>, 675–696.</w:t>
      </w:r>
    </w:p>
    <w:p w14:paraId="1CB5627E" w14:textId="77777777" w:rsidR="0044110D" w:rsidRDefault="00000000">
      <w:pPr>
        <w:ind w:left="715" w:right="0" w:hanging="715"/>
      </w:pPr>
      <w:r>
        <w:t xml:space="preserve">Björklund, A., Lindahl, L., &amp; Lindquist, M. J. (2010). What more than parental income, education and occupation? an exploration of what swedish siblings get from their parents. </w:t>
      </w:r>
      <w:r>
        <w:rPr>
          <w:i/>
          <w:iCs/>
        </w:rPr>
        <w:t xml:space="preserve">The BE Journal of Economic Analysis </w:t>
      </w:r>
      <w:r>
        <w:t xml:space="preserve">&amp; </w:t>
      </w:r>
      <w:r>
        <w:rPr>
          <w:i/>
          <w:iCs/>
        </w:rPr>
        <w:t>Policy</w:t>
      </w:r>
      <w:r>
        <w:t xml:space="preserve">, </w:t>
      </w:r>
      <w:r>
        <w:rPr>
          <w:i/>
          <w:iCs/>
        </w:rPr>
        <w:t>10</w:t>
      </w:r>
      <w:r>
        <w:t>(1).</w:t>
      </w:r>
    </w:p>
    <w:p w14:paraId="1CB5627F" w14:textId="77777777" w:rsidR="0044110D" w:rsidRDefault="00000000">
      <w:pPr>
        <w:ind w:left="715" w:right="0" w:hanging="715"/>
      </w:pPr>
      <w:r>
        <w:t xml:space="preserve">Blanden, J. (2013). Cross-country rankings in intergenerational mobility: A comparison of approaches from economics and sociology. </w:t>
      </w:r>
      <w:r>
        <w:rPr>
          <w:i/>
          <w:iCs/>
        </w:rPr>
        <w:t>Journal of Economic Surveys</w:t>
      </w:r>
      <w:r>
        <w:t xml:space="preserve">, </w:t>
      </w:r>
      <w:r>
        <w:rPr>
          <w:i/>
          <w:iCs/>
        </w:rPr>
        <w:t>27</w:t>
      </w:r>
      <w:r>
        <w:t>(1), 38–73.</w:t>
      </w:r>
    </w:p>
    <w:p w14:paraId="1CB56280" w14:textId="77777777" w:rsidR="0044110D" w:rsidRDefault="00000000">
      <w:pPr>
        <w:ind w:left="715" w:right="0" w:hanging="715"/>
      </w:pPr>
      <w:r>
        <w:t xml:space="preserve">Boliver, V. (2013). How fair is access to more prestigious uk universities? </w:t>
      </w:r>
      <w:r>
        <w:rPr>
          <w:i/>
          <w:iCs/>
        </w:rPr>
        <w:t>The British journal of sociology</w:t>
      </w:r>
      <w:r>
        <w:t xml:space="preserve">, </w:t>
      </w:r>
      <w:r>
        <w:rPr>
          <w:i/>
          <w:iCs/>
        </w:rPr>
        <w:t>64</w:t>
      </w:r>
      <w:r>
        <w:t>(2), 344–364.</w:t>
      </w:r>
    </w:p>
    <w:p w14:paraId="1CB56281" w14:textId="77777777" w:rsidR="0044110D" w:rsidRDefault="00000000">
      <w:pPr>
        <w:ind w:left="715" w:right="0" w:hanging="715"/>
      </w:pPr>
      <w:r>
        <w:t xml:space="preserve">Borisov, G. V., &amp; Pissarides, C. A. (2020). Intergenerational earnings mobility in post-soviet russia. </w:t>
      </w:r>
      <w:r>
        <w:rPr>
          <w:i/>
          <w:iCs/>
        </w:rPr>
        <w:t>Economica</w:t>
      </w:r>
      <w:r>
        <w:t xml:space="preserve">, </w:t>
      </w:r>
      <w:r>
        <w:rPr>
          <w:i/>
          <w:iCs/>
        </w:rPr>
        <w:t>87</w:t>
      </w:r>
      <w:r>
        <w:t>(345), 1–27.</w:t>
      </w:r>
    </w:p>
    <w:p w14:paraId="1CB56282" w14:textId="77777777" w:rsidR="0044110D" w:rsidRDefault="00000000">
      <w:pPr>
        <w:ind w:left="715" w:right="0" w:hanging="715"/>
      </w:pPr>
      <w:r>
        <w:t xml:space="preserve">Buchmann, C., &amp; Park, H. (2009). Stratification and the formation of expectations in highly differentiated educational systems. </w:t>
      </w:r>
      <w:r>
        <w:rPr>
          <w:i/>
          <w:iCs/>
        </w:rPr>
        <w:t>Research in Social Stratification and Mobility</w:t>
      </w:r>
      <w:r>
        <w:t xml:space="preserve">, </w:t>
      </w:r>
      <w:r>
        <w:rPr>
          <w:i/>
          <w:iCs/>
        </w:rPr>
        <w:t>27</w:t>
      </w:r>
      <w:r>
        <w:t>(4), 245–267.</w:t>
      </w:r>
    </w:p>
    <w:p w14:paraId="1CB56283" w14:textId="77777777" w:rsidR="0044110D" w:rsidRDefault="00000000">
      <w:pPr>
        <w:ind w:left="715" w:right="0" w:hanging="715"/>
      </w:pPr>
      <w:r>
        <w:t xml:space="preserve">Bütikofer, A., Dalla-Zuanna, A., &amp; Salvanes, K. G. (2025). Breaking the links: Natural resource booms and intergenerational mobility. </w:t>
      </w:r>
      <w:r>
        <w:rPr>
          <w:i/>
          <w:iCs/>
        </w:rPr>
        <w:t>Review of Economics and Statistics</w:t>
      </w:r>
      <w:r>
        <w:t xml:space="preserve">, </w:t>
      </w:r>
      <w:r>
        <w:rPr>
          <w:i/>
          <w:iCs/>
        </w:rPr>
        <w:t>107</w:t>
      </w:r>
      <w:r>
        <w:t>(2), 306–323.</w:t>
      </w:r>
    </w:p>
    <w:p w14:paraId="1CB56284" w14:textId="77777777" w:rsidR="0044110D" w:rsidRDefault="00000000">
      <w:pPr>
        <w:ind w:left="715" w:right="0" w:hanging="715"/>
      </w:pPr>
      <w:r>
        <w:t xml:space="preserve">Causa, O., &amp; Johansson, Å. (2010). Intergenerational social mobility in oecd countries. </w:t>
      </w:r>
      <w:r>
        <w:rPr>
          <w:i/>
          <w:iCs/>
        </w:rPr>
        <w:t>OECD Journal: Economic Studies</w:t>
      </w:r>
      <w:r>
        <w:t xml:space="preserve">, </w:t>
      </w:r>
      <w:r>
        <w:rPr>
          <w:i/>
          <w:iCs/>
        </w:rPr>
        <w:t>2010</w:t>
      </w:r>
      <w:r>
        <w:t>(1), 1–44.</w:t>
      </w:r>
    </w:p>
    <w:p w14:paraId="1CB56285" w14:textId="77777777" w:rsidR="0044110D" w:rsidRDefault="00000000">
      <w:pPr>
        <w:ind w:left="715" w:right="0" w:hanging="715"/>
      </w:pPr>
      <w:r>
        <w:t xml:space="preserve">Chatterjee, S. (2008). Distances between probability measures. </w:t>
      </w:r>
      <w:r>
        <w:rPr>
          <w:i/>
          <w:iCs/>
        </w:rPr>
        <w:t>PDF lecture notes, UC Berkeley. Archived from the original on July</w:t>
      </w:r>
      <w:r>
        <w:t xml:space="preserve">, </w:t>
      </w:r>
      <w:r>
        <w:rPr>
          <w:i/>
          <w:iCs/>
        </w:rPr>
        <w:t>8</w:t>
      </w:r>
      <w:r>
        <w:t>, 2008.</w:t>
      </w:r>
    </w:p>
    <w:p w14:paraId="1CB56286" w14:textId="77777777" w:rsidR="0044110D" w:rsidRDefault="00000000">
      <w:pPr>
        <w:ind w:left="715" w:right="0" w:hanging="715"/>
      </w:pPr>
      <w:r>
        <w:t xml:space="preserve">Checchi, D., &amp; Dardanoni, V. (2003). Mobility comparisons: Does using different measures matter? In </w:t>
      </w:r>
      <w:r>
        <w:rPr>
          <w:i/>
          <w:iCs/>
        </w:rPr>
        <w:t xml:space="preserve">Inequality, welfare and poverty: Theory and measurement </w:t>
      </w:r>
      <w:r>
        <w:t>(pp. 113–145). Emerald Group Publishing Limited.</w:t>
      </w:r>
    </w:p>
    <w:p w14:paraId="1CB56287" w14:textId="77777777" w:rsidR="0044110D" w:rsidRDefault="00000000">
      <w:pPr>
        <w:ind w:left="715" w:right="0" w:hanging="715"/>
      </w:pPr>
      <w:r>
        <w:t xml:space="preserve">Chetty, R., Grusky, D., Hell, M., Hendren, N., Manduca, R., &amp; Narang, J. (2017). The fading american dream: Trends in absolute income mobility since 1940. </w:t>
      </w:r>
      <w:r>
        <w:rPr>
          <w:i/>
          <w:iCs/>
        </w:rPr>
        <w:t>Science</w:t>
      </w:r>
      <w:r>
        <w:t xml:space="preserve">, </w:t>
      </w:r>
      <w:r>
        <w:rPr>
          <w:i/>
          <w:iCs/>
        </w:rPr>
        <w:t>356</w:t>
      </w:r>
      <w:r>
        <w:t>(6336), 398–406.</w:t>
      </w:r>
    </w:p>
    <w:p w14:paraId="1CB56288" w14:textId="77777777" w:rsidR="0044110D" w:rsidRDefault="00000000">
      <w:pPr>
        <w:spacing w:after="0" w:line="261" w:lineRule="auto"/>
        <w:ind w:left="715" w:right="0" w:hanging="715"/>
        <w:jc w:val="left"/>
      </w:pPr>
      <w:r>
        <w:t xml:space="preserve">Chetty, R., Hendren, N., Kline, P., &amp; Saez, E. (2014). Where is the land of opportunity? the geography of intergenerational mobility in the united states. </w:t>
      </w:r>
      <w:r>
        <w:rPr>
          <w:i/>
          <w:iCs/>
        </w:rPr>
        <w:t>The quarterly journal of economics</w:t>
      </w:r>
      <w:r>
        <w:t xml:space="preserve">, </w:t>
      </w:r>
      <w:r>
        <w:rPr>
          <w:i/>
          <w:iCs/>
        </w:rPr>
        <w:t>129</w:t>
      </w:r>
      <w:r>
        <w:t>(4), 1553– 1623.</w:t>
      </w:r>
    </w:p>
    <w:p w14:paraId="1CB56289" w14:textId="77777777" w:rsidR="0044110D" w:rsidRDefault="00000000">
      <w:pPr>
        <w:ind w:left="715" w:right="0" w:hanging="715"/>
      </w:pPr>
      <w:r>
        <w:t xml:space="preserve">Clemente-Casinhas, L., Ferreira-Lopes, A., &amp; Martins, L. F. (2025). Using machine learning to unveil the predictors of intergenerational mobility. </w:t>
      </w:r>
      <w:r>
        <w:rPr>
          <w:i/>
          <w:iCs/>
        </w:rPr>
        <w:t>Review of Income and Wealth</w:t>
      </w:r>
      <w:r>
        <w:t xml:space="preserve">, </w:t>
      </w:r>
      <w:r>
        <w:rPr>
          <w:i/>
          <w:iCs/>
        </w:rPr>
        <w:t>71</w:t>
      </w:r>
      <w:r>
        <w:t>(1), e12710.</w:t>
      </w:r>
    </w:p>
    <w:p w14:paraId="1CB5628A" w14:textId="77777777" w:rsidR="0044110D" w:rsidRDefault="00000000">
      <w:pPr>
        <w:ind w:left="715" w:right="0" w:hanging="715"/>
      </w:pPr>
      <w:r>
        <w:t xml:space="preserve">Corak, M. (2020). The canadian geography of intergenerational income mobility. </w:t>
      </w:r>
      <w:r>
        <w:rPr>
          <w:i/>
          <w:iCs/>
        </w:rPr>
        <w:t>The Economic Journal</w:t>
      </w:r>
      <w:r>
        <w:t xml:space="preserve">, </w:t>
      </w:r>
      <w:r>
        <w:rPr>
          <w:i/>
          <w:iCs/>
        </w:rPr>
        <w:t>130</w:t>
      </w:r>
      <w:r>
        <w:t>(631), 2134–2174.</w:t>
      </w:r>
    </w:p>
    <w:p w14:paraId="1CB5628B" w14:textId="77777777" w:rsidR="0044110D" w:rsidRDefault="00000000">
      <w:pPr>
        <w:spacing w:after="0"/>
        <w:ind w:left="715" w:right="0" w:hanging="715"/>
      </w:pPr>
      <w:r>
        <w:t xml:space="preserve">Csiszár, I. (1975). I-divergence geometry of probability distributions and minimization problems. </w:t>
      </w:r>
      <w:r>
        <w:rPr>
          <w:i/>
          <w:iCs/>
        </w:rPr>
        <w:t>The annals of probability</w:t>
      </w:r>
      <w:r>
        <w:t>, 146–158.</w:t>
      </w:r>
    </w:p>
    <w:p w14:paraId="1CB5628C" w14:textId="77777777" w:rsidR="0044110D" w:rsidRDefault="00000000">
      <w:pPr>
        <w:ind w:left="715" w:right="0" w:hanging="715"/>
      </w:pPr>
      <w:r>
        <w:t xml:space="preserve">Dardanoni, V., Fiorini, M., &amp; Forcina, A. (2012). Stochastic monotonicity in intergenerational mobility tables. </w:t>
      </w:r>
      <w:r>
        <w:rPr>
          <w:i/>
          <w:iCs/>
        </w:rPr>
        <w:t>Journal of Applied Econometrics</w:t>
      </w:r>
      <w:r>
        <w:t xml:space="preserve">, </w:t>
      </w:r>
      <w:r>
        <w:rPr>
          <w:i/>
          <w:iCs/>
        </w:rPr>
        <w:t>27</w:t>
      </w:r>
      <w:r>
        <w:t>(1), 85–107.</w:t>
      </w:r>
    </w:p>
    <w:p w14:paraId="1CB5628D" w14:textId="77777777" w:rsidR="0044110D" w:rsidRDefault="00000000">
      <w:pPr>
        <w:ind w:left="715" w:right="0" w:hanging="715"/>
      </w:pPr>
      <w:r>
        <w:t xml:space="preserve">Deutscher, N., &amp; Mazumder, B. (2023). Measuring intergenerational income mobility: A synthesis of approaches. </w:t>
      </w:r>
      <w:r>
        <w:rPr>
          <w:i/>
          <w:iCs/>
        </w:rPr>
        <w:t>Journal of Economic Literature</w:t>
      </w:r>
      <w:r>
        <w:t xml:space="preserve">, </w:t>
      </w:r>
      <w:r>
        <w:rPr>
          <w:i/>
          <w:iCs/>
        </w:rPr>
        <w:t>61</w:t>
      </w:r>
      <w:r>
        <w:t>(3), 988–1036.</w:t>
      </w:r>
    </w:p>
    <w:p w14:paraId="1CB5628E" w14:textId="77777777" w:rsidR="0044110D" w:rsidRDefault="00000000">
      <w:pPr>
        <w:ind w:left="0" w:right="0" w:firstLine="0"/>
      </w:pPr>
      <w:r>
        <w:t>Di Paolo, A., Raymond, J. L., &amp; Calero, J. (2013). A new proposal to gauge intergenerational mobility:</w:t>
      </w:r>
    </w:p>
    <w:p w14:paraId="1CB5628F" w14:textId="77777777" w:rsidR="0044110D" w:rsidRDefault="00000000">
      <w:pPr>
        <w:spacing w:after="3" w:line="266" w:lineRule="auto"/>
        <w:ind w:left="15" w:right="97" w:hanging="10"/>
        <w:jc w:val="center"/>
      </w:pPr>
      <w:r>
        <w:t xml:space="preserve">Educational mobility in europe as a case study. </w:t>
      </w:r>
      <w:r>
        <w:rPr>
          <w:i/>
          <w:iCs/>
        </w:rPr>
        <w:t>Social indicators research</w:t>
      </w:r>
      <w:r>
        <w:t xml:space="preserve">, </w:t>
      </w:r>
      <w:r>
        <w:rPr>
          <w:i/>
          <w:iCs/>
        </w:rPr>
        <w:t>114</w:t>
      </w:r>
      <w:r>
        <w:t>, 947–962.</w:t>
      </w:r>
    </w:p>
    <w:p w14:paraId="1CB56290" w14:textId="77777777" w:rsidR="0044110D" w:rsidRDefault="00000000">
      <w:pPr>
        <w:ind w:left="0" w:right="0" w:firstLine="0"/>
      </w:pPr>
      <w:r>
        <w:t xml:space="preserve">Duong, K. (2024). What really matters for global intergenerational mobility? </w:t>
      </w:r>
      <w:r>
        <w:rPr>
          <w:i/>
          <w:iCs/>
        </w:rPr>
        <w:t>Plos one</w:t>
      </w:r>
      <w:r>
        <w:t xml:space="preserve">, </w:t>
      </w:r>
      <w:r>
        <w:rPr>
          <w:i/>
          <w:iCs/>
        </w:rPr>
        <w:t>19</w:t>
      </w:r>
      <w:r>
        <w:t>(6), e0302173.</w:t>
      </w:r>
    </w:p>
    <w:p w14:paraId="1CB56291" w14:textId="77777777" w:rsidR="0044110D" w:rsidRDefault="00000000">
      <w:pPr>
        <w:ind w:left="715" w:right="0" w:hanging="715"/>
      </w:pPr>
      <w:r>
        <w:t xml:space="preserve">Fleury, N., &amp; Gilles, F. (2018). The intergenerational transmission of education. a meta-regression analysis. </w:t>
      </w:r>
      <w:r>
        <w:rPr>
          <w:i/>
          <w:iCs/>
        </w:rPr>
        <w:t>Education Economics</w:t>
      </w:r>
      <w:r>
        <w:t xml:space="preserve">, </w:t>
      </w:r>
      <w:r>
        <w:rPr>
          <w:i/>
          <w:iCs/>
        </w:rPr>
        <w:t>26</w:t>
      </w:r>
      <w:r>
        <w:t>(6), 557–573.</w:t>
      </w:r>
    </w:p>
    <w:p w14:paraId="1CB56292" w14:textId="77777777" w:rsidR="0044110D" w:rsidRDefault="00000000">
      <w:pPr>
        <w:ind w:left="715" w:right="0" w:hanging="715"/>
      </w:pPr>
      <w:r>
        <w:t xml:space="preserve">Halliday, T., Mazumder, B., &amp; Wong, A. (2021). Intergenerational mobility in self-reported health status in the us. </w:t>
      </w:r>
      <w:r>
        <w:rPr>
          <w:i/>
          <w:iCs/>
        </w:rPr>
        <w:t>Journal of Public Economics</w:t>
      </w:r>
      <w:r>
        <w:t xml:space="preserve">, </w:t>
      </w:r>
      <w:r>
        <w:rPr>
          <w:i/>
          <w:iCs/>
        </w:rPr>
        <w:t>193</w:t>
      </w:r>
      <w:r>
        <w:t>, 104307.</w:t>
      </w:r>
    </w:p>
    <w:p w14:paraId="1CB56293" w14:textId="77777777" w:rsidR="0044110D" w:rsidRDefault="00000000">
      <w:pPr>
        <w:ind w:left="715" w:right="0" w:hanging="715"/>
      </w:pPr>
      <w:r>
        <w:t xml:space="preserve">Heidrich, S. (2017). Intergenerational mobility in sweden: A regional perspective. </w:t>
      </w:r>
      <w:r>
        <w:rPr>
          <w:i/>
          <w:iCs/>
        </w:rPr>
        <w:t>Journal of Population Economics</w:t>
      </w:r>
      <w:r>
        <w:t xml:space="preserve">, </w:t>
      </w:r>
      <w:r>
        <w:rPr>
          <w:i/>
          <w:iCs/>
        </w:rPr>
        <w:t>30</w:t>
      </w:r>
      <w:r>
        <w:t>(4), 1241–1280.</w:t>
      </w:r>
    </w:p>
    <w:p w14:paraId="1CB56294" w14:textId="77777777" w:rsidR="0044110D" w:rsidRDefault="00000000">
      <w:pPr>
        <w:spacing w:after="3" w:line="266" w:lineRule="auto"/>
        <w:ind w:left="15" w:right="5" w:hanging="10"/>
        <w:jc w:val="center"/>
      </w:pPr>
      <w:r>
        <w:t xml:space="preserve">Holmlund, H., Lindahl, M., &amp; Plug, E. (2011). The causal effect of parents’ schooling on children’s schooling: A comparison of estimation methods. </w:t>
      </w:r>
      <w:r>
        <w:rPr>
          <w:i/>
          <w:iCs/>
        </w:rPr>
        <w:t>Journal of economic literature</w:t>
      </w:r>
      <w:r>
        <w:t xml:space="preserve">, </w:t>
      </w:r>
      <w:r>
        <w:rPr>
          <w:i/>
          <w:iCs/>
        </w:rPr>
        <w:t>49</w:t>
      </w:r>
      <w:r>
        <w:t>(3), 615–651.</w:t>
      </w:r>
    </w:p>
    <w:p w14:paraId="1CB56295" w14:textId="77777777" w:rsidR="0044110D" w:rsidRDefault="00000000">
      <w:pPr>
        <w:ind w:left="715" w:right="0" w:hanging="715"/>
      </w:pPr>
      <w:r>
        <w:t xml:space="preserve">Hu, Y., &amp; Qian, Y. (2023). Gender, education expansion and intergenerational educational mobility around the world. </w:t>
      </w:r>
      <w:r>
        <w:rPr>
          <w:i/>
          <w:iCs/>
        </w:rPr>
        <w:t>Nature Human Behaviour</w:t>
      </w:r>
      <w:r>
        <w:t xml:space="preserve">, </w:t>
      </w:r>
      <w:r>
        <w:rPr>
          <w:i/>
          <w:iCs/>
        </w:rPr>
        <w:t>7</w:t>
      </w:r>
      <w:r>
        <w:t>(4), 583–595.</w:t>
      </w:r>
    </w:p>
    <w:p w14:paraId="1CB56296" w14:textId="77777777" w:rsidR="0044110D" w:rsidRDefault="00000000">
      <w:pPr>
        <w:ind w:left="715" w:right="0" w:hanging="715"/>
      </w:pPr>
      <w:r>
        <w:t xml:space="preserve">Jeffreys, H. (1946). An invariant form for the prior probability in estimation problems. </w:t>
      </w:r>
      <w:r>
        <w:rPr>
          <w:i/>
          <w:iCs/>
        </w:rPr>
        <w:t>Proceedings of the Royal Society of London. Series A. Mathematical and Physical Sciences</w:t>
      </w:r>
      <w:r>
        <w:t xml:space="preserve">, </w:t>
      </w:r>
      <w:r>
        <w:rPr>
          <w:i/>
          <w:iCs/>
        </w:rPr>
        <w:t>186</w:t>
      </w:r>
      <w:r>
        <w:t>(1007), 453–461.</w:t>
      </w:r>
    </w:p>
    <w:p w14:paraId="1CB56297" w14:textId="77777777" w:rsidR="0044110D" w:rsidRDefault="00000000">
      <w:pPr>
        <w:spacing w:after="0"/>
        <w:ind w:left="715" w:right="0" w:hanging="715"/>
      </w:pPr>
      <w:r>
        <w:t xml:space="preserve">Khan, Z. A., &amp; Patra, B. (2024). Intergenerational mobility in south asia. </w:t>
      </w:r>
      <w:r>
        <w:rPr>
          <w:i/>
          <w:iCs/>
        </w:rPr>
        <w:t>South Asia Economic Journal</w:t>
      </w:r>
      <w:r>
        <w:t xml:space="preserve">, </w:t>
      </w:r>
      <w:r>
        <w:rPr>
          <w:i/>
          <w:iCs/>
        </w:rPr>
        <w:t>25</w:t>
      </w:r>
      <w:r>
        <w:t>(1), 7–25.</w:t>
      </w:r>
    </w:p>
    <w:p w14:paraId="1CB56298" w14:textId="77777777" w:rsidR="0044110D" w:rsidRDefault="00000000">
      <w:pPr>
        <w:ind w:left="715" w:right="0" w:hanging="715"/>
      </w:pPr>
      <w:r>
        <w:t xml:space="preserve">Krylova, P., Harmacek, J., &amp; Htitich, M. (2025). Social progress index 1990–2020: Measuring societal wellbeing over 31 years. </w:t>
      </w:r>
      <w:r>
        <w:rPr>
          <w:i/>
          <w:iCs/>
        </w:rPr>
        <w:t>International Journal of Social Research Methodology</w:t>
      </w:r>
      <w:r>
        <w:t>, 1–16.</w:t>
      </w:r>
    </w:p>
    <w:p w14:paraId="1CB56299" w14:textId="77777777" w:rsidR="0044110D" w:rsidRDefault="00000000">
      <w:pPr>
        <w:spacing w:after="0"/>
        <w:ind w:left="715" w:right="0" w:hanging="715"/>
      </w:pPr>
      <w:r>
        <w:t xml:space="preserve">Leone, T. (2019). </w:t>
      </w:r>
      <w:r>
        <w:rPr>
          <w:i/>
          <w:iCs/>
        </w:rPr>
        <w:t>Intergenerational mobility in education: Estimates of the worldwide variation</w:t>
      </w:r>
      <w:r>
        <w:t>. UNRISD Occasional Paper-Overcoming Inequalities in a Fractured World</w:t>
      </w:r>
    </w:p>
    <w:p w14:paraId="1CB5629A" w14:textId="77777777" w:rsidR="0044110D" w:rsidRDefault="00000000">
      <w:pPr>
        <w:ind w:left="715" w:right="0" w:hanging="715"/>
      </w:pPr>
      <w:r>
        <w:t xml:space="preserve">Maurin, E., &amp; McNally, S. (2008). Vive la revolution! long-term educational returns of 1968 to the angry students. </w:t>
      </w:r>
      <w:r>
        <w:rPr>
          <w:i/>
          <w:iCs/>
        </w:rPr>
        <w:t>Journal of Labor Economics</w:t>
      </w:r>
      <w:r>
        <w:t xml:space="preserve">, </w:t>
      </w:r>
      <w:r>
        <w:rPr>
          <w:i/>
          <w:iCs/>
        </w:rPr>
        <w:t>26</w:t>
      </w:r>
      <w:r>
        <w:t>(1), 1–33.</w:t>
      </w:r>
    </w:p>
    <w:p w14:paraId="1CB5629B" w14:textId="77777777" w:rsidR="0044110D" w:rsidRDefault="00000000">
      <w:pPr>
        <w:ind w:left="715" w:right="0" w:hanging="715"/>
      </w:pPr>
      <w:r>
        <w:t xml:space="preserve">Mazumder, B. (2008). Sibling similarities and economic inequality in the us. </w:t>
      </w:r>
      <w:r>
        <w:rPr>
          <w:i/>
          <w:iCs/>
        </w:rPr>
        <w:t>Journal of Population Economics</w:t>
      </w:r>
      <w:r>
        <w:t xml:space="preserve">, </w:t>
      </w:r>
      <w:r>
        <w:rPr>
          <w:i/>
          <w:iCs/>
        </w:rPr>
        <w:t>21</w:t>
      </w:r>
      <w:r>
        <w:t>(3), 685–701.</w:t>
      </w:r>
    </w:p>
    <w:p w14:paraId="1CB5629C" w14:textId="77777777" w:rsidR="0044110D" w:rsidRDefault="00000000">
      <w:pPr>
        <w:ind w:left="715" w:right="0" w:hanging="715"/>
      </w:pPr>
      <w:r>
        <w:t xml:space="preserve">Mitnik, P. A., Helsø, A.-L. K., &amp; Bryant, V. L. (2020). Inequality of opportunity for income in denmark and the united states: A comparison based on administrative data. In </w:t>
      </w:r>
      <w:r>
        <w:rPr>
          <w:i/>
          <w:iCs/>
        </w:rPr>
        <w:t>Measuring and understanding the distribution and intra</w:t>
      </w:r>
      <w:r>
        <w:t>/</w:t>
      </w:r>
      <w:r>
        <w:rPr>
          <w:i/>
          <w:iCs/>
        </w:rPr>
        <w:t>inter-generational mobility of income and wealth</w:t>
      </w:r>
      <w:r>
        <w:t>. University of Chicago Press.</w:t>
      </w:r>
    </w:p>
    <w:p w14:paraId="1CB5629D" w14:textId="77777777" w:rsidR="0044110D" w:rsidRDefault="00000000">
      <w:pPr>
        <w:spacing w:after="0"/>
        <w:ind w:left="715" w:right="0" w:hanging="715"/>
      </w:pPr>
      <w:r>
        <w:t xml:space="preserve">Molina, J. A., Navarro, M., &amp; Walker, I. (2011). Intergenerational well-being mobility in europe. </w:t>
      </w:r>
      <w:r>
        <w:rPr>
          <w:i/>
          <w:iCs/>
        </w:rPr>
        <w:t>Kyklos</w:t>
      </w:r>
      <w:r>
        <w:t xml:space="preserve">, </w:t>
      </w:r>
      <w:r>
        <w:rPr>
          <w:i/>
          <w:iCs/>
        </w:rPr>
        <w:t>64</w:t>
      </w:r>
      <w:r>
        <w:t>(2), 253–270.</w:t>
      </w:r>
    </w:p>
    <w:p w14:paraId="1CB5629E" w14:textId="77777777" w:rsidR="0044110D" w:rsidRDefault="00000000">
      <w:pPr>
        <w:ind w:left="715" w:right="0" w:hanging="715"/>
      </w:pPr>
      <w:r>
        <w:t xml:space="preserve">Morris, P. (1996). Asia’s four little tigers: A comparison of the role of education in their development. </w:t>
      </w:r>
      <w:r>
        <w:rPr>
          <w:i/>
          <w:iCs/>
        </w:rPr>
        <w:t>Comparative education</w:t>
      </w:r>
      <w:r>
        <w:t xml:space="preserve">, </w:t>
      </w:r>
      <w:r>
        <w:rPr>
          <w:i/>
          <w:iCs/>
        </w:rPr>
        <w:t>32</w:t>
      </w:r>
      <w:r>
        <w:t>(1), 95–110.</w:t>
      </w:r>
    </w:p>
    <w:p w14:paraId="1CB5629F" w14:textId="77777777" w:rsidR="0044110D" w:rsidRDefault="00000000">
      <w:pPr>
        <w:spacing w:after="23" w:line="255" w:lineRule="auto"/>
        <w:ind w:left="705" w:right="0" w:hanging="705"/>
        <w:jc w:val="left"/>
      </w:pPr>
      <w:r>
        <w:t xml:space="preserve">Mueller, G. P. (2021). </w:t>
      </w:r>
      <w:r>
        <w:rPr>
          <w:i/>
          <w:iCs/>
        </w:rPr>
        <w:t xml:space="preserve">Entropy measures of social mobility: The example of the intergenerational transmission of education </w:t>
      </w:r>
      <w:r>
        <w:t>(tech. rep. No. 2021-3). FORS. Lausanne, Switzerland.</w:t>
      </w:r>
    </w:p>
    <w:p w14:paraId="1CB562A0" w14:textId="77777777" w:rsidR="0044110D" w:rsidRDefault="00000000">
      <w:pPr>
        <w:ind w:left="715" w:right="0" w:hanging="715"/>
      </w:pPr>
      <w:r>
        <w:t xml:space="preserve">Narayan, A., Van der Weide, R., Cojocaru, A., Lakner, C., Redaelli, S., Mahler, D. G., Ramasubbaiah, R. G. N., &amp; Thewissen, S. (2018). </w:t>
      </w:r>
      <w:r>
        <w:rPr>
          <w:i/>
          <w:iCs/>
        </w:rPr>
        <w:t>Fair progress?: Economic mobility across generations around the world</w:t>
      </w:r>
      <w:r>
        <w:t>. World Bank.</w:t>
      </w:r>
    </w:p>
    <w:p w14:paraId="1CB562A1" w14:textId="77777777" w:rsidR="0044110D" w:rsidRDefault="00000000">
      <w:pPr>
        <w:spacing w:after="0"/>
        <w:ind w:left="715" w:right="0" w:hanging="715"/>
      </w:pPr>
      <w:r>
        <w:t xml:space="preserve">Nybom, M. (2018). Intergenerational mobility: A dream deferred. </w:t>
      </w:r>
      <w:r>
        <w:rPr>
          <w:i/>
          <w:iCs/>
        </w:rPr>
        <w:t>International Labour Organization Research Paper Series</w:t>
      </w:r>
      <w:r>
        <w:t>.</w:t>
      </w:r>
    </w:p>
    <w:p w14:paraId="1CB562A2" w14:textId="77777777" w:rsidR="0044110D" w:rsidRDefault="00000000">
      <w:pPr>
        <w:ind w:left="715" w:right="0" w:hanging="715"/>
      </w:pPr>
      <w:r>
        <w:t xml:space="preserve">Nybom, M., &amp; Stuhler, J. (2017). Biases in standard measures of intergenerational income dependence. </w:t>
      </w:r>
      <w:r>
        <w:rPr>
          <w:i/>
          <w:iCs/>
        </w:rPr>
        <w:t>Journal of Human Resources</w:t>
      </w:r>
      <w:r>
        <w:t xml:space="preserve">, </w:t>
      </w:r>
      <w:r>
        <w:rPr>
          <w:i/>
          <w:iCs/>
        </w:rPr>
        <w:t>52</w:t>
      </w:r>
      <w:r>
        <w:t>(3), 800–825.</w:t>
      </w:r>
    </w:p>
    <w:p w14:paraId="1CB562A3" w14:textId="77777777" w:rsidR="0044110D" w:rsidRDefault="00000000">
      <w:pPr>
        <w:spacing w:after="0" w:line="261" w:lineRule="auto"/>
        <w:ind w:left="715" w:right="0" w:hanging="715"/>
        <w:jc w:val="left"/>
      </w:pPr>
      <w:r>
        <w:t xml:space="preserve">Pekkarinen, T., Uusitalo, R., &amp; Kerr, S. (2009). School tracking and intergenerational income mobility: Evidence from the finnish comprehensive school reform. </w:t>
      </w:r>
      <w:r>
        <w:rPr>
          <w:i/>
          <w:iCs/>
        </w:rPr>
        <w:t>Journal of public Economics</w:t>
      </w:r>
      <w:r>
        <w:t xml:space="preserve">, </w:t>
      </w:r>
      <w:r>
        <w:rPr>
          <w:i/>
          <w:iCs/>
        </w:rPr>
        <w:t>93</w:t>
      </w:r>
      <w:r>
        <w:t>(7-8), 965–973.</w:t>
      </w:r>
    </w:p>
    <w:p w14:paraId="1CB562A4" w14:textId="77777777" w:rsidR="0044110D" w:rsidRDefault="00000000">
      <w:pPr>
        <w:ind w:left="715" w:right="0" w:hanging="715"/>
      </w:pPr>
      <w:r>
        <w:t xml:space="preserve">Peragine, V., Ferreira, F., et al. (2015). Individual responsibility and equality of opportunity. In </w:t>
      </w:r>
      <w:r>
        <w:rPr>
          <w:i/>
          <w:iCs/>
        </w:rPr>
        <w:t>Handbook of well being and public policy</w:t>
      </w:r>
      <w:r>
        <w:t>. Oxford University Press.</w:t>
      </w:r>
    </w:p>
    <w:p w14:paraId="1CB562A5" w14:textId="77777777" w:rsidR="0044110D" w:rsidRDefault="00000000">
      <w:pPr>
        <w:spacing w:after="23" w:line="255" w:lineRule="auto"/>
        <w:ind w:left="705" w:right="0" w:hanging="705"/>
        <w:jc w:val="left"/>
      </w:pPr>
      <w:r>
        <w:t xml:space="preserve">Prais, S. J. (1955). Measuring social mobility. </w:t>
      </w:r>
      <w:r>
        <w:rPr>
          <w:i/>
          <w:iCs/>
        </w:rPr>
        <w:t>Journal of the Royal Statistical Society. Series A (General)</w:t>
      </w:r>
      <w:r>
        <w:t xml:space="preserve">, </w:t>
      </w:r>
      <w:r>
        <w:rPr>
          <w:i/>
          <w:iCs/>
        </w:rPr>
        <w:t>118</w:t>
      </w:r>
      <w:r>
        <w:t>(1), 56–66.</w:t>
      </w:r>
    </w:p>
    <w:p w14:paraId="1CB562A6" w14:textId="77777777" w:rsidR="0044110D" w:rsidRDefault="00000000">
      <w:pPr>
        <w:spacing w:after="23" w:line="255" w:lineRule="auto"/>
        <w:ind w:left="0" w:right="0" w:firstLine="0"/>
        <w:jc w:val="left"/>
      </w:pPr>
      <w:r>
        <w:t xml:space="preserve">Pullum, T. W. (1975). </w:t>
      </w:r>
      <w:r>
        <w:rPr>
          <w:i/>
          <w:iCs/>
        </w:rPr>
        <w:t>Measuring occupational inheritance</w:t>
      </w:r>
      <w:r>
        <w:t>. Elsevier.</w:t>
      </w:r>
    </w:p>
    <w:p w14:paraId="1CB562A7" w14:textId="77777777" w:rsidR="0044110D" w:rsidRDefault="00000000">
      <w:pPr>
        <w:ind w:left="715" w:right="0" w:hanging="715"/>
      </w:pPr>
      <w:r>
        <w:t xml:space="preserve">Ray, D., &amp; Genicot, G. (2023). Measuring upward mobility. </w:t>
      </w:r>
      <w:r>
        <w:rPr>
          <w:i/>
          <w:iCs/>
        </w:rPr>
        <w:t>American Economic Review</w:t>
      </w:r>
      <w:r>
        <w:t xml:space="preserve">, </w:t>
      </w:r>
      <w:r>
        <w:rPr>
          <w:i/>
          <w:iCs/>
        </w:rPr>
        <w:t>113</w:t>
      </w:r>
      <w:r>
        <w:t>(11), 3044– 3089.</w:t>
      </w:r>
    </w:p>
    <w:p w14:paraId="1CB562A8" w14:textId="77777777" w:rsidR="0044110D" w:rsidRDefault="00000000">
      <w:pPr>
        <w:ind w:left="0" w:right="0" w:firstLine="0"/>
      </w:pPr>
      <w:r>
        <w:t xml:space="preserve">Roemer, J. (1998). </w:t>
      </w:r>
      <w:r>
        <w:rPr>
          <w:i/>
          <w:iCs/>
        </w:rPr>
        <w:t>Equality of opportunity</w:t>
      </w:r>
      <w:r>
        <w:t>. Harvard University Press.</w:t>
      </w:r>
    </w:p>
    <w:p w14:paraId="1CB562A9" w14:textId="77777777" w:rsidR="0044110D" w:rsidRDefault="00000000">
      <w:pPr>
        <w:ind w:left="715" w:right="0" w:hanging="715"/>
      </w:pPr>
      <w:r>
        <w:t xml:space="preserve">Roemer, J. E., &amp; Trannoy, A. (2015). Equality of opportunity. In </w:t>
      </w:r>
      <w:r>
        <w:rPr>
          <w:i/>
          <w:iCs/>
        </w:rPr>
        <w:t xml:space="preserve">Handbook of income distribution </w:t>
      </w:r>
      <w:r>
        <w:t>(pp. 217– 300, Vol. 2). Elsevier.</w:t>
      </w:r>
    </w:p>
    <w:p w14:paraId="1CB562AA" w14:textId="77777777" w:rsidR="0044110D" w:rsidRDefault="00000000">
      <w:pPr>
        <w:ind w:left="0" w:right="0" w:firstLine="0"/>
      </w:pPr>
      <w:r>
        <w:t xml:space="preserve">Sahlberg, P. (2011). The fourth way of finland. </w:t>
      </w:r>
      <w:r>
        <w:rPr>
          <w:i/>
          <w:iCs/>
        </w:rPr>
        <w:t>Journal of educational change</w:t>
      </w:r>
      <w:r>
        <w:t xml:space="preserve">, </w:t>
      </w:r>
      <w:r>
        <w:rPr>
          <w:i/>
          <w:iCs/>
        </w:rPr>
        <w:t>12</w:t>
      </w:r>
      <w:r>
        <w:t>, 173–185.</w:t>
      </w:r>
    </w:p>
    <w:p w14:paraId="1CB562AB" w14:textId="77777777" w:rsidR="0044110D" w:rsidRDefault="00000000">
      <w:pPr>
        <w:ind w:left="0" w:right="0" w:firstLine="0"/>
      </w:pPr>
      <w:r>
        <w:t xml:space="preserve">Sen, A. (2000). Development as freedom. </w:t>
      </w:r>
      <w:r>
        <w:rPr>
          <w:i/>
          <w:iCs/>
        </w:rPr>
        <w:t>Development in Practice-Oxford-</w:t>
      </w:r>
      <w:r>
        <w:t xml:space="preserve">, </w:t>
      </w:r>
      <w:r>
        <w:rPr>
          <w:i/>
          <w:iCs/>
        </w:rPr>
        <w:t>10</w:t>
      </w:r>
      <w:r>
        <w:t>(2), 258–258.</w:t>
      </w:r>
    </w:p>
    <w:p w14:paraId="1CB562AC" w14:textId="77777777" w:rsidR="0044110D" w:rsidRDefault="00000000">
      <w:pPr>
        <w:ind w:left="715" w:right="0" w:hanging="715"/>
      </w:pPr>
      <w:r>
        <w:t xml:space="preserve">Solon, G., Corcoran, M., Gordon, R., &amp; Laren, D. (1991). A longitudinal analysis of sibling correlations in economic status. </w:t>
      </w:r>
      <w:r>
        <w:rPr>
          <w:i/>
          <w:iCs/>
        </w:rPr>
        <w:t>Journal of Human resources</w:t>
      </w:r>
      <w:r>
        <w:t>, 509–534.</w:t>
      </w:r>
    </w:p>
    <w:p w14:paraId="1CB562AD" w14:textId="77777777" w:rsidR="0044110D" w:rsidRDefault="00000000">
      <w:pPr>
        <w:ind w:left="715" w:right="0" w:hanging="715"/>
      </w:pPr>
      <w:r>
        <w:t xml:space="preserve">Song, X. (2021). Multigenerational social mobility: A demographic approach. </w:t>
      </w:r>
      <w:r>
        <w:rPr>
          <w:i/>
          <w:iCs/>
        </w:rPr>
        <w:t>Sociological Methodology</w:t>
      </w:r>
      <w:r>
        <w:t xml:space="preserve">, </w:t>
      </w:r>
      <w:r>
        <w:rPr>
          <w:i/>
          <w:iCs/>
        </w:rPr>
        <w:t>51</w:t>
      </w:r>
      <w:r>
        <w:t>(1), 1–43.</w:t>
      </w:r>
    </w:p>
    <w:p w14:paraId="1CB562AE" w14:textId="77777777" w:rsidR="0044110D" w:rsidRDefault="00000000">
      <w:pPr>
        <w:ind w:left="715" w:right="0" w:hanging="715"/>
      </w:pPr>
      <w:r>
        <w:t xml:space="preserve">Stiglitz, J. E., Sen, A., &amp; Fitoussi, J.-P. (2010). </w:t>
      </w:r>
      <w:r>
        <w:rPr>
          <w:i/>
          <w:iCs/>
        </w:rPr>
        <w:t>Mismeasuring our lives: Why gdp doesn’t add up</w:t>
      </w:r>
      <w:r>
        <w:t>. The New Press.</w:t>
      </w:r>
    </w:p>
    <w:p w14:paraId="1CB562AF" w14:textId="77777777" w:rsidR="0044110D" w:rsidRDefault="00000000">
      <w:pPr>
        <w:spacing w:after="0"/>
        <w:ind w:left="715" w:right="0" w:hanging="715"/>
      </w:pPr>
      <w:r>
        <w:t xml:space="preserve">Torche, F. (2021). </w:t>
      </w:r>
      <w:r>
        <w:rPr>
          <w:i/>
          <w:iCs/>
        </w:rPr>
        <w:t xml:space="preserve">Intergenerational mobility in latin america in comparative perspective </w:t>
      </w:r>
      <w:r>
        <w:t>(tech. rep.). Working Paper 2, UNDP LAC. Background Paper for the UNDP LAC 2021 Regional</w:t>
      </w:r>
    </w:p>
    <w:p w14:paraId="1CB562B0" w14:textId="77777777" w:rsidR="0044110D" w:rsidRDefault="00000000">
      <w:pPr>
        <w:ind w:left="715" w:right="0" w:hanging="715"/>
      </w:pPr>
      <w:r>
        <w:t xml:space="preserve">Van de Werfhorst, H. G., &amp; Andersen, R. (2005). Social background, credential inflation and educational strategies. </w:t>
      </w:r>
      <w:r>
        <w:rPr>
          <w:i/>
          <w:iCs/>
        </w:rPr>
        <w:t>Acta sociologica</w:t>
      </w:r>
      <w:r>
        <w:t xml:space="preserve">, </w:t>
      </w:r>
      <w:r>
        <w:rPr>
          <w:i/>
          <w:iCs/>
        </w:rPr>
        <w:t>48</w:t>
      </w:r>
      <w:r>
        <w:t>(4), 321–340.</w:t>
      </w:r>
    </w:p>
    <w:p w14:paraId="1CB562B1" w14:textId="77777777" w:rsidR="0044110D" w:rsidRDefault="00000000">
      <w:pPr>
        <w:ind w:left="715" w:right="0" w:hanging="715"/>
      </w:pPr>
      <w:r>
        <w:t xml:space="preserve">Van der Weide, R., Lakner, C., Mahler, D. G., Narayan, A., &amp; Gupta, R. (2024). Intergenerational mobility around the world: A new database. </w:t>
      </w:r>
      <w:r>
        <w:rPr>
          <w:i/>
          <w:iCs/>
        </w:rPr>
        <w:t>Journal of Development Economics</w:t>
      </w:r>
      <w:r>
        <w:t xml:space="preserve">, </w:t>
      </w:r>
      <w:r>
        <w:rPr>
          <w:i/>
          <w:iCs/>
        </w:rPr>
        <w:t>166</w:t>
      </w:r>
      <w:r>
        <w:t>, 103167.</w:t>
      </w:r>
    </w:p>
    <w:p w14:paraId="1CB562B2" w14:textId="77777777" w:rsidR="0044110D" w:rsidRDefault="00000000">
      <w:pPr>
        <w:ind w:left="715" w:right="0" w:hanging="715"/>
      </w:pPr>
      <w:r>
        <w:t xml:space="preserve">Wu, X. (2019). Inequality and social stratification in postsocialist china. </w:t>
      </w:r>
      <w:r>
        <w:rPr>
          <w:i/>
          <w:iCs/>
        </w:rPr>
        <w:t>Annual Review of Sociology</w:t>
      </w:r>
      <w:r>
        <w:t xml:space="preserve">, </w:t>
      </w:r>
      <w:r>
        <w:rPr>
          <w:i/>
          <w:iCs/>
        </w:rPr>
        <w:t>45</w:t>
      </w:r>
      <w:r>
        <w:t>(1), 363–382.</w:t>
      </w:r>
    </w:p>
    <w:p w14:paraId="1CB562B3" w14:textId="77777777" w:rsidR="0044110D" w:rsidRDefault="0044110D">
      <w:pPr>
        <w:sectPr w:rsidR="0044110D">
          <w:headerReference w:type="default" r:id="rId25"/>
          <w:footerReference w:type="default" r:id="rId26"/>
          <w:headerReference w:type="first" r:id="rId27"/>
          <w:footerReference w:type="first" r:id="rId28"/>
          <w:pgSz w:w="11900" w:h="16840"/>
          <w:pgMar w:top="2247" w:right="1290" w:bottom="2146" w:left="1290" w:header="708" w:footer="708" w:gutter="0"/>
          <w:cols w:space="720"/>
          <w:titlePg/>
        </w:sectPr>
      </w:pPr>
    </w:p>
    <w:p w14:paraId="1CB562B4" w14:textId="77777777" w:rsidR="0044110D" w:rsidRDefault="00000000">
      <w:pPr>
        <w:pStyle w:val="Heading1"/>
        <w:spacing w:after="257"/>
        <w:ind w:right="0"/>
      </w:pPr>
      <w:r>
        <w:t>Appendix 1. List of countries</w:t>
      </w:r>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94"/>
        <w:gridCol w:w="1879"/>
        <w:gridCol w:w="2075"/>
        <w:gridCol w:w="763"/>
        <w:gridCol w:w="894"/>
        <w:gridCol w:w="1026"/>
        <w:gridCol w:w="894"/>
        <w:gridCol w:w="894"/>
      </w:tblGrid>
      <w:tr w:rsidR="0044110D" w14:paraId="1CB562BD" w14:textId="77777777">
        <w:trPr>
          <w:trHeight w:val="175"/>
        </w:trPr>
        <w:tc>
          <w:tcPr>
            <w:tcW w:w="593" w:type="dxa"/>
            <w:tcBorders>
              <w:top w:val="single" w:sz="5"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2B5" w14:textId="77777777" w:rsidR="0044110D" w:rsidRDefault="00000000">
            <w:pPr>
              <w:spacing w:after="0" w:line="259" w:lineRule="auto"/>
              <w:ind w:left="6" w:right="0" w:firstLine="0"/>
              <w:jc w:val="left"/>
            </w:pPr>
            <w:r>
              <w:rPr>
                <w:sz w:val="16"/>
                <w:szCs w:val="16"/>
              </w:rPr>
              <w:t>Code</w:t>
            </w:r>
          </w:p>
        </w:tc>
        <w:tc>
          <w:tcPr>
            <w:tcW w:w="1878"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6" w14:textId="77777777" w:rsidR="0044110D" w:rsidRDefault="00000000">
            <w:pPr>
              <w:spacing w:after="0" w:line="259" w:lineRule="auto"/>
              <w:ind w:left="0" w:right="6" w:firstLine="0"/>
              <w:jc w:val="center"/>
            </w:pPr>
            <w:r>
              <w:rPr>
                <w:sz w:val="16"/>
                <w:szCs w:val="16"/>
              </w:rPr>
              <w:t>Country</w:t>
            </w:r>
          </w:p>
        </w:tc>
        <w:tc>
          <w:tcPr>
            <w:tcW w:w="20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7" w14:textId="77777777" w:rsidR="0044110D" w:rsidRDefault="00000000">
            <w:pPr>
              <w:spacing w:after="0" w:line="259" w:lineRule="auto"/>
              <w:ind w:left="0" w:right="6" w:firstLine="0"/>
              <w:jc w:val="center"/>
            </w:pPr>
            <w:r>
              <w:rPr>
                <w:sz w:val="16"/>
                <w:szCs w:val="16"/>
              </w:rPr>
              <w:t>Region</w:t>
            </w:r>
          </w:p>
        </w:tc>
        <w:tc>
          <w:tcPr>
            <w:tcW w:w="76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8" w14:textId="77777777" w:rsidR="0044110D" w:rsidRDefault="00000000">
            <w:pPr>
              <w:spacing w:after="0" w:line="259" w:lineRule="auto"/>
              <w:ind w:left="0" w:right="6" w:firstLine="0"/>
              <w:jc w:val="center"/>
            </w:pPr>
            <w:r>
              <w:rPr>
                <w:sz w:val="16"/>
                <w:szCs w:val="16"/>
              </w:rPr>
              <w:t>Obs</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9" w14:textId="77777777" w:rsidR="0044110D" w:rsidRDefault="00000000">
            <w:pPr>
              <w:spacing w:after="0" w:line="259" w:lineRule="auto"/>
              <w:ind w:left="0" w:right="6" w:firstLine="0"/>
              <w:jc w:val="center"/>
            </w:pPr>
            <w:r>
              <w:rPr>
                <w:sz w:val="16"/>
                <w:szCs w:val="16"/>
              </w:rPr>
              <w:t>CAT</w:t>
            </w:r>
          </w:p>
        </w:tc>
        <w:tc>
          <w:tcPr>
            <w:tcW w:w="1026"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A" w14:textId="77777777" w:rsidR="0044110D" w:rsidRDefault="00000000">
            <w:pPr>
              <w:spacing w:after="0" w:line="259" w:lineRule="auto"/>
              <w:ind w:left="0" w:right="6" w:firstLine="0"/>
              <w:jc w:val="center"/>
            </w:pPr>
            <w:r>
              <w:rPr>
                <w:sz w:val="16"/>
                <w:szCs w:val="16"/>
              </w:rPr>
              <w:t>1-BETA</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B" w14:textId="77777777" w:rsidR="0044110D" w:rsidRDefault="00000000">
            <w:pPr>
              <w:spacing w:after="0" w:line="259" w:lineRule="auto"/>
              <w:ind w:left="0" w:right="6" w:firstLine="0"/>
              <w:jc w:val="center"/>
            </w:pPr>
            <w:r>
              <w:rPr>
                <w:sz w:val="16"/>
                <w:szCs w:val="16"/>
              </w:rPr>
              <w:t>MIX</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BC" w14:textId="77777777" w:rsidR="0044110D" w:rsidRDefault="00000000">
            <w:pPr>
              <w:spacing w:after="0" w:line="259" w:lineRule="auto"/>
              <w:ind w:left="0" w:right="6" w:firstLine="0"/>
              <w:jc w:val="center"/>
            </w:pPr>
            <w:r>
              <w:rPr>
                <w:sz w:val="16"/>
                <w:szCs w:val="16"/>
              </w:rPr>
              <w:t>GAP</w:t>
            </w:r>
          </w:p>
        </w:tc>
      </w:tr>
      <w:tr w:rsidR="0044110D" w14:paraId="1CB562C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2BE" w14:textId="77777777" w:rsidR="0044110D" w:rsidRDefault="00000000">
            <w:pPr>
              <w:spacing w:after="0" w:line="259" w:lineRule="auto"/>
              <w:ind w:left="24" w:right="0" w:firstLine="0"/>
              <w:jc w:val="left"/>
            </w:pPr>
            <w:r>
              <w:rPr>
                <w:sz w:val="16"/>
                <w:szCs w:val="16"/>
              </w:rPr>
              <w:t>AFG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BF" w14:textId="77777777" w:rsidR="0044110D" w:rsidRDefault="00000000">
            <w:pPr>
              <w:spacing w:after="0" w:line="259" w:lineRule="auto"/>
              <w:ind w:left="0" w:right="0" w:firstLine="0"/>
              <w:jc w:val="left"/>
            </w:pPr>
            <w:r>
              <w:rPr>
                <w:sz w:val="16"/>
                <w:szCs w:val="16"/>
              </w:rPr>
              <w:t>Afghanistan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C0"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1" w14:textId="77777777" w:rsidR="0044110D" w:rsidRDefault="00000000">
            <w:pPr>
              <w:spacing w:after="0" w:line="259" w:lineRule="auto"/>
              <w:ind w:left="0" w:right="6" w:firstLine="0"/>
              <w:jc w:val="center"/>
            </w:pPr>
            <w:r>
              <w:rPr>
                <w:sz w:val="16"/>
                <w:szCs w:val="16"/>
              </w:rPr>
              <w:t>3956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2" w14:textId="77777777" w:rsidR="0044110D" w:rsidRDefault="00000000">
            <w:pPr>
              <w:spacing w:after="0" w:line="259" w:lineRule="auto"/>
              <w:ind w:left="0" w:right="6" w:firstLine="0"/>
              <w:jc w:val="center"/>
            </w:pPr>
            <w:r>
              <w:rPr>
                <w:sz w:val="16"/>
                <w:szCs w:val="16"/>
              </w:rPr>
              <w:t>0.34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3" w14:textId="77777777" w:rsidR="0044110D" w:rsidRDefault="00000000">
            <w:pPr>
              <w:spacing w:after="0" w:line="259" w:lineRule="auto"/>
              <w:ind w:left="0" w:right="6"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4" w14:textId="77777777" w:rsidR="0044110D" w:rsidRDefault="00000000">
            <w:pPr>
              <w:spacing w:after="0" w:line="259" w:lineRule="auto"/>
              <w:ind w:left="0" w:right="6" w:firstLine="0"/>
              <w:jc w:val="center"/>
            </w:pPr>
            <w:r>
              <w:rPr>
                <w:sz w:val="16"/>
                <w:szCs w:val="16"/>
              </w:rPr>
              <w:t>0.34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5" w14:textId="77777777" w:rsidR="0044110D" w:rsidRDefault="00000000">
            <w:pPr>
              <w:spacing w:after="0" w:line="259" w:lineRule="auto"/>
              <w:ind w:left="0" w:right="6" w:firstLine="0"/>
              <w:jc w:val="center"/>
            </w:pPr>
            <w:r>
              <w:rPr>
                <w:sz w:val="16"/>
                <w:szCs w:val="16"/>
              </w:rPr>
              <w:t>0.53</w:t>
            </w:r>
          </w:p>
        </w:tc>
      </w:tr>
      <w:tr w:rsidR="0044110D" w14:paraId="1CB562C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4" w:type="dxa"/>
              <w:bottom w:w="80" w:type="dxa"/>
              <w:right w:w="80" w:type="dxa"/>
            </w:tcMar>
          </w:tcPr>
          <w:p w14:paraId="1CB562C7" w14:textId="77777777" w:rsidR="0044110D" w:rsidRDefault="00000000">
            <w:pPr>
              <w:spacing w:after="0" w:line="259" w:lineRule="auto"/>
              <w:ind w:left="14" w:right="0" w:firstLine="0"/>
              <w:jc w:val="left"/>
            </w:pPr>
            <w:r>
              <w:rPr>
                <w:sz w:val="16"/>
                <w:szCs w:val="16"/>
              </w:rPr>
              <w:t>AGO</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C8" w14:textId="77777777" w:rsidR="0044110D" w:rsidRDefault="00000000">
            <w:pPr>
              <w:spacing w:after="0" w:line="259" w:lineRule="auto"/>
              <w:ind w:left="0" w:right="0" w:firstLine="0"/>
              <w:jc w:val="left"/>
            </w:pPr>
            <w:r>
              <w:rPr>
                <w:sz w:val="16"/>
                <w:szCs w:val="16"/>
              </w:rPr>
              <w:t>Angola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C9"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A" w14:textId="77777777" w:rsidR="0044110D" w:rsidRDefault="00000000">
            <w:pPr>
              <w:spacing w:after="0" w:line="259" w:lineRule="auto"/>
              <w:ind w:left="0" w:right="6" w:firstLine="0"/>
              <w:jc w:val="center"/>
            </w:pPr>
            <w:r>
              <w:rPr>
                <w:sz w:val="16"/>
                <w:szCs w:val="16"/>
              </w:rPr>
              <w:t>476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B" w14:textId="77777777" w:rsidR="0044110D" w:rsidRDefault="00000000">
            <w:pPr>
              <w:spacing w:after="0" w:line="259" w:lineRule="auto"/>
              <w:ind w:left="0" w:right="6" w:firstLine="0"/>
              <w:jc w:val="center"/>
            </w:pPr>
            <w:r>
              <w:rPr>
                <w:sz w:val="16"/>
                <w:szCs w:val="16"/>
              </w:rPr>
              <w:t>0.50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C" w14:textId="77777777" w:rsidR="0044110D" w:rsidRDefault="00000000">
            <w:pPr>
              <w:spacing w:after="0" w:line="259" w:lineRule="auto"/>
              <w:ind w:left="0" w:right="6" w:firstLine="0"/>
              <w:jc w:val="center"/>
            </w:pPr>
            <w:r>
              <w:rPr>
                <w:sz w:val="16"/>
                <w:szCs w:val="16"/>
              </w:rPr>
              <w:t>0.36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D" w14:textId="77777777" w:rsidR="0044110D" w:rsidRDefault="00000000">
            <w:pPr>
              <w:spacing w:after="0" w:line="259" w:lineRule="auto"/>
              <w:ind w:left="0" w:right="6" w:firstLine="0"/>
              <w:jc w:val="center"/>
            </w:pPr>
            <w:r>
              <w:rPr>
                <w:sz w:val="16"/>
                <w:szCs w:val="16"/>
              </w:rPr>
              <w:t>0.50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CE" w14:textId="77777777" w:rsidR="0044110D" w:rsidRDefault="00000000">
            <w:pPr>
              <w:spacing w:after="0" w:line="259" w:lineRule="auto"/>
              <w:ind w:left="0" w:right="6" w:firstLine="0"/>
              <w:jc w:val="center"/>
            </w:pPr>
            <w:r>
              <w:rPr>
                <w:sz w:val="16"/>
                <w:szCs w:val="16"/>
              </w:rPr>
              <w:t>0.49</w:t>
            </w:r>
          </w:p>
        </w:tc>
      </w:tr>
      <w:tr w:rsidR="0044110D" w14:paraId="1CB562D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2D0" w14:textId="77777777" w:rsidR="0044110D" w:rsidRDefault="00000000">
            <w:pPr>
              <w:spacing w:after="0" w:line="259" w:lineRule="auto"/>
              <w:ind w:left="24" w:right="0" w:firstLine="0"/>
              <w:jc w:val="left"/>
            </w:pPr>
            <w:r>
              <w:rPr>
                <w:sz w:val="16"/>
                <w:szCs w:val="16"/>
              </w:rPr>
              <w:t>ALB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D1" w14:textId="77777777" w:rsidR="0044110D" w:rsidRDefault="00000000">
            <w:pPr>
              <w:spacing w:after="0" w:line="259" w:lineRule="auto"/>
              <w:ind w:left="0" w:right="0" w:firstLine="0"/>
              <w:jc w:val="left"/>
            </w:pPr>
            <w:r>
              <w:rPr>
                <w:sz w:val="16"/>
                <w:szCs w:val="16"/>
              </w:rPr>
              <w:t>Albania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D2"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3" w14:textId="77777777" w:rsidR="0044110D" w:rsidRDefault="00000000">
            <w:pPr>
              <w:spacing w:after="0" w:line="259" w:lineRule="auto"/>
              <w:ind w:left="0" w:right="6" w:firstLine="0"/>
              <w:jc w:val="center"/>
            </w:pPr>
            <w:r>
              <w:rPr>
                <w:sz w:val="16"/>
                <w:szCs w:val="16"/>
              </w:rPr>
              <w:t>513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4" w14:textId="77777777" w:rsidR="0044110D" w:rsidRDefault="00000000">
            <w:pPr>
              <w:spacing w:after="0" w:line="259" w:lineRule="auto"/>
              <w:ind w:left="0" w:right="6" w:firstLine="0"/>
              <w:jc w:val="center"/>
            </w:pPr>
            <w:r>
              <w:rPr>
                <w:sz w:val="16"/>
                <w:szCs w:val="16"/>
              </w:rPr>
              <w:t>0.67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5" w14:textId="77777777" w:rsidR="0044110D" w:rsidRDefault="00000000">
            <w:pPr>
              <w:spacing w:after="0" w:line="259" w:lineRule="auto"/>
              <w:ind w:left="0" w:right="6"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6" w14:textId="77777777" w:rsidR="0044110D" w:rsidRDefault="00000000">
            <w:pPr>
              <w:spacing w:after="0" w:line="259" w:lineRule="auto"/>
              <w:ind w:left="0" w:right="6"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7" w14:textId="77777777" w:rsidR="0044110D" w:rsidRDefault="00000000">
            <w:pPr>
              <w:spacing w:after="0" w:line="259" w:lineRule="auto"/>
              <w:ind w:left="0" w:right="6" w:firstLine="0"/>
              <w:jc w:val="center"/>
            </w:pPr>
            <w:r>
              <w:rPr>
                <w:sz w:val="16"/>
                <w:szCs w:val="16"/>
              </w:rPr>
              <w:t>0.38</w:t>
            </w:r>
          </w:p>
        </w:tc>
      </w:tr>
      <w:tr w:rsidR="0044110D" w14:paraId="1CB562E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2D9" w14:textId="77777777" w:rsidR="0044110D" w:rsidRDefault="00000000">
            <w:pPr>
              <w:spacing w:after="0" w:line="259" w:lineRule="auto"/>
              <w:ind w:left="15" w:right="0" w:firstLine="0"/>
              <w:jc w:val="left"/>
            </w:pPr>
            <w:r>
              <w:rPr>
                <w:sz w:val="16"/>
                <w:szCs w:val="16"/>
              </w:rPr>
              <w:t>ARG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DA" w14:textId="77777777" w:rsidR="0044110D" w:rsidRDefault="00000000">
            <w:pPr>
              <w:spacing w:after="0" w:line="259" w:lineRule="auto"/>
              <w:ind w:left="0" w:right="0" w:firstLine="0"/>
              <w:jc w:val="left"/>
            </w:pPr>
            <w:r>
              <w:rPr>
                <w:sz w:val="16"/>
                <w:szCs w:val="16"/>
              </w:rPr>
              <w:t>Argentina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DB"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C" w14:textId="77777777" w:rsidR="0044110D" w:rsidRDefault="00000000">
            <w:pPr>
              <w:spacing w:after="0" w:line="259" w:lineRule="auto"/>
              <w:ind w:left="0" w:right="6" w:firstLine="0"/>
              <w:jc w:val="center"/>
            </w:pPr>
            <w:r>
              <w:rPr>
                <w:sz w:val="16"/>
                <w:szCs w:val="16"/>
              </w:rPr>
              <w:t>1945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D" w14:textId="77777777" w:rsidR="0044110D" w:rsidRDefault="00000000">
            <w:pPr>
              <w:spacing w:after="0" w:line="259" w:lineRule="auto"/>
              <w:ind w:left="0" w:right="6" w:firstLine="0"/>
              <w:jc w:val="center"/>
            </w:pPr>
            <w:r>
              <w:rPr>
                <w:sz w:val="16"/>
                <w:szCs w:val="16"/>
              </w:rPr>
              <w:t>0.59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E" w14:textId="77777777" w:rsidR="0044110D" w:rsidRDefault="00000000">
            <w:pPr>
              <w:spacing w:after="0" w:line="259" w:lineRule="auto"/>
              <w:ind w:left="0" w:right="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DF" w14:textId="77777777" w:rsidR="0044110D" w:rsidRDefault="00000000">
            <w:pPr>
              <w:spacing w:after="0" w:line="259" w:lineRule="auto"/>
              <w:ind w:left="0" w:right="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0" w14:textId="77777777" w:rsidR="0044110D" w:rsidRDefault="00000000">
            <w:pPr>
              <w:spacing w:after="0" w:line="259" w:lineRule="auto"/>
              <w:ind w:left="0" w:right="6" w:firstLine="0"/>
              <w:jc w:val="center"/>
            </w:pPr>
            <w:r>
              <w:rPr>
                <w:sz w:val="16"/>
                <w:szCs w:val="16"/>
              </w:rPr>
              <w:t>0.34</w:t>
            </w:r>
          </w:p>
        </w:tc>
      </w:tr>
      <w:tr w:rsidR="0044110D" w14:paraId="1CB562E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2E2" w14:textId="77777777" w:rsidR="0044110D" w:rsidRDefault="00000000">
            <w:pPr>
              <w:spacing w:after="0" w:line="259" w:lineRule="auto"/>
              <w:ind w:left="1" w:right="0" w:firstLine="0"/>
              <w:jc w:val="left"/>
            </w:pPr>
            <w:r>
              <w:rPr>
                <w:sz w:val="16"/>
                <w:szCs w:val="16"/>
              </w:rPr>
              <w:t>ARM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E3" w14:textId="77777777" w:rsidR="0044110D" w:rsidRDefault="00000000">
            <w:pPr>
              <w:spacing w:after="0" w:line="259" w:lineRule="auto"/>
              <w:ind w:left="0" w:right="0" w:firstLine="0"/>
              <w:jc w:val="left"/>
            </w:pPr>
            <w:r>
              <w:rPr>
                <w:sz w:val="16"/>
                <w:szCs w:val="16"/>
              </w:rPr>
              <w:t>Armenia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E4"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5" w14:textId="77777777" w:rsidR="0044110D" w:rsidRDefault="00000000">
            <w:pPr>
              <w:spacing w:after="0" w:line="259" w:lineRule="auto"/>
              <w:ind w:left="0" w:right="6" w:firstLine="0"/>
              <w:jc w:val="center"/>
            </w:pPr>
            <w:r>
              <w:rPr>
                <w:sz w:val="16"/>
                <w:szCs w:val="16"/>
              </w:rPr>
              <w:t>426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6" w14:textId="77777777" w:rsidR="0044110D" w:rsidRDefault="00000000">
            <w:pPr>
              <w:spacing w:after="0" w:line="259" w:lineRule="auto"/>
              <w:ind w:left="0" w:right="6" w:firstLine="0"/>
              <w:jc w:val="center"/>
            </w:pPr>
            <w:r>
              <w:rPr>
                <w:sz w:val="16"/>
                <w:szCs w:val="16"/>
              </w:rPr>
              <w:t>0.26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7" w14:textId="77777777" w:rsidR="0044110D" w:rsidRDefault="00000000">
            <w:pPr>
              <w:spacing w:after="0" w:line="259" w:lineRule="auto"/>
              <w:ind w:left="0" w:right="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8" w14:textId="77777777" w:rsidR="0044110D" w:rsidRDefault="00000000">
            <w:pPr>
              <w:spacing w:after="0" w:line="259" w:lineRule="auto"/>
              <w:ind w:left="0" w:right="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9" w14:textId="77777777" w:rsidR="0044110D" w:rsidRDefault="00000000">
            <w:pPr>
              <w:spacing w:after="0" w:line="259" w:lineRule="auto"/>
              <w:ind w:left="0" w:right="6" w:firstLine="0"/>
              <w:jc w:val="center"/>
            </w:pPr>
            <w:r>
              <w:rPr>
                <w:sz w:val="16"/>
                <w:szCs w:val="16"/>
              </w:rPr>
              <w:t>0.60</w:t>
            </w:r>
          </w:p>
        </w:tc>
      </w:tr>
      <w:tr w:rsidR="0044110D" w14:paraId="1CB562F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2EB" w14:textId="77777777" w:rsidR="0044110D" w:rsidRDefault="00000000">
            <w:pPr>
              <w:spacing w:after="0" w:line="259" w:lineRule="auto"/>
              <w:ind w:left="28" w:right="0" w:firstLine="0"/>
              <w:jc w:val="left"/>
            </w:pPr>
            <w:r>
              <w:rPr>
                <w:sz w:val="16"/>
                <w:szCs w:val="16"/>
              </w:rPr>
              <w:t>AUS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EC" w14:textId="77777777" w:rsidR="0044110D" w:rsidRDefault="00000000">
            <w:pPr>
              <w:spacing w:after="0" w:line="259" w:lineRule="auto"/>
              <w:ind w:left="0" w:right="0" w:firstLine="0"/>
              <w:jc w:val="left"/>
            </w:pPr>
            <w:r>
              <w:rPr>
                <w:sz w:val="16"/>
                <w:szCs w:val="16"/>
              </w:rPr>
              <w:t>Australia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ED"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E" w14:textId="77777777" w:rsidR="0044110D" w:rsidRDefault="00000000">
            <w:pPr>
              <w:spacing w:after="0" w:line="259" w:lineRule="auto"/>
              <w:ind w:left="0" w:right="6" w:firstLine="0"/>
              <w:jc w:val="center"/>
            </w:pPr>
            <w:r>
              <w:rPr>
                <w:sz w:val="16"/>
                <w:szCs w:val="16"/>
              </w:rPr>
              <w:t>2843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EF" w14:textId="77777777" w:rsidR="0044110D" w:rsidRDefault="00000000">
            <w:pPr>
              <w:spacing w:after="0" w:line="259" w:lineRule="auto"/>
              <w:ind w:left="0" w:right="6" w:firstLine="0"/>
              <w:jc w:val="center"/>
            </w:pPr>
            <w:r>
              <w:rPr>
                <w:sz w:val="16"/>
                <w:szCs w:val="16"/>
              </w:rPr>
              <w:t>0.66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0" w14:textId="77777777" w:rsidR="0044110D" w:rsidRDefault="00000000">
            <w:pPr>
              <w:spacing w:after="0" w:line="259" w:lineRule="auto"/>
              <w:ind w:left="0" w:right="6" w:firstLine="0"/>
              <w:jc w:val="center"/>
            </w:pPr>
            <w:r>
              <w:rPr>
                <w:sz w:val="16"/>
                <w:szCs w:val="16"/>
              </w:rPr>
              <w:t>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1" w14:textId="77777777" w:rsidR="0044110D" w:rsidRDefault="00000000">
            <w:pPr>
              <w:spacing w:after="0" w:line="259" w:lineRule="auto"/>
              <w:ind w:left="0" w:right="6"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2" w14:textId="77777777" w:rsidR="0044110D" w:rsidRDefault="00000000">
            <w:pPr>
              <w:spacing w:after="0" w:line="259" w:lineRule="auto"/>
              <w:ind w:left="0" w:right="6" w:firstLine="0"/>
              <w:jc w:val="center"/>
            </w:pPr>
            <w:r>
              <w:rPr>
                <w:sz w:val="16"/>
                <w:szCs w:val="16"/>
              </w:rPr>
              <w:t>0.33</w:t>
            </w:r>
          </w:p>
        </w:tc>
      </w:tr>
      <w:tr w:rsidR="0044110D" w14:paraId="1CB562F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2F4" w14:textId="77777777" w:rsidR="0044110D" w:rsidRDefault="00000000">
            <w:pPr>
              <w:spacing w:after="0" w:line="259" w:lineRule="auto"/>
              <w:ind w:left="24" w:right="0" w:firstLine="0"/>
              <w:jc w:val="left"/>
            </w:pPr>
            <w:r>
              <w:rPr>
                <w:sz w:val="16"/>
                <w:szCs w:val="16"/>
              </w:rPr>
              <w:t>AUT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F5" w14:textId="77777777" w:rsidR="0044110D" w:rsidRDefault="00000000">
            <w:pPr>
              <w:spacing w:after="0" w:line="259" w:lineRule="auto"/>
              <w:ind w:left="0" w:right="0" w:firstLine="0"/>
              <w:jc w:val="left"/>
            </w:pPr>
            <w:r>
              <w:rPr>
                <w:sz w:val="16"/>
                <w:szCs w:val="16"/>
              </w:rPr>
              <w:t>Austria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F6"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7" w14:textId="77777777" w:rsidR="0044110D" w:rsidRDefault="00000000">
            <w:pPr>
              <w:spacing w:after="0" w:line="259" w:lineRule="auto"/>
              <w:ind w:left="0" w:right="6" w:firstLine="0"/>
              <w:jc w:val="center"/>
            </w:pPr>
            <w:r>
              <w:rPr>
                <w:sz w:val="16"/>
                <w:szCs w:val="16"/>
              </w:rPr>
              <w:t>955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8" w14:textId="77777777" w:rsidR="0044110D" w:rsidRDefault="00000000">
            <w:pPr>
              <w:spacing w:after="0" w:line="259" w:lineRule="auto"/>
              <w:ind w:left="0" w:right="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9" w14:textId="77777777" w:rsidR="0044110D" w:rsidRDefault="00000000">
            <w:pPr>
              <w:spacing w:after="0" w:line="259" w:lineRule="auto"/>
              <w:ind w:left="0" w:right="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A" w14:textId="77777777" w:rsidR="0044110D" w:rsidRDefault="00000000">
            <w:pPr>
              <w:spacing w:after="0" w:line="259" w:lineRule="auto"/>
              <w:ind w:left="0" w:right="6"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2FB" w14:textId="77777777" w:rsidR="0044110D" w:rsidRDefault="00000000">
            <w:pPr>
              <w:spacing w:after="0" w:line="259" w:lineRule="auto"/>
              <w:ind w:left="0" w:right="6" w:firstLine="0"/>
              <w:jc w:val="center"/>
            </w:pPr>
            <w:r>
              <w:rPr>
                <w:sz w:val="16"/>
                <w:szCs w:val="16"/>
              </w:rPr>
              <w:t>0.36</w:t>
            </w:r>
          </w:p>
        </w:tc>
      </w:tr>
      <w:tr w:rsidR="0044110D" w14:paraId="1CB5630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2FD" w14:textId="77777777" w:rsidR="0044110D" w:rsidRDefault="00000000">
            <w:pPr>
              <w:spacing w:after="0" w:line="259" w:lineRule="auto"/>
              <w:ind w:left="28" w:right="0" w:firstLine="0"/>
              <w:jc w:val="left"/>
            </w:pPr>
            <w:r>
              <w:rPr>
                <w:sz w:val="16"/>
                <w:szCs w:val="16"/>
              </w:rPr>
              <w:t>AZE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FE" w14:textId="77777777" w:rsidR="0044110D" w:rsidRDefault="00000000">
            <w:pPr>
              <w:spacing w:after="0" w:line="259" w:lineRule="auto"/>
              <w:ind w:left="0" w:right="0" w:firstLine="0"/>
              <w:jc w:val="left"/>
            </w:pPr>
            <w:r>
              <w:rPr>
                <w:sz w:val="16"/>
                <w:szCs w:val="16"/>
              </w:rPr>
              <w:t>Azerbaijan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2FF"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0" w14:textId="77777777" w:rsidR="0044110D" w:rsidRDefault="00000000">
            <w:pPr>
              <w:spacing w:after="0" w:line="259" w:lineRule="auto"/>
              <w:ind w:left="0" w:right="6" w:firstLine="0"/>
              <w:jc w:val="center"/>
            </w:pPr>
            <w:r>
              <w:rPr>
                <w:sz w:val="16"/>
                <w:szCs w:val="16"/>
              </w:rPr>
              <w:t>592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1" w14:textId="77777777" w:rsidR="0044110D" w:rsidRDefault="00000000">
            <w:pPr>
              <w:spacing w:after="0" w:line="259" w:lineRule="auto"/>
              <w:ind w:left="0" w:right="6" w:firstLine="0"/>
              <w:jc w:val="center"/>
            </w:pPr>
            <w:r>
              <w:rPr>
                <w:sz w:val="16"/>
                <w:szCs w:val="16"/>
              </w:rPr>
              <w:t>0.23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2" w14:textId="77777777" w:rsidR="0044110D" w:rsidRDefault="00000000">
            <w:pPr>
              <w:spacing w:after="0" w:line="259" w:lineRule="auto"/>
              <w:ind w:left="0" w:right="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3" w14:textId="77777777" w:rsidR="0044110D" w:rsidRDefault="00000000">
            <w:pPr>
              <w:spacing w:after="0" w:line="259" w:lineRule="auto"/>
              <w:ind w:left="0" w:right="6" w:firstLine="0"/>
              <w:jc w:val="center"/>
            </w:pPr>
            <w:r>
              <w:rPr>
                <w:sz w:val="16"/>
                <w:szCs w:val="16"/>
              </w:rPr>
              <w:t>0.33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4" w14:textId="77777777" w:rsidR="0044110D" w:rsidRDefault="00000000">
            <w:pPr>
              <w:spacing w:after="0" w:line="259" w:lineRule="auto"/>
              <w:ind w:left="0" w:right="6" w:firstLine="0"/>
              <w:jc w:val="center"/>
            </w:pPr>
            <w:r>
              <w:rPr>
                <w:sz w:val="16"/>
                <w:szCs w:val="16"/>
              </w:rPr>
              <w:t>0.54</w:t>
            </w:r>
          </w:p>
        </w:tc>
      </w:tr>
      <w:tr w:rsidR="0044110D" w14:paraId="1CB5630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306" w14:textId="77777777" w:rsidR="0044110D" w:rsidRDefault="00000000">
            <w:pPr>
              <w:spacing w:after="0" w:line="259" w:lineRule="auto"/>
              <w:ind w:left="46" w:right="0" w:firstLine="0"/>
              <w:jc w:val="left"/>
            </w:pPr>
            <w:r>
              <w:rPr>
                <w:sz w:val="16"/>
                <w:szCs w:val="16"/>
              </w:rPr>
              <w:t>BDI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07" w14:textId="77777777" w:rsidR="0044110D" w:rsidRDefault="00000000">
            <w:pPr>
              <w:spacing w:after="0" w:line="259" w:lineRule="auto"/>
              <w:ind w:left="0" w:right="0" w:firstLine="0"/>
              <w:jc w:val="left"/>
            </w:pPr>
            <w:r>
              <w:rPr>
                <w:sz w:val="16"/>
                <w:szCs w:val="16"/>
              </w:rPr>
              <w:t>Burundi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08"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9" w14:textId="77777777" w:rsidR="0044110D" w:rsidRDefault="00000000">
            <w:pPr>
              <w:spacing w:after="0" w:line="259" w:lineRule="auto"/>
              <w:ind w:left="0" w:right="6" w:firstLine="0"/>
              <w:jc w:val="center"/>
            </w:pPr>
            <w:r>
              <w:rPr>
                <w:sz w:val="16"/>
                <w:szCs w:val="16"/>
              </w:rPr>
              <w:t>2159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A" w14:textId="77777777" w:rsidR="0044110D" w:rsidRDefault="00000000">
            <w:pPr>
              <w:spacing w:after="0" w:line="259" w:lineRule="auto"/>
              <w:ind w:left="0" w:right="6" w:firstLine="0"/>
              <w:jc w:val="center"/>
            </w:pPr>
            <w:r>
              <w:rPr>
                <w:sz w:val="16"/>
                <w:szCs w:val="16"/>
              </w:rPr>
              <w:t>0.14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B" w14:textId="77777777" w:rsidR="0044110D" w:rsidRDefault="00000000">
            <w:pPr>
              <w:spacing w:after="0" w:line="259" w:lineRule="auto"/>
              <w:ind w:left="0" w:right="6" w:firstLine="0"/>
              <w:jc w:val="center"/>
            </w:pPr>
            <w:r>
              <w:rPr>
                <w:sz w:val="16"/>
                <w:szCs w:val="16"/>
              </w:rPr>
              <w:t>0.46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C" w14:textId="77777777" w:rsidR="0044110D" w:rsidRDefault="00000000">
            <w:pPr>
              <w:spacing w:after="0" w:line="259" w:lineRule="auto"/>
              <w:ind w:left="0" w:right="6" w:firstLine="0"/>
              <w:jc w:val="center"/>
            </w:pPr>
            <w:r>
              <w:rPr>
                <w:sz w:val="16"/>
                <w:szCs w:val="16"/>
              </w:rPr>
              <w:t>0.14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0D" w14:textId="77777777" w:rsidR="0044110D" w:rsidRDefault="00000000">
            <w:pPr>
              <w:spacing w:after="0" w:line="259" w:lineRule="auto"/>
              <w:ind w:left="0" w:right="6" w:firstLine="0"/>
              <w:jc w:val="center"/>
            </w:pPr>
            <w:r>
              <w:rPr>
                <w:sz w:val="16"/>
                <w:szCs w:val="16"/>
              </w:rPr>
              <w:t>0.51</w:t>
            </w:r>
          </w:p>
        </w:tc>
      </w:tr>
      <w:tr w:rsidR="0044110D" w14:paraId="1CB5631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30F" w14:textId="77777777" w:rsidR="0044110D" w:rsidRDefault="00000000">
            <w:pPr>
              <w:spacing w:after="0" w:line="259" w:lineRule="auto"/>
              <w:ind w:left="32" w:right="0" w:firstLine="0"/>
              <w:jc w:val="left"/>
            </w:pPr>
            <w:r>
              <w:rPr>
                <w:sz w:val="16"/>
                <w:szCs w:val="16"/>
              </w:rPr>
              <w:t>BEL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10" w14:textId="77777777" w:rsidR="0044110D" w:rsidRDefault="00000000">
            <w:pPr>
              <w:spacing w:after="0" w:line="259" w:lineRule="auto"/>
              <w:ind w:left="0" w:right="0" w:firstLine="0"/>
              <w:jc w:val="left"/>
            </w:pPr>
            <w:r>
              <w:rPr>
                <w:sz w:val="16"/>
                <w:szCs w:val="16"/>
              </w:rPr>
              <w:t>Belgium</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11"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2" w14:textId="77777777" w:rsidR="0044110D" w:rsidRDefault="00000000">
            <w:pPr>
              <w:spacing w:after="0" w:line="259" w:lineRule="auto"/>
              <w:ind w:left="0" w:right="6" w:firstLine="0"/>
              <w:jc w:val="center"/>
            </w:pPr>
            <w:r>
              <w:rPr>
                <w:sz w:val="16"/>
                <w:szCs w:val="16"/>
              </w:rPr>
              <w:t>870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3" w14:textId="77777777" w:rsidR="0044110D" w:rsidRDefault="00000000">
            <w:pPr>
              <w:spacing w:after="0" w:line="259" w:lineRule="auto"/>
              <w:ind w:left="0" w:right="6" w:firstLine="0"/>
              <w:jc w:val="center"/>
            </w:pPr>
            <w:r>
              <w:rPr>
                <w:sz w:val="16"/>
                <w:szCs w:val="16"/>
              </w:rPr>
              <w:t>0.59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4" w14:textId="77777777" w:rsidR="0044110D" w:rsidRDefault="00000000">
            <w:pPr>
              <w:spacing w:after="0" w:line="259" w:lineRule="auto"/>
              <w:ind w:left="0" w:right="6" w:firstLine="0"/>
              <w:jc w:val="center"/>
            </w:pPr>
            <w:r>
              <w:rPr>
                <w:sz w:val="16"/>
                <w:szCs w:val="16"/>
              </w:rPr>
              <w:t>0.69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5" w14:textId="77777777" w:rsidR="0044110D" w:rsidRDefault="00000000">
            <w:pPr>
              <w:spacing w:after="0" w:line="259" w:lineRule="auto"/>
              <w:ind w:left="0" w:right="6"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6" w14:textId="77777777" w:rsidR="0044110D" w:rsidRDefault="00000000">
            <w:pPr>
              <w:spacing w:after="0" w:line="259" w:lineRule="auto"/>
              <w:ind w:left="0" w:right="6" w:firstLine="0"/>
              <w:jc w:val="center"/>
            </w:pPr>
            <w:r>
              <w:rPr>
                <w:sz w:val="16"/>
                <w:szCs w:val="16"/>
              </w:rPr>
              <w:t>0.29</w:t>
            </w:r>
          </w:p>
        </w:tc>
      </w:tr>
      <w:tr w:rsidR="0044110D" w14:paraId="1CB5632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318" w14:textId="77777777" w:rsidR="0044110D" w:rsidRDefault="00000000">
            <w:pPr>
              <w:spacing w:after="0" w:line="259" w:lineRule="auto"/>
              <w:ind w:left="24" w:right="0" w:firstLine="0"/>
              <w:jc w:val="left"/>
            </w:pPr>
            <w:r>
              <w:rPr>
                <w:sz w:val="16"/>
                <w:szCs w:val="16"/>
              </w:rPr>
              <w:t>BEN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19" w14:textId="77777777" w:rsidR="0044110D" w:rsidRDefault="00000000">
            <w:pPr>
              <w:spacing w:after="0" w:line="259" w:lineRule="auto"/>
              <w:ind w:left="0" w:right="0" w:firstLine="0"/>
              <w:jc w:val="left"/>
            </w:pPr>
            <w:r>
              <w:rPr>
                <w:sz w:val="16"/>
                <w:szCs w:val="16"/>
              </w:rPr>
              <w:t>Benin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1A"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B" w14:textId="77777777" w:rsidR="0044110D" w:rsidRDefault="00000000">
            <w:pPr>
              <w:spacing w:after="0" w:line="259" w:lineRule="auto"/>
              <w:ind w:left="0" w:right="6" w:firstLine="0"/>
              <w:jc w:val="center"/>
            </w:pPr>
            <w:r>
              <w:rPr>
                <w:sz w:val="16"/>
                <w:szCs w:val="16"/>
              </w:rPr>
              <w:t>9161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C" w14:textId="77777777" w:rsidR="0044110D" w:rsidRDefault="00000000">
            <w:pPr>
              <w:spacing w:after="0" w:line="259" w:lineRule="auto"/>
              <w:ind w:left="0" w:right="6" w:firstLine="0"/>
              <w:jc w:val="center"/>
            </w:pPr>
            <w:r>
              <w:rPr>
                <w:sz w:val="16"/>
                <w:szCs w:val="16"/>
              </w:rPr>
              <w:t>0.25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D" w14:textId="77777777" w:rsidR="0044110D" w:rsidRDefault="00000000">
            <w:pPr>
              <w:spacing w:after="0" w:line="259" w:lineRule="auto"/>
              <w:ind w:left="0" w:right="6" w:firstLine="0"/>
              <w:jc w:val="center"/>
            </w:pPr>
            <w:r>
              <w:rPr>
                <w:sz w:val="16"/>
                <w:szCs w:val="16"/>
              </w:rPr>
              <w:t>0.26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E" w14:textId="77777777" w:rsidR="0044110D" w:rsidRDefault="00000000">
            <w:pPr>
              <w:spacing w:after="0" w:line="259" w:lineRule="auto"/>
              <w:ind w:left="0" w:right="6" w:firstLine="0"/>
              <w:jc w:val="center"/>
            </w:pPr>
            <w:r>
              <w:rPr>
                <w:sz w:val="16"/>
                <w:szCs w:val="16"/>
              </w:rPr>
              <w:t>0.26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1F" w14:textId="77777777" w:rsidR="0044110D" w:rsidRDefault="00000000">
            <w:pPr>
              <w:spacing w:after="0" w:line="259" w:lineRule="auto"/>
              <w:ind w:left="0" w:right="6" w:firstLine="0"/>
              <w:jc w:val="center"/>
            </w:pPr>
            <w:r>
              <w:rPr>
                <w:sz w:val="16"/>
                <w:szCs w:val="16"/>
              </w:rPr>
              <w:t>0.42</w:t>
            </w:r>
          </w:p>
        </w:tc>
      </w:tr>
      <w:tr w:rsidR="0044110D" w14:paraId="1CB5632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4" w:type="dxa"/>
              <w:bottom w:w="80" w:type="dxa"/>
              <w:right w:w="80" w:type="dxa"/>
            </w:tcMar>
          </w:tcPr>
          <w:p w14:paraId="1CB56321" w14:textId="77777777" w:rsidR="0044110D" w:rsidRDefault="00000000">
            <w:pPr>
              <w:spacing w:after="0" w:line="259" w:lineRule="auto"/>
              <w:ind w:left="34" w:right="0" w:firstLine="0"/>
              <w:jc w:val="left"/>
            </w:pPr>
            <w:r>
              <w:rPr>
                <w:sz w:val="16"/>
                <w:szCs w:val="16"/>
              </w:rPr>
              <w:t>BFA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22" w14:textId="77777777" w:rsidR="0044110D" w:rsidRDefault="00000000">
            <w:pPr>
              <w:spacing w:after="0" w:line="259" w:lineRule="auto"/>
              <w:ind w:left="0" w:right="0" w:firstLine="0"/>
              <w:jc w:val="left"/>
            </w:pPr>
            <w:r>
              <w:rPr>
                <w:sz w:val="16"/>
                <w:szCs w:val="16"/>
              </w:rPr>
              <w:t>Burkina Faso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23"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4" w14:textId="77777777" w:rsidR="0044110D" w:rsidRDefault="00000000">
            <w:pPr>
              <w:spacing w:after="0" w:line="259" w:lineRule="auto"/>
              <w:ind w:left="0" w:right="6" w:firstLine="0"/>
              <w:jc w:val="center"/>
            </w:pPr>
            <w:r>
              <w:rPr>
                <w:sz w:val="16"/>
                <w:szCs w:val="16"/>
              </w:rPr>
              <w:t>914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5" w14:textId="77777777" w:rsidR="0044110D" w:rsidRDefault="00000000">
            <w:pPr>
              <w:spacing w:after="0" w:line="259" w:lineRule="auto"/>
              <w:ind w:left="0" w:right="6" w:firstLine="0"/>
              <w:jc w:val="center"/>
            </w:pPr>
            <w:r>
              <w:rPr>
                <w:sz w:val="16"/>
                <w:szCs w:val="16"/>
              </w:rPr>
              <w:t>0.20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6" w14:textId="77777777" w:rsidR="0044110D" w:rsidRDefault="00000000">
            <w:pPr>
              <w:spacing w:after="0" w:line="259" w:lineRule="auto"/>
              <w:ind w:left="0" w:right="6" w:firstLine="0"/>
              <w:jc w:val="center"/>
            </w:pPr>
            <w:r>
              <w:rPr>
                <w:sz w:val="16"/>
                <w:szCs w:val="16"/>
              </w:rPr>
              <w:t>0.22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7" w14:textId="77777777" w:rsidR="0044110D" w:rsidRDefault="00000000">
            <w:pPr>
              <w:spacing w:after="0" w:line="259" w:lineRule="auto"/>
              <w:ind w:left="0" w:right="6" w:firstLine="0"/>
              <w:jc w:val="center"/>
            </w:pPr>
            <w:r>
              <w:rPr>
                <w:sz w:val="16"/>
                <w:szCs w:val="16"/>
              </w:rPr>
              <w:t>0.21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8" w14:textId="77777777" w:rsidR="0044110D" w:rsidRDefault="00000000">
            <w:pPr>
              <w:spacing w:after="0" w:line="259" w:lineRule="auto"/>
              <w:ind w:left="0" w:right="6" w:firstLine="0"/>
              <w:jc w:val="center"/>
            </w:pPr>
            <w:r>
              <w:rPr>
                <w:sz w:val="16"/>
                <w:szCs w:val="16"/>
              </w:rPr>
              <w:t>0.44</w:t>
            </w:r>
          </w:p>
        </w:tc>
      </w:tr>
      <w:tr w:rsidR="0044110D" w14:paraId="1CB5633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32A" w14:textId="77777777" w:rsidR="0044110D" w:rsidRDefault="00000000">
            <w:pPr>
              <w:spacing w:after="0" w:line="259" w:lineRule="auto"/>
              <w:ind w:left="15" w:right="0" w:firstLine="0"/>
              <w:jc w:val="left"/>
            </w:pPr>
            <w:r>
              <w:rPr>
                <w:sz w:val="16"/>
                <w:szCs w:val="16"/>
              </w:rPr>
              <w:t>BGD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2B" w14:textId="77777777" w:rsidR="0044110D" w:rsidRDefault="00000000">
            <w:pPr>
              <w:spacing w:after="0" w:line="259" w:lineRule="auto"/>
              <w:ind w:left="0" w:right="0" w:firstLine="0"/>
              <w:jc w:val="left"/>
            </w:pPr>
            <w:r>
              <w:rPr>
                <w:sz w:val="16"/>
                <w:szCs w:val="16"/>
              </w:rPr>
              <w:t>Bangladesh</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2C"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D" w14:textId="77777777" w:rsidR="0044110D" w:rsidRDefault="00000000">
            <w:pPr>
              <w:spacing w:after="0" w:line="259" w:lineRule="auto"/>
              <w:ind w:left="0" w:right="6" w:firstLine="0"/>
              <w:jc w:val="center"/>
            </w:pPr>
            <w:r>
              <w:rPr>
                <w:sz w:val="16"/>
                <w:szCs w:val="16"/>
              </w:rPr>
              <w:t>1604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E" w14:textId="77777777" w:rsidR="0044110D" w:rsidRDefault="00000000">
            <w:pPr>
              <w:spacing w:after="0" w:line="259" w:lineRule="auto"/>
              <w:ind w:left="0" w:right="6"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2F" w14:textId="77777777" w:rsidR="0044110D" w:rsidRDefault="00000000">
            <w:pPr>
              <w:spacing w:after="0" w:line="259" w:lineRule="auto"/>
              <w:ind w:left="0" w:right="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0" w14:textId="77777777" w:rsidR="0044110D" w:rsidRDefault="00000000">
            <w:pPr>
              <w:spacing w:after="0" w:line="259" w:lineRule="auto"/>
              <w:ind w:left="0" w:right="6"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1" w14:textId="77777777" w:rsidR="0044110D" w:rsidRDefault="00000000">
            <w:pPr>
              <w:spacing w:after="0" w:line="259" w:lineRule="auto"/>
              <w:ind w:left="0" w:right="6" w:firstLine="0"/>
              <w:jc w:val="center"/>
            </w:pPr>
            <w:r>
              <w:rPr>
                <w:sz w:val="16"/>
                <w:szCs w:val="16"/>
              </w:rPr>
              <w:t>0.38</w:t>
            </w:r>
          </w:p>
        </w:tc>
      </w:tr>
      <w:tr w:rsidR="0044110D" w14:paraId="1CB5633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333" w14:textId="77777777" w:rsidR="0044110D" w:rsidRDefault="00000000">
            <w:pPr>
              <w:spacing w:after="0" w:line="259" w:lineRule="auto"/>
              <w:ind w:left="19" w:right="0" w:firstLine="0"/>
              <w:jc w:val="left"/>
            </w:pPr>
            <w:r>
              <w:rPr>
                <w:sz w:val="16"/>
                <w:szCs w:val="16"/>
              </w:rPr>
              <w:t>BGR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34" w14:textId="77777777" w:rsidR="0044110D" w:rsidRDefault="00000000">
            <w:pPr>
              <w:spacing w:after="0" w:line="259" w:lineRule="auto"/>
              <w:ind w:left="0" w:right="0" w:firstLine="0"/>
              <w:jc w:val="left"/>
            </w:pPr>
            <w:r>
              <w:rPr>
                <w:sz w:val="16"/>
                <w:szCs w:val="16"/>
              </w:rPr>
              <w:t>Bulgaria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35"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6" w14:textId="77777777" w:rsidR="0044110D" w:rsidRDefault="00000000">
            <w:pPr>
              <w:spacing w:after="0" w:line="259" w:lineRule="auto"/>
              <w:ind w:left="0" w:right="6" w:firstLine="0"/>
              <w:jc w:val="center"/>
            </w:pPr>
            <w:r>
              <w:rPr>
                <w:sz w:val="16"/>
                <w:szCs w:val="16"/>
              </w:rPr>
              <w:t>445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7" w14:textId="77777777" w:rsidR="0044110D" w:rsidRDefault="00000000">
            <w:pPr>
              <w:spacing w:after="0" w:line="259" w:lineRule="auto"/>
              <w:ind w:left="0" w:right="6" w:firstLine="0"/>
              <w:jc w:val="center"/>
            </w:pPr>
            <w:r>
              <w:rPr>
                <w:sz w:val="16"/>
                <w:szCs w:val="16"/>
              </w:rPr>
              <w:t>0.36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8" w14:textId="77777777" w:rsidR="0044110D" w:rsidRDefault="00000000">
            <w:pPr>
              <w:spacing w:after="0" w:line="259" w:lineRule="auto"/>
              <w:ind w:left="0" w:right="6"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9" w14:textId="77777777" w:rsidR="0044110D" w:rsidRDefault="00000000">
            <w:pPr>
              <w:spacing w:after="0" w:line="259" w:lineRule="auto"/>
              <w:ind w:left="0" w:right="6"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A" w14:textId="77777777" w:rsidR="0044110D" w:rsidRDefault="00000000">
            <w:pPr>
              <w:spacing w:after="0" w:line="259" w:lineRule="auto"/>
              <w:ind w:left="0" w:right="6" w:firstLine="0"/>
              <w:jc w:val="center"/>
            </w:pPr>
            <w:r>
              <w:rPr>
                <w:sz w:val="16"/>
                <w:szCs w:val="16"/>
              </w:rPr>
              <w:t>0.48</w:t>
            </w:r>
          </w:p>
        </w:tc>
      </w:tr>
      <w:tr w:rsidR="0044110D" w14:paraId="1CB5634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33C" w14:textId="77777777" w:rsidR="0044110D" w:rsidRDefault="00000000">
            <w:pPr>
              <w:spacing w:after="0" w:line="259" w:lineRule="auto"/>
              <w:ind w:left="46" w:right="0" w:firstLine="0"/>
              <w:jc w:val="left"/>
            </w:pPr>
            <w:r>
              <w:rPr>
                <w:sz w:val="16"/>
                <w:szCs w:val="16"/>
              </w:rPr>
              <w:t>BIH</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3D" w14:textId="77777777" w:rsidR="0044110D" w:rsidRDefault="00000000">
            <w:pPr>
              <w:spacing w:after="0" w:line="259" w:lineRule="auto"/>
              <w:ind w:left="0" w:right="0" w:firstLine="0"/>
              <w:jc w:val="left"/>
            </w:pPr>
            <w:r>
              <w:rPr>
                <w:sz w:val="16"/>
                <w:szCs w:val="16"/>
              </w:rPr>
              <w:t>Bosnia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3E"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3F" w14:textId="77777777" w:rsidR="0044110D" w:rsidRDefault="00000000">
            <w:pPr>
              <w:spacing w:after="0" w:line="259" w:lineRule="auto"/>
              <w:ind w:left="0" w:right="6" w:firstLine="0"/>
              <w:jc w:val="center"/>
            </w:pPr>
            <w:r>
              <w:rPr>
                <w:sz w:val="16"/>
                <w:szCs w:val="16"/>
              </w:rPr>
              <w:t>484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0" w14:textId="77777777" w:rsidR="0044110D" w:rsidRDefault="00000000">
            <w:pPr>
              <w:spacing w:after="0" w:line="259" w:lineRule="auto"/>
              <w:ind w:left="0" w:right="6" w:firstLine="0"/>
              <w:jc w:val="center"/>
            </w:pPr>
            <w:r>
              <w:rPr>
                <w:sz w:val="16"/>
                <w:szCs w:val="16"/>
              </w:rPr>
              <w:t>0.58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1" w14:textId="77777777" w:rsidR="0044110D" w:rsidRDefault="00000000">
            <w:pPr>
              <w:spacing w:after="0" w:line="259" w:lineRule="auto"/>
              <w:ind w:left="0" w:right="6"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2" w14:textId="77777777" w:rsidR="0044110D" w:rsidRDefault="00000000">
            <w:pPr>
              <w:spacing w:after="0" w:line="259" w:lineRule="auto"/>
              <w:ind w:left="0" w:right="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3" w14:textId="77777777" w:rsidR="0044110D" w:rsidRDefault="00000000">
            <w:pPr>
              <w:spacing w:after="0" w:line="259" w:lineRule="auto"/>
              <w:ind w:left="0" w:right="6" w:firstLine="0"/>
              <w:jc w:val="center"/>
            </w:pPr>
            <w:r>
              <w:rPr>
                <w:sz w:val="16"/>
                <w:szCs w:val="16"/>
              </w:rPr>
              <w:t>0.40</w:t>
            </w:r>
          </w:p>
        </w:tc>
      </w:tr>
      <w:tr w:rsidR="0044110D" w14:paraId="1CB5634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345" w14:textId="77777777" w:rsidR="0044110D" w:rsidRDefault="00000000">
            <w:pPr>
              <w:spacing w:after="0" w:line="259" w:lineRule="auto"/>
              <w:ind w:left="28" w:right="0" w:firstLine="0"/>
              <w:jc w:val="left"/>
            </w:pPr>
            <w:r>
              <w:rPr>
                <w:sz w:val="16"/>
                <w:szCs w:val="16"/>
              </w:rPr>
              <w:t>BLR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46" w14:textId="77777777" w:rsidR="0044110D" w:rsidRDefault="00000000">
            <w:pPr>
              <w:spacing w:after="0" w:line="259" w:lineRule="auto"/>
              <w:ind w:left="0" w:right="0" w:firstLine="0"/>
              <w:jc w:val="left"/>
            </w:pPr>
            <w:r>
              <w:rPr>
                <w:sz w:val="16"/>
                <w:szCs w:val="16"/>
              </w:rPr>
              <w:t>Belarus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47"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8" w14:textId="77777777" w:rsidR="0044110D" w:rsidRDefault="00000000">
            <w:pPr>
              <w:spacing w:after="0" w:line="259" w:lineRule="auto"/>
              <w:ind w:left="0" w:right="6" w:firstLine="0"/>
              <w:jc w:val="center"/>
            </w:pPr>
            <w:r>
              <w:rPr>
                <w:sz w:val="16"/>
                <w:szCs w:val="16"/>
              </w:rPr>
              <w:t>458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9" w14:textId="77777777" w:rsidR="0044110D" w:rsidRDefault="00000000">
            <w:pPr>
              <w:spacing w:after="0" w:line="259" w:lineRule="auto"/>
              <w:ind w:left="0" w:right="6" w:firstLine="0"/>
              <w:jc w:val="center"/>
            </w:pPr>
            <w:r>
              <w:rPr>
                <w:sz w:val="16"/>
                <w:szCs w:val="16"/>
              </w:rPr>
              <w:t>0.43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A" w14:textId="77777777" w:rsidR="0044110D" w:rsidRDefault="00000000">
            <w:pPr>
              <w:spacing w:after="0" w:line="259" w:lineRule="auto"/>
              <w:ind w:left="0" w:right="6"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B" w14:textId="77777777" w:rsidR="0044110D" w:rsidRDefault="00000000">
            <w:pPr>
              <w:spacing w:after="0" w:line="259" w:lineRule="auto"/>
              <w:ind w:left="0" w:right="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4C" w14:textId="77777777" w:rsidR="0044110D" w:rsidRDefault="00000000">
            <w:pPr>
              <w:spacing w:after="0" w:line="259" w:lineRule="auto"/>
              <w:ind w:left="0" w:right="6" w:firstLine="0"/>
              <w:jc w:val="center"/>
            </w:pPr>
            <w:r>
              <w:rPr>
                <w:sz w:val="16"/>
                <w:szCs w:val="16"/>
              </w:rPr>
              <w:t>0.25</w:t>
            </w:r>
          </w:p>
        </w:tc>
      </w:tr>
      <w:tr w:rsidR="0044110D" w14:paraId="1CB5635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34E" w14:textId="77777777" w:rsidR="0044110D" w:rsidRDefault="00000000">
            <w:pPr>
              <w:spacing w:after="0" w:line="259" w:lineRule="auto"/>
              <w:ind w:left="24" w:right="0" w:firstLine="0"/>
              <w:jc w:val="left"/>
            </w:pPr>
            <w:r>
              <w:rPr>
                <w:sz w:val="16"/>
                <w:szCs w:val="16"/>
              </w:rPr>
              <w:t>BOL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4F" w14:textId="77777777" w:rsidR="0044110D" w:rsidRDefault="00000000">
            <w:pPr>
              <w:spacing w:after="0" w:line="259" w:lineRule="auto"/>
              <w:ind w:left="0" w:right="0" w:firstLine="0"/>
              <w:jc w:val="left"/>
            </w:pPr>
            <w:r>
              <w:rPr>
                <w:sz w:val="16"/>
                <w:szCs w:val="16"/>
              </w:rPr>
              <w:t>Bolivia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50"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1" w14:textId="77777777" w:rsidR="0044110D" w:rsidRDefault="00000000">
            <w:pPr>
              <w:spacing w:after="0" w:line="259" w:lineRule="auto"/>
              <w:ind w:left="0" w:right="6" w:firstLine="0"/>
              <w:jc w:val="center"/>
            </w:pPr>
            <w:r>
              <w:rPr>
                <w:sz w:val="16"/>
                <w:szCs w:val="16"/>
              </w:rPr>
              <w:t>1566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2" w14:textId="77777777" w:rsidR="0044110D" w:rsidRDefault="00000000">
            <w:pPr>
              <w:spacing w:after="0" w:line="259" w:lineRule="auto"/>
              <w:ind w:left="0" w:right="6" w:firstLine="0"/>
              <w:jc w:val="center"/>
            </w:pPr>
            <w:r>
              <w:rPr>
                <w:sz w:val="16"/>
                <w:szCs w:val="16"/>
              </w:rPr>
              <w:t>0.67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3" w14:textId="77777777" w:rsidR="0044110D" w:rsidRDefault="00000000">
            <w:pPr>
              <w:spacing w:after="0" w:line="259" w:lineRule="auto"/>
              <w:ind w:left="0" w:right="6"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4" w14:textId="77777777" w:rsidR="0044110D" w:rsidRDefault="00000000">
            <w:pPr>
              <w:spacing w:after="0" w:line="259" w:lineRule="auto"/>
              <w:ind w:left="0" w:right="6" w:firstLine="0"/>
              <w:jc w:val="center"/>
            </w:pPr>
            <w:r>
              <w:rPr>
                <w:sz w:val="16"/>
                <w:szCs w:val="16"/>
              </w:rPr>
              <w:t>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5" w14:textId="77777777" w:rsidR="0044110D" w:rsidRDefault="00000000">
            <w:pPr>
              <w:spacing w:after="0" w:line="259" w:lineRule="auto"/>
              <w:ind w:left="0" w:right="6" w:firstLine="0"/>
              <w:jc w:val="center"/>
            </w:pPr>
            <w:r>
              <w:rPr>
                <w:sz w:val="16"/>
                <w:szCs w:val="16"/>
              </w:rPr>
              <w:t>0.29</w:t>
            </w:r>
          </w:p>
        </w:tc>
      </w:tr>
      <w:tr w:rsidR="0044110D" w14:paraId="1CB5635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357" w14:textId="77777777" w:rsidR="0044110D" w:rsidRDefault="00000000">
            <w:pPr>
              <w:spacing w:after="0" w:line="259" w:lineRule="auto"/>
              <w:ind w:left="19" w:right="0" w:firstLine="0"/>
              <w:jc w:val="left"/>
            </w:pPr>
            <w:r>
              <w:rPr>
                <w:sz w:val="16"/>
                <w:szCs w:val="16"/>
              </w:rPr>
              <w:t>BRA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58" w14:textId="77777777" w:rsidR="0044110D" w:rsidRDefault="00000000">
            <w:pPr>
              <w:spacing w:after="0" w:line="259" w:lineRule="auto"/>
              <w:ind w:left="0" w:right="0" w:firstLine="0"/>
              <w:jc w:val="left"/>
            </w:pPr>
            <w:r>
              <w:rPr>
                <w:sz w:val="16"/>
                <w:szCs w:val="16"/>
              </w:rPr>
              <w:t>Brazil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59"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A" w14:textId="77777777" w:rsidR="0044110D" w:rsidRDefault="00000000">
            <w:pPr>
              <w:spacing w:after="0" w:line="259" w:lineRule="auto"/>
              <w:ind w:left="0" w:right="6" w:firstLine="0"/>
              <w:jc w:val="center"/>
            </w:pPr>
            <w:r>
              <w:rPr>
                <w:sz w:val="16"/>
                <w:szCs w:val="16"/>
              </w:rPr>
              <w:t>6081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B" w14:textId="77777777" w:rsidR="0044110D" w:rsidRDefault="00000000">
            <w:pPr>
              <w:spacing w:after="0" w:line="259" w:lineRule="auto"/>
              <w:ind w:left="0" w:right="6" w:firstLine="0"/>
              <w:jc w:val="center"/>
            </w:pPr>
            <w:r>
              <w:rPr>
                <w:sz w:val="16"/>
                <w:szCs w:val="16"/>
              </w:rPr>
              <w:t>0.79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C" w14:textId="77777777" w:rsidR="0044110D" w:rsidRDefault="00000000">
            <w:pPr>
              <w:spacing w:after="0" w:line="259" w:lineRule="auto"/>
              <w:ind w:left="0" w:right="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D" w14:textId="77777777" w:rsidR="0044110D" w:rsidRDefault="00000000">
            <w:pPr>
              <w:spacing w:after="0" w:line="259" w:lineRule="auto"/>
              <w:ind w:left="0" w:right="6" w:firstLine="0"/>
              <w:jc w:val="center"/>
            </w:pPr>
            <w:r>
              <w:rPr>
                <w:sz w:val="16"/>
                <w:szCs w:val="16"/>
              </w:rPr>
              <w:t>0.79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5E" w14:textId="77777777" w:rsidR="0044110D" w:rsidRDefault="00000000">
            <w:pPr>
              <w:spacing w:after="0" w:line="259" w:lineRule="auto"/>
              <w:ind w:left="0" w:right="6" w:firstLine="0"/>
              <w:jc w:val="center"/>
            </w:pPr>
            <w:r>
              <w:rPr>
                <w:sz w:val="16"/>
                <w:szCs w:val="16"/>
              </w:rPr>
              <w:t>0.14</w:t>
            </w:r>
          </w:p>
        </w:tc>
      </w:tr>
      <w:tr w:rsidR="0044110D" w14:paraId="1CB5636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360" w14:textId="77777777" w:rsidR="0044110D" w:rsidRDefault="00000000">
            <w:pPr>
              <w:spacing w:after="0" w:line="259" w:lineRule="auto"/>
              <w:ind w:left="24" w:right="0" w:firstLine="0"/>
              <w:jc w:val="left"/>
            </w:pPr>
            <w:r>
              <w:rPr>
                <w:sz w:val="16"/>
                <w:szCs w:val="16"/>
              </w:rPr>
              <w:t>BTN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61" w14:textId="77777777" w:rsidR="0044110D" w:rsidRDefault="00000000">
            <w:pPr>
              <w:spacing w:after="0" w:line="259" w:lineRule="auto"/>
              <w:ind w:left="0" w:right="0" w:firstLine="0"/>
              <w:jc w:val="left"/>
            </w:pPr>
            <w:r>
              <w:rPr>
                <w:sz w:val="16"/>
                <w:szCs w:val="16"/>
              </w:rPr>
              <w:t>Bhutan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62"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3" w14:textId="77777777" w:rsidR="0044110D" w:rsidRDefault="00000000">
            <w:pPr>
              <w:spacing w:after="0" w:line="259" w:lineRule="auto"/>
              <w:ind w:left="0" w:right="6" w:firstLine="0"/>
              <w:jc w:val="center"/>
            </w:pPr>
            <w:r>
              <w:rPr>
                <w:sz w:val="16"/>
                <w:szCs w:val="16"/>
              </w:rPr>
              <w:t>781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4" w14:textId="77777777" w:rsidR="0044110D" w:rsidRDefault="00000000">
            <w:pPr>
              <w:spacing w:after="0" w:line="259" w:lineRule="auto"/>
              <w:ind w:left="0" w:right="6" w:firstLine="0"/>
              <w:jc w:val="center"/>
            </w:pPr>
            <w:r>
              <w:rPr>
                <w:sz w:val="16"/>
                <w:szCs w:val="16"/>
              </w:rPr>
              <w:t>0.16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5" w14:textId="77777777" w:rsidR="0044110D" w:rsidRDefault="00000000">
            <w:pPr>
              <w:spacing w:after="0" w:line="259" w:lineRule="auto"/>
              <w:ind w:left="0" w:right="6" w:firstLine="0"/>
              <w:jc w:val="center"/>
            </w:pPr>
            <w:r>
              <w:rPr>
                <w:sz w:val="16"/>
                <w:szCs w:val="16"/>
              </w:rPr>
              <w:t>0.21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6" w14:textId="77777777" w:rsidR="0044110D" w:rsidRDefault="00000000">
            <w:pPr>
              <w:spacing w:after="0" w:line="259" w:lineRule="auto"/>
              <w:ind w:left="0" w:right="6" w:firstLine="0"/>
              <w:jc w:val="center"/>
            </w:pPr>
            <w:r>
              <w:rPr>
                <w:sz w:val="16"/>
                <w:szCs w:val="16"/>
              </w:rPr>
              <w:t>0.16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7" w14:textId="77777777" w:rsidR="0044110D" w:rsidRDefault="00000000">
            <w:pPr>
              <w:spacing w:after="0" w:line="259" w:lineRule="auto"/>
              <w:ind w:left="0" w:right="6" w:firstLine="0"/>
              <w:jc w:val="center"/>
            </w:pPr>
            <w:r>
              <w:rPr>
                <w:sz w:val="16"/>
                <w:szCs w:val="16"/>
              </w:rPr>
              <w:t>0.39</w:t>
            </w:r>
          </w:p>
        </w:tc>
      </w:tr>
      <w:tr w:rsidR="0044110D" w14:paraId="1CB5637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7" w:type="dxa"/>
              <w:bottom w:w="80" w:type="dxa"/>
              <w:right w:w="80" w:type="dxa"/>
            </w:tcMar>
          </w:tcPr>
          <w:p w14:paraId="1CB56369" w14:textId="77777777" w:rsidR="0044110D" w:rsidRDefault="00000000">
            <w:pPr>
              <w:spacing w:after="0" w:line="259" w:lineRule="auto"/>
              <w:ind w:left="7" w:right="0" w:firstLine="0"/>
              <w:jc w:val="left"/>
            </w:pPr>
            <w:r>
              <w:rPr>
                <w:sz w:val="16"/>
                <w:szCs w:val="16"/>
              </w:rPr>
              <w:t>BWA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6A" w14:textId="77777777" w:rsidR="0044110D" w:rsidRDefault="00000000">
            <w:pPr>
              <w:spacing w:after="0" w:line="259" w:lineRule="auto"/>
              <w:ind w:left="0" w:right="0" w:firstLine="0"/>
              <w:jc w:val="left"/>
            </w:pPr>
            <w:r>
              <w:rPr>
                <w:sz w:val="16"/>
                <w:szCs w:val="16"/>
              </w:rPr>
              <w:t>Botswana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6B"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C" w14:textId="77777777" w:rsidR="0044110D" w:rsidRDefault="00000000">
            <w:pPr>
              <w:spacing w:after="0" w:line="259" w:lineRule="auto"/>
              <w:ind w:left="0" w:right="6" w:firstLine="0"/>
              <w:jc w:val="center"/>
            </w:pPr>
            <w:r>
              <w:rPr>
                <w:sz w:val="16"/>
                <w:szCs w:val="16"/>
              </w:rPr>
              <w:t>342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D" w14:textId="77777777" w:rsidR="0044110D" w:rsidRDefault="00000000">
            <w:pPr>
              <w:spacing w:after="0" w:line="259" w:lineRule="auto"/>
              <w:ind w:left="0" w:right="6" w:firstLine="0"/>
              <w:jc w:val="center"/>
            </w:pPr>
            <w:r>
              <w:rPr>
                <w:sz w:val="16"/>
                <w:szCs w:val="16"/>
              </w:rPr>
              <w:t>0.75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E" w14:textId="77777777" w:rsidR="0044110D" w:rsidRDefault="00000000">
            <w:pPr>
              <w:spacing w:after="0" w:line="259" w:lineRule="auto"/>
              <w:ind w:left="0" w:right="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6F" w14:textId="77777777" w:rsidR="0044110D" w:rsidRDefault="00000000">
            <w:pPr>
              <w:spacing w:after="0" w:line="259" w:lineRule="auto"/>
              <w:ind w:left="0" w:right="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0" w14:textId="77777777" w:rsidR="0044110D" w:rsidRDefault="00000000">
            <w:pPr>
              <w:spacing w:after="0" w:line="259" w:lineRule="auto"/>
              <w:ind w:left="0" w:right="6" w:firstLine="0"/>
              <w:jc w:val="center"/>
            </w:pPr>
            <w:r>
              <w:rPr>
                <w:sz w:val="16"/>
                <w:szCs w:val="16"/>
              </w:rPr>
              <w:t>0.16</w:t>
            </w:r>
          </w:p>
        </w:tc>
      </w:tr>
      <w:tr w:rsidR="0044110D" w14:paraId="1CB5637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372" w14:textId="77777777" w:rsidR="0044110D" w:rsidRDefault="00000000">
            <w:pPr>
              <w:spacing w:after="0" w:line="259" w:lineRule="auto"/>
              <w:ind w:left="28" w:right="0" w:firstLine="0"/>
              <w:jc w:val="left"/>
            </w:pPr>
            <w:r>
              <w:rPr>
                <w:sz w:val="16"/>
                <w:szCs w:val="16"/>
              </w:rPr>
              <w:t>CAF</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73" w14:textId="77777777" w:rsidR="0044110D" w:rsidRDefault="00000000">
            <w:pPr>
              <w:spacing w:after="0" w:line="259" w:lineRule="auto"/>
              <w:ind w:left="0" w:right="0" w:firstLine="0"/>
              <w:jc w:val="left"/>
            </w:pPr>
            <w:r>
              <w:rPr>
                <w:sz w:val="16"/>
                <w:szCs w:val="16"/>
              </w:rPr>
              <w:t>Central African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74"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5" w14:textId="77777777" w:rsidR="0044110D" w:rsidRDefault="00000000">
            <w:pPr>
              <w:spacing w:after="0" w:line="259" w:lineRule="auto"/>
              <w:ind w:left="0" w:right="6" w:firstLine="0"/>
              <w:jc w:val="center"/>
            </w:pPr>
            <w:r>
              <w:rPr>
                <w:sz w:val="16"/>
                <w:szCs w:val="16"/>
              </w:rPr>
              <w:t>266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6" w14:textId="77777777" w:rsidR="0044110D" w:rsidRDefault="00000000">
            <w:pPr>
              <w:spacing w:after="0" w:line="259" w:lineRule="auto"/>
              <w:ind w:left="0" w:right="6" w:firstLine="0"/>
              <w:jc w:val="center"/>
            </w:pPr>
            <w:r>
              <w:rPr>
                <w:sz w:val="16"/>
                <w:szCs w:val="16"/>
              </w:rPr>
              <w:t>0.14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7" w14:textId="77777777" w:rsidR="0044110D" w:rsidRDefault="00000000">
            <w:pPr>
              <w:spacing w:after="0" w:line="259" w:lineRule="auto"/>
              <w:ind w:left="0" w:right="6"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8" w14:textId="77777777" w:rsidR="0044110D" w:rsidRDefault="00000000">
            <w:pPr>
              <w:spacing w:after="0" w:line="259" w:lineRule="auto"/>
              <w:ind w:left="0" w:right="6" w:firstLine="0"/>
              <w:jc w:val="center"/>
            </w:pPr>
            <w:r>
              <w:rPr>
                <w:sz w:val="16"/>
                <w:szCs w:val="16"/>
              </w:rPr>
              <w:t>0.16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9" w14:textId="77777777" w:rsidR="0044110D" w:rsidRDefault="00000000">
            <w:pPr>
              <w:spacing w:after="0" w:line="259" w:lineRule="auto"/>
              <w:ind w:left="0" w:right="6" w:firstLine="0"/>
              <w:jc w:val="center"/>
            </w:pPr>
            <w:r>
              <w:rPr>
                <w:sz w:val="16"/>
                <w:szCs w:val="16"/>
              </w:rPr>
              <w:t>1.00</w:t>
            </w:r>
          </w:p>
        </w:tc>
      </w:tr>
      <w:tr w:rsidR="0044110D" w14:paraId="1CB5638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37B" w14:textId="77777777" w:rsidR="0044110D" w:rsidRDefault="00000000">
            <w:pPr>
              <w:spacing w:after="0" w:line="259" w:lineRule="auto"/>
              <w:ind w:left="15" w:right="0" w:firstLine="0"/>
              <w:jc w:val="left"/>
            </w:pPr>
            <w:r>
              <w:rPr>
                <w:sz w:val="16"/>
                <w:szCs w:val="16"/>
              </w:rPr>
              <w:t>CAN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7C" w14:textId="77777777" w:rsidR="0044110D" w:rsidRDefault="00000000">
            <w:pPr>
              <w:spacing w:after="0" w:line="259" w:lineRule="auto"/>
              <w:ind w:left="0" w:right="0" w:firstLine="0"/>
              <w:jc w:val="left"/>
            </w:pPr>
            <w:r>
              <w:rPr>
                <w:sz w:val="16"/>
                <w:szCs w:val="16"/>
              </w:rPr>
              <w:t>Canada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7D" w14:textId="77777777" w:rsidR="0044110D" w:rsidRDefault="00000000">
            <w:pPr>
              <w:spacing w:after="0" w:line="259" w:lineRule="auto"/>
              <w:ind w:left="0" w:right="0" w:firstLine="0"/>
              <w:jc w:val="left"/>
            </w:pPr>
            <w:r>
              <w:rPr>
                <w:sz w:val="16"/>
                <w:szCs w:val="16"/>
              </w:rPr>
              <w:t>North America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E" w14:textId="77777777" w:rsidR="0044110D" w:rsidRDefault="00000000">
            <w:pPr>
              <w:spacing w:after="0" w:line="259" w:lineRule="auto"/>
              <w:ind w:left="0" w:right="6" w:firstLine="0"/>
              <w:jc w:val="center"/>
            </w:pPr>
            <w:r>
              <w:rPr>
                <w:sz w:val="16"/>
                <w:szCs w:val="16"/>
              </w:rPr>
              <w:t>3305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7F" w14:textId="77777777" w:rsidR="0044110D" w:rsidRDefault="00000000">
            <w:pPr>
              <w:spacing w:after="0" w:line="259" w:lineRule="auto"/>
              <w:ind w:left="0" w:right="6"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0" w14:textId="77777777" w:rsidR="0044110D" w:rsidRDefault="00000000">
            <w:pPr>
              <w:spacing w:after="0" w:line="259" w:lineRule="auto"/>
              <w:ind w:left="0" w:right="6" w:firstLine="0"/>
              <w:jc w:val="center"/>
            </w:pPr>
            <w:r>
              <w:rPr>
                <w:sz w:val="16"/>
                <w:szCs w:val="16"/>
              </w:rPr>
              <w:t>0.74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1" w14:textId="77777777" w:rsidR="0044110D" w:rsidRDefault="00000000">
            <w:pPr>
              <w:spacing w:after="0" w:line="259" w:lineRule="auto"/>
              <w:ind w:left="0" w:right="6"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2" w14:textId="77777777" w:rsidR="0044110D" w:rsidRDefault="00000000">
            <w:pPr>
              <w:spacing w:after="0" w:line="259" w:lineRule="auto"/>
              <w:ind w:left="0" w:right="6" w:firstLine="0"/>
              <w:jc w:val="center"/>
            </w:pPr>
            <w:r>
              <w:rPr>
                <w:sz w:val="16"/>
                <w:szCs w:val="16"/>
              </w:rPr>
              <w:t>0.17</w:t>
            </w:r>
          </w:p>
        </w:tc>
      </w:tr>
      <w:tr w:rsidR="0044110D" w14:paraId="1CB5638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384" w14:textId="77777777" w:rsidR="0044110D" w:rsidRDefault="00000000">
            <w:pPr>
              <w:spacing w:after="0" w:line="259" w:lineRule="auto"/>
              <w:ind w:left="24" w:right="0" w:firstLine="0"/>
              <w:jc w:val="left"/>
            </w:pPr>
            <w:r>
              <w:rPr>
                <w:sz w:val="16"/>
                <w:szCs w:val="16"/>
              </w:rPr>
              <w:t>CHE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85" w14:textId="77777777" w:rsidR="0044110D" w:rsidRDefault="00000000">
            <w:pPr>
              <w:spacing w:after="0" w:line="259" w:lineRule="auto"/>
              <w:ind w:left="0" w:right="0" w:firstLine="0"/>
              <w:jc w:val="left"/>
            </w:pPr>
            <w:r>
              <w:rPr>
                <w:sz w:val="16"/>
                <w:szCs w:val="16"/>
              </w:rPr>
              <w:t>Switzerland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86"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7" w14:textId="77777777" w:rsidR="0044110D" w:rsidRDefault="00000000">
            <w:pPr>
              <w:spacing w:after="0" w:line="259" w:lineRule="auto"/>
              <w:ind w:left="0" w:right="6" w:firstLine="0"/>
              <w:jc w:val="center"/>
            </w:pPr>
            <w:r>
              <w:rPr>
                <w:sz w:val="16"/>
                <w:szCs w:val="16"/>
              </w:rPr>
              <w:t>774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8" w14:textId="77777777" w:rsidR="0044110D" w:rsidRDefault="00000000">
            <w:pPr>
              <w:spacing w:after="0" w:line="259" w:lineRule="auto"/>
              <w:ind w:left="0" w:right="6"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9" w14:textId="77777777" w:rsidR="0044110D" w:rsidRDefault="00000000">
            <w:pPr>
              <w:spacing w:after="0" w:line="259" w:lineRule="auto"/>
              <w:ind w:left="0" w:right="6"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A" w14:textId="77777777" w:rsidR="0044110D" w:rsidRDefault="00000000">
            <w:pPr>
              <w:spacing w:after="0" w:line="259" w:lineRule="auto"/>
              <w:ind w:left="0" w:right="6"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8B" w14:textId="77777777" w:rsidR="0044110D" w:rsidRDefault="00000000">
            <w:pPr>
              <w:spacing w:after="0" w:line="259" w:lineRule="auto"/>
              <w:ind w:left="0" w:right="6" w:firstLine="0"/>
              <w:jc w:val="center"/>
            </w:pPr>
            <w:r>
              <w:rPr>
                <w:sz w:val="16"/>
                <w:szCs w:val="16"/>
              </w:rPr>
              <w:t>0.34</w:t>
            </w:r>
          </w:p>
        </w:tc>
      </w:tr>
      <w:tr w:rsidR="0044110D" w14:paraId="1CB5639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38D" w14:textId="77777777" w:rsidR="0044110D" w:rsidRDefault="00000000">
            <w:pPr>
              <w:spacing w:after="0" w:line="259" w:lineRule="auto"/>
              <w:ind w:left="24" w:right="0" w:firstLine="0"/>
              <w:jc w:val="left"/>
            </w:pPr>
            <w:r>
              <w:rPr>
                <w:sz w:val="16"/>
                <w:szCs w:val="16"/>
              </w:rPr>
              <w:t>CHL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8E" w14:textId="77777777" w:rsidR="0044110D" w:rsidRDefault="00000000">
            <w:pPr>
              <w:spacing w:after="0" w:line="259" w:lineRule="auto"/>
              <w:ind w:left="0" w:right="0" w:firstLine="0"/>
              <w:jc w:val="left"/>
            </w:pPr>
            <w:r>
              <w:rPr>
                <w:sz w:val="16"/>
                <w:szCs w:val="16"/>
              </w:rPr>
              <w:t>Chile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8F"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0" w14:textId="77777777" w:rsidR="0044110D" w:rsidRDefault="00000000">
            <w:pPr>
              <w:spacing w:after="0" w:line="259" w:lineRule="auto"/>
              <w:ind w:left="0" w:right="6" w:firstLine="0"/>
              <w:jc w:val="center"/>
            </w:pPr>
            <w:r>
              <w:rPr>
                <w:sz w:val="16"/>
                <w:szCs w:val="16"/>
              </w:rPr>
              <w:t>12708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1" w14:textId="77777777" w:rsidR="0044110D" w:rsidRDefault="00000000">
            <w:pPr>
              <w:spacing w:after="0" w:line="259" w:lineRule="auto"/>
              <w:ind w:left="0" w:right="6"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2" w14:textId="77777777" w:rsidR="0044110D" w:rsidRDefault="00000000">
            <w:pPr>
              <w:spacing w:after="0" w:line="259" w:lineRule="auto"/>
              <w:ind w:left="0" w:right="6"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3" w14:textId="77777777" w:rsidR="0044110D" w:rsidRDefault="00000000">
            <w:pPr>
              <w:spacing w:after="0" w:line="259" w:lineRule="auto"/>
              <w:ind w:left="0" w:right="6" w:firstLine="0"/>
              <w:jc w:val="center"/>
            </w:pPr>
            <w:r>
              <w:rPr>
                <w:sz w:val="16"/>
                <w:szCs w:val="16"/>
              </w:rPr>
              <w:t>0.72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4" w14:textId="77777777" w:rsidR="0044110D" w:rsidRDefault="00000000">
            <w:pPr>
              <w:spacing w:after="0" w:line="259" w:lineRule="auto"/>
              <w:ind w:left="0" w:right="6" w:firstLine="0"/>
              <w:jc w:val="center"/>
            </w:pPr>
            <w:r>
              <w:rPr>
                <w:sz w:val="16"/>
                <w:szCs w:val="16"/>
              </w:rPr>
              <w:t>0.21</w:t>
            </w:r>
          </w:p>
        </w:tc>
      </w:tr>
      <w:tr w:rsidR="0044110D" w14:paraId="1CB5639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396" w14:textId="77777777" w:rsidR="0044110D" w:rsidRDefault="00000000">
            <w:pPr>
              <w:spacing w:after="0" w:line="259" w:lineRule="auto"/>
              <w:ind w:left="15" w:right="0" w:firstLine="0"/>
              <w:jc w:val="left"/>
            </w:pPr>
            <w:r>
              <w:rPr>
                <w:sz w:val="16"/>
                <w:szCs w:val="16"/>
              </w:rPr>
              <w:t>CHN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97" w14:textId="77777777" w:rsidR="0044110D" w:rsidRDefault="00000000">
            <w:pPr>
              <w:spacing w:after="0" w:line="259" w:lineRule="auto"/>
              <w:ind w:left="0" w:right="0" w:firstLine="0"/>
              <w:jc w:val="left"/>
            </w:pPr>
            <w:r>
              <w:rPr>
                <w:sz w:val="16"/>
                <w:szCs w:val="16"/>
              </w:rPr>
              <w:t>China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98"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9" w14:textId="77777777" w:rsidR="0044110D" w:rsidRDefault="00000000">
            <w:pPr>
              <w:spacing w:after="0" w:line="259" w:lineRule="auto"/>
              <w:ind w:left="0" w:right="6" w:firstLine="0"/>
              <w:jc w:val="center"/>
            </w:pPr>
            <w:r>
              <w:rPr>
                <w:sz w:val="16"/>
                <w:szCs w:val="16"/>
              </w:rPr>
              <w:t>5823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A" w14:textId="77777777" w:rsidR="0044110D" w:rsidRDefault="00000000">
            <w:pPr>
              <w:spacing w:after="0" w:line="259" w:lineRule="auto"/>
              <w:ind w:left="0" w:right="6" w:firstLine="0"/>
              <w:jc w:val="center"/>
            </w:pPr>
            <w:r>
              <w:rPr>
                <w:sz w:val="16"/>
                <w:szCs w:val="16"/>
              </w:rPr>
              <w:t>0.56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B" w14:textId="77777777" w:rsidR="0044110D" w:rsidRDefault="00000000">
            <w:pPr>
              <w:spacing w:after="0" w:line="259" w:lineRule="auto"/>
              <w:ind w:left="0" w:right="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C" w14:textId="77777777" w:rsidR="0044110D" w:rsidRDefault="00000000">
            <w:pPr>
              <w:spacing w:after="0" w:line="259" w:lineRule="auto"/>
              <w:ind w:left="0" w:right="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9D" w14:textId="77777777" w:rsidR="0044110D" w:rsidRDefault="00000000">
            <w:pPr>
              <w:spacing w:after="0" w:line="259" w:lineRule="auto"/>
              <w:ind w:left="0" w:right="6" w:firstLine="0"/>
              <w:jc w:val="center"/>
            </w:pPr>
            <w:r>
              <w:rPr>
                <w:sz w:val="16"/>
                <w:szCs w:val="16"/>
              </w:rPr>
              <w:t>0.47</w:t>
            </w:r>
          </w:p>
        </w:tc>
      </w:tr>
      <w:tr w:rsidR="0044110D" w14:paraId="1CB563A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39F" w14:textId="77777777" w:rsidR="0044110D" w:rsidRDefault="00000000">
            <w:pPr>
              <w:spacing w:after="0" w:line="259" w:lineRule="auto"/>
              <w:ind w:left="46" w:right="0" w:firstLine="0"/>
              <w:jc w:val="left"/>
            </w:pPr>
            <w:r>
              <w:rPr>
                <w:sz w:val="16"/>
                <w:szCs w:val="16"/>
              </w:rPr>
              <w:t>CIV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A0" w14:textId="77777777" w:rsidR="0044110D" w:rsidRDefault="00000000">
            <w:pPr>
              <w:spacing w:after="0" w:line="259" w:lineRule="auto"/>
              <w:ind w:left="0" w:right="0" w:firstLine="0"/>
              <w:jc w:val="left"/>
            </w:pPr>
            <w:r>
              <w:rPr>
                <w:sz w:val="16"/>
                <w:szCs w:val="16"/>
              </w:rPr>
              <w:t>Ivory Coast</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A1"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2" w14:textId="77777777" w:rsidR="0044110D" w:rsidRDefault="00000000">
            <w:pPr>
              <w:spacing w:after="0" w:line="259" w:lineRule="auto"/>
              <w:ind w:left="0" w:right="6" w:firstLine="0"/>
              <w:jc w:val="center"/>
            </w:pPr>
            <w:r>
              <w:rPr>
                <w:sz w:val="16"/>
                <w:szCs w:val="16"/>
              </w:rPr>
              <w:t>1085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3" w14:textId="77777777" w:rsidR="0044110D" w:rsidRDefault="00000000">
            <w:pPr>
              <w:spacing w:after="0" w:line="259" w:lineRule="auto"/>
              <w:ind w:left="0" w:right="6" w:firstLine="0"/>
              <w:jc w:val="center"/>
            </w:pPr>
            <w:r>
              <w:rPr>
                <w:sz w:val="16"/>
                <w:szCs w:val="16"/>
              </w:rPr>
              <w:t>0.39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4" w14:textId="77777777" w:rsidR="0044110D" w:rsidRDefault="00000000">
            <w:pPr>
              <w:spacing w:after="0" w:line="259" w:lineRule="auto"/>
              <w:ind w:left="0" w:right="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5" w14:textId="77777777" w:rsidR="0044110D" w:rsidRDefault="00000000">
            <w:pPr>
              <w:spacing w:after="0" w:line="259" w:lineRule="auto"/>
              <w:ind w:left="0" w:right="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6" w14:textId="77777777" w:rsidR="0044110D" w:rsidRDefault="00000000">
            <w:pPr>
              <w:spacing w:after="0" w:line="259" w:lineRule="auto"/>
              <w:ind w:left="0" w:right="6" w:firstLine="0"/>
              <w:jc w:val="center"/>
            </w:pPr>
            <w:r>
              <w:rPr>
                <w:sz w:val="16"/>
                <w:szCs w:val="16"/>
              </w:rPr>
              <w:t>0.59</w:t>
            </w:r>
          </w:p>
        </w:tc>
      </w:tr>
      <w:tr w:rsidR="0044110D" w14:paraId="1CB563B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3A8" w14:textId="77777777" w:rsidR="0044110D" w:rsidRDefault="00000000">
            <w:pPr>
              <w:spacing w:after="0" w:line="259" w:lineRule="auto"/>
              <w:ind w:left="6" w:right="0" w:firstLine="0"/>
              <w:jc w:val="left"/>
            </w:pPr>
            <w:r>
              <w:rPr>
                <w:sz w:val="16"/>
                <w:szCs w:val="16"/>
              </w:rPr>
              <w:t>CMR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A9" w14:textId="77777777" w:rsidR="0044110D" w:rsidRDefault="00000000">
            <w:pPr>
              <w:spacing w:after="0" w:line="259" w:lineRule="auto"/>
              <w:ind w:left="0" w:right="0" w:firstLine="0"/>
              <w:jc w:val="left"/>
            </w:pPr>
            <w:r>
              <w:rPr>
                <w:sz w:val="16"/>
                <w:szCs w:val="16"/>
              </w:rPr>
              <w:t>Cameroon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AA"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B" w14:textId="77777777" w:rsidR="0044110D" w:rsidRDefault="00000000">
            <w:pPr>
              <w:spacing w:after="0" w:line="259" w:lineRule="auto"/>
              <w:ind w:left="0" w:right="6" w:firstLine="0"/>
              <w:jc w:val="center"/>
            </w:pPr>
            <w:r>
              <w:rPr>
                <w:sz w:val="16"/>
                <w:szCs w:val="16"/>
              </w:rPr>
              <w:t>591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C" w14:textId="77777777" w:rsidR="0044110D" w:rsidRDefault="00000000">
            <w:pPr>
              <w:spacing w:after="0" w:line="259" w:lineRule="auto"/>
              <w:ind w:left="0" w:right="6"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D" w14:textId="77777777" w:rsidR="0044110D" w:rsidRDefault="00000000">
            <w:pPr>
              <w:spacing w:after="0" w:line="259" w:lineRule="auto"/>
              <w:ind w:left="0" w:right="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E" w14:textId="77777777" w:rsidR="0044110D" w:rsidRDefault="00000000">
            <w:pPr>
              <w:spacing w:after="0" w:line="259" w:lineRule="auto"/>
              <w:ind w:left="0" w:right="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AF" w14:textId="77777777" w:rsidR="0044110D" w:rsidRDefault="00000000">
            <w:pPr>
              <w:spacing w:after="0" w:line="259" w:lineRule="auto"/>
              <w:ind w:left="0" w:right="6" w:firstLine="0"/>
              <w:jc w:val="center"/>
            </w:pPr>
            <w:r>
              <w:rPr>
                <w:sz w:val="16"/>
                <w:szCs w:val="16"/>
              </w:rPr>
              <w:t>0.60</w:t>
            </w:r>
          </w:p>
        </w:tc>
      </w:tr>
      <w:tr w:rsidR="0044110D" w14:paraId="1CB563B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3B1" w14:textId="77777777" w:rsidR="0044110D" w:rsidRDefault="00000000">
            <w:pPr>
              <w:spacing w:after="0" w:line="259" w:lineRule="auto"/>
              <w:ind w:left="15" w:right="0" w:firstLine="0"/>
              <w:jc w:val="left"/>
            </w:pPr>
            <w:r>
              <w:rPr>
                <w:sz w:val="16"/>
                <w:szCs w:val="16"/>
              </w:rPr>
              <w:t>COD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B2" w14:textId="77777777" w:rsidR="0044110D" w:rsidRDefault="00000000">
            <w:pPr>
              <w:spacing w:after="0" w:line="259" w:lineRule="auto"/>
              <w:ind w:left="0" w:right="0" w:firstLine="0"/>
              <w:jc w:val="left"/>
            </w:pPr>
            <w:r>
              <w:rPr>
                <w:sz w:val="16"/>
                <w:szCs w:val="16"/>
              </w:rPr>
              <w:t>Congo-Kinshasa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B3"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4" w14:textId="77777777" w:rsidR="0044110D" w:rsidRDefault="00000000">
            <w:pPr>
              <w:spacing w:after="0" w:line="259" w:lineRule="auto"/>
              <w:ind w:left="0" w:right="6" w:firstLine="0"/>
              <w:jc w:val="center"/>
            </w:pPr>
            <w:r>
              <w:rPr>
                <w:sz w:val="16"/>
                <w:szCs w:val="16"/>
              </w:rPr>
              <w:t>13688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5" w14:textId="77777777" w:rsidR="0044110D" w:rsidRDefault="00000000">
            <w:pPr>
              <w:spacing w:after="0" w:line="259" w:lineRule="auto"/>
              <w:ind w:left="0" w:right="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6" w14:textId="77777777" w:rsidR="0044110D" w:rsidRDefault="00000000">
            <w:pPr>
              <w:spacing w:after="0" w:line="259" w:lineRule="auto"/>
              <w:ind w:left="0" w:right="6"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7" w14:textId="77777777" w:rsidR="0044110D" w:rsidRDefault="00000000">
            <w:pPr>
              <w:spacing w:after="0" w:line="259" w:lineRule="auto"/>
              <w:ind w:left="0" w:right="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8" w14:textId="77777777" w:rsidR="0044110D" w:rsidRDefault="00000000">
            <w:pPr>
              <w:spacing w:after="0" w:line="259" w:lineRule="auto"/>
              <w:ind w:left="0" w:right="6" w:firstLine="0"/>
              <w:jc w:val="center"/>
            </w:pPr>
            <w:r>
              <w:rPr>
                <w:sz w:val="16"/>
                <w:szCs w:val="16"/>
              </w:rPr>
              <w:t>0.58</w:t>
            </w:r>
          </w:p>
        </w:tc>
      </w:tr>
      <w:tr w:rsidR="0044110D" w14:paraId="1CB563C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3BA" w14:textId="77777777" w:rsidR="0044110D" w:rsidRDefault="00000000">
            <w:pPr>
              <w:spacing w:after="0" w:line="259" w:lineRule="auto"/>
              <w:ind w:left="15" w:right="0" w:firstLine="0"/>
              <w:jc w:val="left"/>
            </w:pPr>
            <w:r>
              <w:rPr>
                <w:sz w:val="16"/>
                <w:szCs w:val="16"/>
              </w:rPr>
              <w:t>COG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BB" w14:textId="77777777" w:rsidR="0044110D" w:rsidRDefault="00000000">
            <w:pPr>
              <w:spacing w:after="0" w:line="259" w:lineRule="auto"/>
              <w:ind w:left="0" w:right="0" w:firstLine="0"/>
              <w:jc w:val="left"/>
            </w:pPr>
            <w:r>
              <w:rPr>
                <w:sz w:val="16"/>
                <w:szCs w:val="16"/>
              </w:rPr>
              <w:t>Congo-Brazzaville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BC"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D" w14:textId="77777777" w:rsidR="0044110D" w:rsidRDefault="00000000">
            <w:pPr>
              <w:spacing w:after="0" w:line="259" w:lineRule="auto"/>
              <w:ind w:left="0" w:right="6" w:firstLine="0"/>
              <w:jc w:val="center"/>
            </w:pPr>
            <w:r>
              <w:rPr>
                <w:sz w:val="16"/>
                <w:szCs w:val="16"/>
              </w:rPr>
              <w:t>580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E" w14:textId="77777777" w:rsidR="0044110D" w:rsidRDefault="00000000">
            <w:pPr>
              <w:spacing w:after="0" w:line="259" w:lineRule="auto"/>
              <w:ind w:left="0" w:right="6" w:firstLine="0"/>
              <w:jc w:val="center"/>
            </w:pPr>
            <w:r>
              <w:rPr>
                <w:sz w:val="16"/>
                <w:szCs w:val="16"/>
              </w:rPr>
              <w:t>0.35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BF" w14:textId="77777777" w:rsidR="0044110D" w:rsidRDefault="00000000">
            <w:pPr>
              <w:spacing w:after="0" w:line="259" w:lineRule="auto"/>
              <w:ind w:left="0" w:right="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0" w14:textId="77777777" w:rsidR="0044110D" w:rsidRDefault="00000000">
            <w:pPr>
              <w:spacing w:after="0" w:line="259" w:lineRule="auto"/>
              <w:ind w:left="0" w:right="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1" w14:textId="77777777" w:rsidR="0044110D" w:rsidRDefault="00000000">
            <w:pPr>
              <w:spacing w:after="0" w:line="259" w:lineRule="auto"/>
              <w:ind w:left="0" w:right="6" w:firstLine="0"/>
              <w:jc w:val="center"/>
            </w:pPr>
            <w:r>
              <w:rPr>
                <w:sz w:val="16"/>
                <w:szCs w:val="16"/>
              </w:rPr>
              <w:t>0.72</w:t>
            </w:r>
          </w:p>
        </w:tc>
      </w:tr>
      <w:tr w:rsidR="0044110D" w14:paraId="1CB563C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3C3" w14:textId="77777777" w:rsidR="0044110D" w:rsidRDefault="00000000">
            <w:pPr>
              <w:spacing w:after="0" w:line="259" w:lineRule="auto"/>
              <w:ind w:left="24" w:right="0" w:firstLine="0"/>
              <w:jc w:val="left"/>
            </w:pPr>
            <w:r>
              <w:rPr>
                <w:sz w:val="16"/>
                <w:szCs w:val="16"/>
              </w:rPr>
              <w:t>COL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C4" w14:textId="77777777" w:rsidR="0044110D" w:rsidRDefault="00000000">
            <w:pPr>
              <w:spacing w:after="0" w:line="259" w:lineRule="auto"/>
              <w:ind w:left="0" w:right="0" w:firstLine="0"/>
              <w:jc w:val="left"/>
            </w:pPr>
            <w:r>
              <w:rPr>
                <w:sz w:val="16"/>
                <w:szCs w:val="16"/>
              </w:rPr>
              <w:t>Colombia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C5"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6" w14:textId="77777777" w:rsidR="0044110D" w:rsidRDefault="00000000">
            <w:pPr>
              <w:spacing w:after="0" w:line="259" w:lineRule="auto"/>
              <w:ind w:left="0" w:right="6" w:firstLine="0"/>
              <w:jc w:val="center"/>
            </w:pPr>
            <w:r>
              <w:rPr>
                <w:sz w:val="16"/>
                <w:szCs w:val="16"/>
              </w:rPr>
              <w:t>8478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7" w14:textId="77777777" w:rsidR="0044110D" w:rsidRDefault="00000000">
            <w:pPr>
              <w:spacing w:after="0" w:line="259" w:lineRule="auto"/>
              <w:ind w:left="0" w:right="6" w:firstLine="0"/>
              <w:jc w:val="center"/>
            </w:pPr>
            <w:r>
              <w:rPr>
                <w:sz w:val="16"/>
                <w:szCs w:val="16"/>
              </w:rPr>
              <w:t>0.72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8" w14:textId="77777777" w:rsidR="0044110D" w:rsidRDefault="00000000">
            <w:pPr>
              <w:spacing w:after="0" w:line="259" w:lineRule="auto"/>
              <w:ind w:left="0" w:right="6"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9" w14:textId="77777777" w:rsidR="0044110D" w:rsidRDefault="00000000">
            <w:pPr>
              <w:spacing w:after="0" w:line="259" w:lineRule="auto"/>
              <w:ind w:left="0" w:right="6" w:firstLine="0"/>
              <w:jc w:val="center"/>
            </w:pPr>
            <w:r>
              <w:rPr>
                <w:sz w:val="16"/>
                <w:szCs w:val="16"/>
              </w:rPr>
              <w:t>0.74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A" w14:textId="77777777" w:rsidR="0044110D" w:rsidRDefault="00000000">
            <w:pPr>
              <w:spacing w:after="0" w:line="259" w:lineRule="auto"/>
              <w:ind w:left="0" w:right="6" w:firstLine="0"/>
              <w:jc w:val="center"/>
            </w:pPr>
            <w:r>
              <w:rPr>
                <w:sz w:val="16"/>
                <w:szCs w:val="16"/>
              </w:rPr>
              <w:t>0.25</w:t>
            </w:r>
          </w:p>
        </w:tc>
      </w:tr>
      <w:tr w:rsidR="0044110D" w14:paraId="1CB563D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3CC" w14:textId="77777777" w:rsidR="0044110D" w:rsidRDefault="00000000">
            <w:pPr>
              <w:spacing w:after="0" w:line="259" w:lineRule="auto"/>
              <w:ind w:left="1" w:right="0" w:firstLine="0"/>
              <w:jc w:val="left"/>
            </w:pPr>
            <w:r>
              <w:rPr>
                <w:sz w:val="16"/>
                <w:szCs w:val="16"/>
              </w:rPr>
              <w:t>COM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CD" w14:textId="77777777" w:rsidR="0044110D" w:rsidRDefault="00000000">
            <w:pPr>
              <w:spacing w:after="0" w:line="259" w:lineRule="auto"/>
              <w:ind w:left="0" w:right="0" w:firstLine="0"/>
              <w:jc w:val="left"/>
            </w:pPr>
            <w:r>
              <w:rPr>
                <w:sz w:val="16"/>
                <w:szCs w:val="16"/>
              </w:rPr>
              <w:t>Comoros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CE"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CF" w14:textId="77777777" w:rsidR="0044110D" w:rsidRDefault="00000000">
            <w:pPr>
              <w:spacing w:after="0" w:line="259" w:lineRule="auto"/>
              <w:ind w:left="0" w:right="6" w:firstLine="0"/>
              <w:jc w:val="center"/>
            </w:pPr>
            <w:r>
              <w:rPr>
                <w:sz w:val="16"/>
                <w:szCs w:val="16"/>
              </w:rPr>
              <w:t>636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0" w14:textId="77777777" w:rsidR="0044110D" w:rsidRDefault="00000000">
            <w:pPr>
              <w:spacing w:after="0" w:line="259" w:lineRule="auto"/>
              <w:ind w:left="0" w:right="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1"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2" w14:textId="77777777" w:rsidR="0044110D" w:rsidRDefault="00000000">
            <w:pPr>
              <w:spacing w:after="0" w:line="259" w:lineRule="auto"/>
              <w:ind w:left="0" w:right="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3" w14:textId="77777777" w:rsidR="0044110D" w:rsidRDefault="00000000">
            <w:pPr>
              <w:spacing w:after="0" w:line="259" w:lineRule="auto"/>
              <w:ind w:left="0" w:right="6" w:firstLine="0"/>
              <w:jc w:val="center"/>
            </w:pPr>
            <w:r>
              <w:rPr>
                <w:sz w:val="16"/>
                <w:szCs w:val="16"/>
              </w:rPr>
              <w:t>0.38</w:t>
            </w:r>
          </w:p>
        </w:tc>
      </w:tr>
      <w:tr w:rsidR="0044110D" w14:paraId="1CB563D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3D5" w14:textId="77777777" w:rsidR="0044110D" w:rsidRDefault="00000000">
            <w:pPr>
              <w:spacing w:after="0" w:line="259" w:lineRule="auto"/>
              <w:ind w:left="28" w:right="0" w:firstLine="0"/>
              <w:jc w:val="left"/>
            </w:pPr>
            <w:r>
              <w:rPr>
                <w:sz w:val="16"/>
                <w:szCs w:val="16"/>
              </w:rPr>
              <w:t>CPV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D6" w14:textId="77777777" w:rsidR="0044110D" w:rsidRDefault="00000000">
            <w:pPr>
              <w:spacing w:after="0" w:line="259" w:lineRule="auto"/>
              <w:ind w:left="0" w:right="0" w:firstLine="0"/>
              <w:jc w:val="left"/>
            </w:pPr>
            <w:r>
              <w:rPr>
                <w:sz w:val="16"/>
                <w:szCs w:val="16"/>
              </w:rPr>
              <w:t>Cabo Verde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D7"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8" w14:textId="77777777" w:rsidR="0044110D" w:rsidRDefault="00000000">
            <w:pPr>
              <w:spacing w:after="0" w:line="259" w:lineRule="auto"/>
              <w:ind w:left="0" w:right="6" w:firstLine="0"/>
              <w:jc w:val="center"/>
            </w:pPr>
            <w:r>
              <w:rPr>
                <w:sz w:val="16"/>
                <w:szCs w:val="16"/>
              </w:rPr>
              <w:t>890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9" w14:textId="77777777" w:rsidR="0044110D" w:rsidRDefault="00000000">
            <w:pPr>
              <w:spacing w:after="0" w:line="259" w:lineRule="auto"/>
              <w:ind w:left="0" w:right="6" w:firstLine="0"/>
              <w:jc w:val="center"/>
            </w:pPr>
            <w:r>
              <w:rPr>
                <w:sz w:val="16"/>
                <w:szCs w:val="16"/>
              </w:rPr>
              <w:t>0.73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A" w14:textId="77777777" w:rsidR="0044110D" w:rsidRDefault="00000000">
            <w:pPr>
              <w:spacing w:after="0" w:line="259" w:lineRule="auto"/>
              <w:ind w:left="0" w:right="6"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B" w14:textId="77777777" w:rsidR="0044110D" w:rsidRDefault="00000000">
            <w:pPr>
              <w:spacing w:after="0" w:line="259" w:lineRule="auto"/>
              <w:ind w:left="0" w:right="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DC" w14:textId="77777777" w:rsidR="0044110D" w:rsidRDefault="00000000">
            <w:pPr>
              <w:spacing w:after="0" w:line="259" w:lineRule="auto"/>
              <w:ind w:left="0" w:right="6" w:firstLine="0"/>
              <w:jc w:val="center"/>
            </w:pPr>
            <w:r>
              <w:rPr>
                <w:sz w:val="16"/>
                <w:szCs w:val="16"/>
              </w:rPr>
              <w:t>0.08</w:t>
            </w:r>
          </w:p>
        </w:tc>
      </w:tr>
      <w:tr w:rsidR="0044110D" w14:paraId="1CB563E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30" w:type="dxa"/>
              <w:bottom w:w="80" w:type="dxa"/>
              <w:right w:w="80" w:type="dxa"/>
            </w:tcMar>
          </w:tcPr>
          <w:p w14:paraId="1CB563DE" w14:textId="77777777" w:rsidR="0044110D" w:rsidRDefault="00000000">
            <w:pPr>
              <w:spacing w:after="0" w:line="259" w:lineRule="auto"/>
              <w:ind w:left="50" w:right="0" w:firstLine="0"/>
              <w:jc w:val="left"/>
            </w:pPr>
            <w:r>
              <w:rPr>
                <w:sz w:val="16"/>
                <w:szCs w:val="16"/>
              </w:rPr>
              <w:t>CRI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DF" w14:textId="77777777" w:rsidR="0044110D" w:rsidRDefault="00000000">
            <w:pPr>
              <w:spacing w:after="0" w:line="259" w:lineRule="auto"/>
              <w:ind w:left="0" w:right="0" w:firstLine="0"/>
              <w:jc w:val="left"/>
            </w:pPr>
            <w:r>
              <w:rPr>
                <w:sz w:val="16"/>
                <w:szCs w:val="16"/>
              </w:rPr>
              <w:t>Costa Rica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E0"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1" w14:textId="77777777" w:rsidR="0044110D" w:rsidRDefault="00000000">
            <w:pPr>
              <w:spacing w:after="0" w:line="259" w:lineRule="auto"/>
              <w:ind w:left="0" w:right="6" w:firstLine="0"/>
              <w:jc w:val="center"/>
            </w:pPr>
            <w:r>
              <w:rPr>
                <w:sz w:val="16"/>
                <w:szCs w:val="16"/>
              </w:rPr>
              <w:t>1681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2" w14:textId="77777777" w:rsidR="0044110D" w:rsidRDefault="00000000">
            <w:pPr>
              <w:spacing w:after="0" w:line="259" w:lineRule="auto"/>
              <w:ind w:left="0" w:right="6" w:firstLine="0"/>
              <w:jc w:val="center"/>
            </w:pPr>
            <w:r>
              <w:rPr>
                <w:sz w:val="16"/>
                <w:szCs w:val="16"/>
              </w:rPr>
              <w:t>0.48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3" w14:textId="77777777" w:rsidR="0044110D" w:rsidRDefault="00000000">
            <w:pPr>
              <w:spacing w:after="0" w:line="259" w:lineRule="auto"/>
              <w:ind w:left="0" w:right="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4" w14:textId="77777777" w:rsidR="0044110D" w:rsidRDefault="00000000">
            <w:pPr>
              <w:spacing w:after="0" w:line="259" w:lineRule="auto"/>
              <w:ind w:left="0" w:right="6"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5" w14:textId="77777777" w:rsidR="0044110D" w:rsidRDefault="00000000">
            <w:pPr>
              <w:spacing w:after="0" w:line="259" w:lineRule="auto"/>
              <w:ind w:left="0" w:right="6" w:firstLine="0"/>
              <w:jc w:val="center"/>
            </w:pPr>
            <w:r>
              <w:rPr>
                <w:sz w:val="16"/>
                <w:szCs w:val="16"/>
              </w:rPr>
              <w:t>0.60</w:t>
            </w:r>
          </w:p>
        </w:tc>
      </w:tr>
      <w:tr w:rsidR="0044110D" w14:paraId="1CB563E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3E7" w14:textId="77777777" w:rsidR="0044110D" w:rsidRDefault="00000000">
            <w:pPr>
              <w:spacing w:after="0" w:line="259" w:lineRule="auto"/>
              <w:ind w:left="28" w:right="0" w:firstLine="0"/>
              <w:jc w:val="left"/>
            </w:pPr>
            <w:r>
              <w:rPr>
                <w:sz w:val="16"/>
                <w:szCs w:val="16"/>
              </w:rPr>
              <w:t>CYP</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E8" w14:textId="77777777" w:rsidR="0044110D" w:rsidRDefault="00000000">
            <w:pPr>
              <w:spacing w:after="0" w:line="259" w:lineRule="auto"/>
              <w:ind w:left="0" w:right="0" w:firstLine="0"/>
              <w:jc w:val="left"/>
            </w:pPr>
            <w:r>
              <w:rPr>
                <w:sz w:val="16"/>
                <w:szCs w:val="16"/>
              </w:rPr>
              <w:t>Cyprus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E9"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A" w14:textId="77777777" w:rsidR="0044110D" w:rsidRDefault="00000000">
            <w:pPr>
              <w:spacing w:after="0" w:line="259" w:lineRule="auto"/>
              <w:ind w:left="0" w:right="6" w:firstLine="0"/>
              <w:jc w:val="center"/>
            </w:pPr>
            <w:r>
              <w:rPr>
                <w:sz w:val="16"/>
                <w:szCs w:val="16"/>
              </w:rPr>
              <w:t>400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B" w14:textId="77777777" w:rsidR="0044110D" w:rsidRDefault="00000000">
            <w:pPr>
              <w:spacing w:after="0" w:line="259" w:lineRule="auto"/>
              <w:ind w:left="0" w:right="6" w:firstLine="0"/>
              <w:jc w:val="center"/>
            </w:pPr>
            <w:r>
              <w:rPr>
                <w:sz w:val="16"/>
                <w:szCs w:val="16"/>
              </w:rPr>
              <w:t>0.74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C" w14:textId="77777777" w:rsidR="0044110D" w:rsidRDefault="00000000">
            <w:pPr>
              <w:spacing w:after="0" w:line="259" w:lineRule="auto"/>
              <w:ind w:left="0" w:right="6" w:firstLine="0"/>
              <w:jc w:val="center"/>
            </w:pPr>
            <w:r>
              <w:rPr>
                <w:sz w:val="16"/>
                <w:szCs w:val="16"/>
              </w:rPr>
              <w:t>0.80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D" w14:textId="77777777" w:rsidR="0044110D" w:rsidRDefault="00000000">
            <w:pPr>
              <w:spacing w:after="0" w:line="259" w:lineRule="auto"/>
              <w:ind w:left="0" w:right="6"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EE" w14:textId="77777777" w:rsidR="0044110D" w:rsidRDefault="00000000">
            <w:pPr>
              <w:spacing w:after="0" w:line="259" w:lineRule="auto"/>
              <w:ind w:left="0" w:right="6" w:firstLine="0"/>
              <w:jc w:val="center"/>
            </w:pPr>
            <w:r>
              <w:rPr>
                <w:sz w:val="16"/>
                <w:szCs w:val="16"/>
              </w:rPr>
              <w:t>0.19</w:t>
            </w:r>
          </w:p>
        </w:tc>
      </w:tr>
      <w:tr w:rsidR="0044110D" w14:paraId="1CB563F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3F0" w14:textId="77777777" w:rsidR="0044110D" w:rsidRDefault="00000000">
            <w:pPr>
              <w:spacing w:after="0" w:line="259" w:lineRule="auto"/>
              <w:ind w:left="32" w:right="0" w:firstLine="0"/>
              <w:jc w:val="left"/>
            </w:pPr>
            <w:r>
              <w:rPr>
                <w:sz w:val="16"/>
                <w:szCs w:val="16"/>
              </w:rPr>
              <w:t>CZE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F1" w14:textId="77777777" w:rsidR="0044110D" w:rsidRDefault="00000000">
            <w:pPr>
              <w:spacing w:after="0" w:line="259" w:lineRule="auto"/>
              <w:ind w:left="0" w:right="0" w:firstLine="0"/>
              <w:jc w:val="left"/>
            </w:pPr>
            <w:r>
              <w:rPr>
                <w:sz w:val="16"/>
                <w:szCs w:val="16"/>
              </w:rPr>
              <w:t>Czech Republic</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F2"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3" w14:textId="77777777" w:rsidR="0044110D" w:rsidRDefault="00000000">
            <w:pPr>
              <w:spacing w:after="0" w:line="259" w:lineRule="auto"/>
              <w:ind w:left="0" w:right="6" w:firstLine="0"/>
              <w:jc w:val="center"/>
            </w:pPr>
            <w:r>
              <w:rPr>
                <w:sz w:val="16"/>
                <w:szCs w:val="16"/>
              </w:rPr>
              <w:t>1291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4" w14:textId="77777777" w:rsidR="0044110D" w:rsidRDefault="00000000">
            <w:pPr>
              <w:spacing w:after="0" w:line="259" w:lineRule="auto"/>
              <w:ind w:left="0" w:right="6" w:firstLine="0"/>
              <w:jc w:val="center"/>
            </w:pPr>
            <w:r>
              <w:rPr>
                <w:sz w:val="16"/>
                <w:szCs w:val="16"/>
              </w:rPr>
              <w:t>0.26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5"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6" w14:textId="77777777" w:rsidR="0044110D" w:rsidRDefault="00000000">
            <w:pPr>
              <w:spacing w:after="0" w:line="259" w:lineRule="auto"/>
              <w:ind w:left="0" w:right="6" w:firstLine="0"/>
              <w:jc w:val="center"/>
            </w:pPr>
            <w:r>
              <w:rPr>
                <w:sz w:val="16"/>
                <w:szCs w:val="16"/>
              </w:rPr>
              <w:t>0.35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7" w14:textId="77777777" w:rsidR="0044110D" w:rsidRDefault="00000000">
            <w:pPr>
              <w:spacing w:after="0" w:line="259" w:lineRule="auto"/>
              <w:ind w:left="0" w:right="6" w:firstLine="0"/>
              <w:jc w:val="center"/>
            </w:pPr>
            <w:r>
              <w:rPr>
                <w:sz w:val="16"/>
                <w:szCs w:val="16"/>
              </w:rPr>
              <w:t>0.41</w:t>
            </w:r>
          </w:p>
        </w:tc>
      </w:tr>
      <w:tr w:rsidR="0044110D" w14:paraId="1CB5640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3F9" w14:textId="77777777" w:rsidR="0044110D" w:rsidRDefault="00000000">
            <w:pPr>
              <w:spacing w:after="0" w:line="259" w:lineRule="auto"/>
              <w:ind w:left="19" w:right="0" w:firstLine="0"/>
              <w:jc w:val="left"/>
            </w:pPr>
            <w:r>
              <w:rPr>
                <w:sz w:val="16"/>
                <w:szCs w:val="16"/>
              </w:rPr>
              <w:t>DEU</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FA" w14:textId="77777777" w:rsidR="0044110D" w:rsidRDefault="00000000">
            <w:pPr>
              <w:spacing w:after="0" w:line="259" w:lineRule="auto"/>
              <w:ind w:left="0" w:right="0" w:firstLine="0"/>
              <w:jc w:val="left"/>
            </w:pPr>
            <w:r>
              <w:rPr>
                <w:sz w:val="16"/>
                <w:szCs w:val="16"/>
              </w:rPr>
              <w:t>Germany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3FB"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C" w14:textId="77777777" w:rsidR="0044110D" w:rsidRDefault="00000000">
            <w:pPr>
              <w:spacing w:after="0" w:line="259" w:lineRule="auto"/>
              <w:ind w:left="0" w:right="6" w:firstLine="0"/>
              <w:jc w:val="center"/>
            </w:pPr>
            <w:r>
              <w:rPr>
                <w:sz w:val="16"/>
                <w:szCs w:val="16"/>
              </w:rPr>
              <w:t>1346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D" w14:textId="77777777" w:rsidR="0044110D" w:rsidRDefault="00000000">
            <w:pPr>
              <w:spacing w:after="0" w:line="259" w:lineRule="auto"/>
              <w:ind w:left="0" w:right="6" w:firstLine="0"/>
              <w:jc w:val="center"/>
            </w:pPr>
            <w:r>
              <w:rPr>
                <w:sz w:val="16"/>
                <w:szCs w:val="16"/>
              </w:rPr>
              <w:t>0.38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E" w14:textId="77777777" w:rsidR="0044110D" w:rsidRDefault="00000000">
            <w:pPr>
              <w:spacing w:after="0" w:line="259" w:lineRule="auto"/>
              <w:ind w:left="0" w:right="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3FF" w14:textId="77777777" w:rsidR="0044110D" w:rsidRDefault="00000000">
            <w:pPr>
              <w:spacing w:after="0" w:line="259" w:lineRule="auto"/>
              <w:ind w:left="0" w:right="6" w:firstLine="0"/>
              <w:jc w:val="center"/>
            </w:pPr>
            <w:r>
              <w:rPr>
                <w:sz w:val="16"/>
                <w:szCs w:val="16"/>
              </w:rPr>
              <w:t>0.46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0" w14:textId="77777777" w:rsidR="0044110D" w:rsidRDefault="00000000">
            <w:pPr>
              <w:spacing w:after="0" w:line="259" w:lineRule="auto"/>
              <w:ind w:left="0" w:right="6" w:firstLine="0"/>
              <w:jc w:val="center"/>
            </w:pPr>
            <w:r>
              <w:rPr>
                <w:sz w:val="16"/>
                <w:szCs w:val="16"/>
              </w:rPr>
              <w:t>0.36</w:t>
            </w:r>
          </w:p>
        </w:tc>
      </w:tr>
      <w:tr w:rsidR="0044110D" w14:paraId="1CB5640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2" w14:textId="77777777" w:rsidR="0044110D" w:rsidRDefault="00000000">
            <w:pPr>
              <w:spacing w:after="0" w:line="259" w:lineRule="auto"/>
              <w:ind w:left="0" w:right="6" w:firstLine="0"/>
              <w:jc w:val="center"/>
            </w:pPr>
            <w:r>
              <w:rPr>
                <w:sz w:val="16"/>
                <w:szCs w:val="16"/>
              </w:rPr>
              <w:t>DJI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03" w14:textId="77777777" w:rsidR="0044110D" w:rsidRDefault="00000000">
            <w:pPr>
              <w:spacing w:after="0" w:line="259" w:lineRule="auto"/>
              <w:ind w:left="0" w:right="0" w:firstLine="0"/>
              <w:jc w:val="left"/>
            </w:pPr>
            <w:r>
              <w:rPr>
                <w:sz w:val="16"/>
                <w:szCs w:val="16"/>
              </w:rPr>
              <w:t>Djibouti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04"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5" w14:textId="77777777" w:rsidR="0044110D" w:rsidRDefault="00000000">
            <w:pPr>
              <w:spacing w:after="0" w:line="259" w:lineRule="auto"/>
              <w:ind w:left="0" w:right="6" w:firstLine="0"/>
              <w:jc w:val="center"/>
            </w:pPr>
            <w:r>
              <w:rPr>
                <w:sz w:val="16"/>
                <w:szCs w:val="16"/>
              </w:rPr>
              <w:t>3035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6" w14:textId="77777777" w:rsidR="0044110D" w:rsidRDefault="00000000">
            <w:pPr>
              <w:spacing w:after="0" w:line="259" w:lineRule="auto"/>
              <w:ind w:left="0" w:right="6" w:firstLine="0"/>
              <w:jc w:val="center"/>
            </w:pPr>
            <w:r>
              <w:rPr>
                <w:sz w:val="16"/>
                <w:szCs w:val="16"/>
              </w:rPr>
              <w:t>0.44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7" w14:textId="77777777" w:rsidR="0044110D" w:rsidRDefault="00000000">
            <w:pPr>
              <w:spacing w:after="0" w:line="259" w:lineRule="auto"/>
              <w:ind w:left="0" w:right="6"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8" w14:textId="77777777" w:rsidR="0044110D" w:rsidRDefault="00000000">
            <w:pPr>
              <w:spacing w:after="0" w:line="259" w:lineRule="auto"/>
              <w:ind w:left="0" w:right="6"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9" w14:textId="77777777" w:rsidR="0044110D" w:rsidRDefault="00000000">
            <w:pPr>
              <w:spacing w:after="0" w:line="259" w:lineRule="auto"/>
              <w:ind w:left="0" w:right="6" w:firstLine="0"/>
              <w:jc w:val="center"/>
            </w:pPr>
            <w:r>
              <w:rPr>
                <w:sz w:val="16"/>
                <w:szCs w:val="16"/>
              </w:rPr>
              <w:t>0.28</w:t>
            </w:r>
          </w:p>
        </w:tc>
      </w:tr>
      <w:tr w:rsidR="0044110D" w14:paraId="1CB5641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40B" w14:textId="77777777" w:rsidR="0044110D" w:rsidRDefault="00000000">
            <w:pPr>
              <w:spacing w:after="0" w:line="259" w:lineRule="auto"/>
              <w:ind w:left="10" w:right="0" w:firstLine="0"/>
              <w:jc w:val="left"/>
            </w:pPr>
            <w:r>
              <w:rPr>
                <w:sz w:val="16"/>
                <w:szCs w:val="16"/>
              </w:rPr>
              <w:t>DNK</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0C" w14:textId="77777777" w:rsidR="0044110D" w:rsidRDefault="00000000">
            <w:pPr>
              <w:spacing w:after="0" w:line="259" w:lineRule="auto"/>
              <w:ind w:left="0" w:right="0" w:firstLine="0"/>
              <w:jc w:val="left"/>
            </w:pPr>
            <w:r>
              <w:rPr>
                <w:sz w:val="16"/>
                <w:szCs w:val="16"/>
              </w:rPr>
              <w:t>Denmark</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0D"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E" w14:textId="77777777" w:rsidR="0044110D" w:rsidRDefault="00000000">
            <w:pPr>
              <w:spacing w:after="0" w:line="259" w:lineRule="auto"/>
              <w:ind w:left="0" w:right="6" w:firstLine="0"/>
              <w:jc w:val="center"/>
            </w:pPr>
            <w:r>
              <w:rPr>
                <w:sz w:val="16"/>
                <w:szCs w:val="16"/>
              </w:rPr>
              <w:t>519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0F" w14:textId="77777777" w:rsidR="0044110D" w:rsidRDefault="00000000">
            <w:pPr>
              <w:spacing w:after="0" w:line="259" w:lineRule="auto"/>
              <w:ind w:left="0" w:right="6"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10" w14:textId="77777777" w:rsidR="0044110D" w:rsidRDefault="00000000">
            <w:pPr>
              <w:spacing w:after="0" w:line="259" w:lineRule="auto"/>
              <w:ind w:left="0" w:right="6" w:firstLine="0"/>
              <w:jc w:val="center"/>
            </w:pPr>
            <w:r>
              <w:rPr>
                <w:sz w:val="16"/>
                <w:szCs w:val="16"/>
              </w:rPr>
              <w:t>0.80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11" w14:textId="77777777" w:rsidR="0044110D" w:rsidRDefault="00000000">
            <w:pPr>
              <w:spacing w:after="0" w:line="259" w:lineRule="auto"/>
              <w:ind w:left="0" w:right="6"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12" w14:textId="77777777" w:rsidR="0044110D" w:rsidRDefault="00000000">
            <w:pPr>
              <w:spacing w:after="0" w:line="259" w:lineRule="auto"/>
              <w:ind w:left="0" w:right="6" w:firstLine="0"/>
              <w:jc w:val="center"/>
            </w:pPr>
            <w:r>
              <w:rPr>
                <w:sz w:val="16"/>
                <w:szCs w:val="16"/>
              </w:rPr>
              <w:t>0.29</w:t>
            </w:r>
          </w:p>
        </w:tc>
      </w:tr>
      <w:tr w:rsidR="0044110D" w14:paraId="1CB5641C" w14:textId="77777777">
        <w:trPr>
          <w:trHeight w:val="175"/>
        </w:trPr>
        <w:tc>
          <w:tcPr>
            <w:tcW w:w="59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414" w14:textId="77777777" w:rsidR="0044110D" w:rsidRDefault="00000000">
            <w:pPr>
              <w:spacing w:after="0" w:line="259" w:lineRule="auto"/>
              <w:ind w:left="0" w:right="0" w:firstLine="0"/>
            </w:pPr>
            <w:r>
              <w:rPr>
                <w:sz w:val="16"/>
                <w:szCs w:val="16"/>
              </w:rPr>
              <w:t>DOM</w:t>
            </w:r>
          </w:p>
        </w:tc>
        <w:tc>
          <w:tcPr>
            <w:tcW w:w="1878"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415" w14:textId="77777777" w:rsidR="0044110D" w:rsidRDefault="00000000">
            <w:pPr>
              <w:spacing w:after="0" w:line="259" w:lineRule="auto"/>
              <w:ind w:left="0" w:right="0" w:firstLine="0"/>
              <w:jc w:val="left"/>
            </w:pPr>
            <w:r>
              <w:rPr>
                <w:sz w:val="16"/>
                <w:szCs w:val="16"/>
              </w:rPr>
              <w:t>Dominicana</w:t>
            </w:r>
          </w:p>
        </w:tc>
        <w:tc>
          <w:tcPr>
            <w:tcW w:w="20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416"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417" w14:textId="77777777" w:rsidR="0044110D" w:rsidRDefault="00000000">
            <w:pPr>
              <w:spacing w:after="0" w:line="259" w:lineRule="auto"/>
              <w:ind w:left="0" w:right="6" w:firstLine="0"/>
              <w:jc w:val="center"/>
            </w:pPr>
            <w:r>
              <w:rPr>
                <w:sz w:val="16"/>
                <w:szCs w:val="16"/>
              </w:rPr>
              <w:t>1571</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418" w14:textId="77777777" w:rsidR="0044110D" w:rsidRDefault="00000000">
            <w:pPr>
              <w:spacing w:after="0" w:line="259" w:lineRule="auto"/>
              <w:ind w:left="0" w:right="6" w:firstLine="0"/>
              <w:jc w:val="center"/>
            </w:pPr>
            <w:r>
              <w:rPr>
                <w:sz w:val="16"/>
                <w:szCs w:val="16"/>
              </w:rPr>
              <w:t>0.55</w:t>
            </w:r>
          </w:p>
        </w:tc>
        <w:tc>
          <w:tcPr>
            <w:tcW w:w="1026"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419" w14:textId="77777777" w:rsidR="0044110D" w:rsidRDefault="00000000">
            <w:pPr>
              <w:spacing w:after="0" w:line="259" w:lineRule="auto"/>
              <w:ind w:left="0" w:right="6" w:firstLine="0"/>
              <w:jc w:val="center"/>
            </w:pPr>
            <w:r>
              <w:rPr>
                <w:sz w:val="16"/>
                <w:szCs w:val="16"/>
              </w:rPr>
              <w:t>0.71</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41A" w14:textId="77777777" w:rsidR="0044110D" w:rsidRDefault="00000000">
            <w:pPr>
              <w:spacing w:after="0" w:line="259" w:lineRule="auto"/>
              <w:ind w:left="0" w:right="6" w:firstLine="0"/>
              <w:jc w:val="center"/>
            </w:pPr>
            <w:r>
              <w:rPr>
                <w:sz w:val="16"/>
                <w:szCs w:val="16"/>
              </w:rPr>
              <w:t>0.52</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41B" w14:textId="77777777" w:rsidR="0044110D" w:rsidRDefault="00000000">
            <w:pPr>
              <w:spacing w:after="0" w:line="259" w:lineRule="auto"/>
              <w:ind w:left="0" w:right="6" w:firstLine="0"/>
              <w:jc w:val="center"/>
            </w:pPr>
            <w:r>
              <w:rPr>
                <w:sz w:val="16"/>
                <w:szCs w:val="16"/>
              </w:rPr>
              <w:t>0.51</w:t>
            </w:r>
          </w:p>
        </w:tc>
      </w:tr>
    </w:tbl>
    <w:p w14:paraId="1CB5641D" w14:textId="77777777" w:rsidR="0044110D" w:rsidRDefault="0044110D">
      <w:pPr>
        <w:pStyle w:val="Heading1"/>
        <w:widowControl w:val="0"/>
        <w:spacing w:after="257" w:line="240" w:lineRule="auto"/>
        <w:ind w:right="0"/>
      </w:pPr>
    </w:p>
    <w:p w14:paraId="1CB5641E" w14:textId="77777777" w:rsidR="0044110D" w:rsidRDefault="0044110D">
      <w:pPr>
        <w:spacing w:after="0" w:line="259" w:lineRule="auto"/>
        <w:ind w:left="0" w:right="10466" w:firstLine="0"/>
        <w:jc w:val="left"/>
      </w:pPr>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94"/>
        <w:gridCol w:w="1879"/>
        <w:gridCol w:w="2075"/>
        <w:gridCol w:w="763"/>
        <w:gridCol w:w="894"/>
        <w:gridCol w:w="1026"/>
        <w:gridCol w:w="894"/>
        <w:gridCol w:w="894"/>
      </w:tblGrid>
      <w:tr w:rsidR="0044110D" w14:paraId="1CB56427" w14:textId="77777777">
        <w:trPr>
          <w:trHeight w:val="175"/>
        </w:trPr>
        <w:tc>
          <w:tcPr>
            <w:tcW w:w="593" w:type="dxa"/>
            <w:tcBorders>
              <w:top w:val="single" w:sz="5"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41F" w14:textId="77777777" w:rsidR="0044110D" w:rsidRDefault="00000000">
            <w:pPr>
              <w:spacing w:after="0" w:line="259" w:lineRule="auto"/>
              <w:ind w:left="24" w:right="0" w:firstLine="0"/>
              <w:jc w:val="left"/>
            </w:pPr>
            <w:r>
              <w:rPr>
                <w:sz w:val="16"/>
                <w:szCs w:val="16"/>
              </w:rPr>
              <w:t>ECU</w:t>
            </w:r>
          </w:p>
        </w:tc>
        <w:tc>
          <w:tcPr>
            <w:tcW w:w="1878"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20" w14:textId="77777777" w:rsidR="0044110D" w:rsidRDefault="00000000">
            <w:pPr>
              <w:spacing w:after="0" w:line="259" w:lineRule="auto"/>
              <w:ind w:left="0" w:right="0" w:firstLine="0"/>
              <w:jc w:val="left"/>
            </w:pPr>
            <w:r>
              <w:rPr>
                <w:sz w:val="16"/>
                <w:szCs w:val="16"/>
              </w:rPr>
              <w:t>Ecuador</w:t>
            </w:r>
          </w:p>
        </w:tc>
        <w:tc>
          <w:tcPr>
            <w:tcW w:w="20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21"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2" w14:textId="77777777" w:rsidR="0044110D" w:rsidRDefault="00000000">
            <w:pPr>
              <w:spacing w:after="0" w:line="259" w:lineRule="auto"/>
              <w:ind w:left="0" w:right="6" w:firstLine="0"/>
              <w:jc w:val="center"/>
            </w:pPr>
            <w:r>
              <w:rPr>
                <w:sz w:val="16"/>
                <w:szCs w:val="16"/>
              </w:rPr>
              <w:t>13457</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3" w14:textId="77777777" w:rsidR="0044110D" w:rsidRDefault="00000000">
            <w:pPr>
              <w:spacing w:after="0" w:line="259" w:lineRule="auto"/>
              <w:ind w:left="0" w:right="6" w:firstLine="0"/>
              <w:jc w:val="center"/>
            </w:pPr>
            <w:r>
              <w:rPr>
                <w:sz w:val="16"/>
                <w:szCs w:val="16"/>
              </w:rPr>
              <w:t>0.60</w:t>
            </w:r>
          </w:p>
        </w:tc>
        <w:tc>
          <w:tcPr>
            <w:tcW w:w="1026"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4" w14:textId="77777777" w:rsidR="0044110D" w:rsidRDefault="00000000">
            <w:pPr>
              <w:spacing w:after="0" w:line="259" w:lineRule="auto"/>
              <w:ind w:left="0" w:right="6" w:firstLine="0"/>
              <w:jc w:val="center"/>
            </w:pPr>
            <w:r>
              <w:rPr>
                <w:sz w:val="16"/>
                <w:szCs w:val="16"/>
              </w:rPr>
              <w:t>0.51</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5" w14:textId="77777777" w:rsidR="0044110D" w:rsidRDefault="00000000">
            <w:pPr>
              <w:spacing w:after="0" w:line="259" w:lineRule="auto"/>
              <w:ind w:left="0" w:right="6" w:firstLine="0"/>
              <w:jc w:val="center"/>
            </w:pPr>
            <w:r>
              <w:rPr>
                <w:sz w:val="16"/>
                <w:szCs w:val="16"/>
              </w:rPr>
              <w:t>0.62</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6" w14:textId="77777777" w:rsidR="0044110D" w:rsidRDefault="00000000">
            <w:pPr>
              <w:spacing w:after="0" w:line="259" w:lineRule="auto"/>
              <w:ind w:left="0" w:right="6" w:firstLine="0"/>
              <w:jc w:val="center"/>
            </w:pPr>
            <w:r>
              <w:rPr>
                <w:sz w:val="16"/>
                <w:szCs w:val="16"/>
              </w:rPr>
              <w:t>0.35</w:t>
            </w:r>
          </w:p>
        </w:tc>
      </w:tr>
      <w:tr w:rsidR="0044110D" w14:paraId="1CB5643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428" w14:textId="77777777" w:rsidR="0044110D" w:rsidRDefault="00000000">
            <w:pPr>
              <w:spacing w:after="0" w:line="259" w:lineRule="auto"/>
              <w:ind w:left="19" w:right="0" w:firstLine="0"/>
              <w:jc w:val="left"/>
            </w:pPr>
            <w:r>
              <w:rPr>
                <w:sz w:val="16"/>
                <w:szCs w:val="16"/>
              </w:rPr>
              <w:t>EGY</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29" w14:textId="77777777" w:rsidR="0044110D" w:rsidRDefault="00000000">
            <w:pPr>
              <w:spacing w:after="0" w:line="259" w:lineRule="auto"/>
              <w:ind w:left="0" w:right="0" w:firstLine="0"/>
              <w:jc w:val="left"/>
            </w:pPr>
            <w:r>
              <w:rPr>
                <w:sz w:val="16"/>
                <w:szCs w:val="16"/>
              </w:rPr>
              <w:t>Egypt</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2A"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B" w14:textId="77777777" w:rsidR="0044110D" w:rsidRDefault="00000000">
            <w:pPr>
              <w:spacing w:after="0" w:line="259" w:lineRule="auto"/>
              <w:ind w:left="0" w:right="6" w:firstLine="0"/>
              <w:jc w:val="center"/>
            </w:pPr>
            <w:r>
              <w:rPr>
                <w:sz w:val="16"/>
                <w:szCs w:val="16"/>
              </w:rPr>
              <w:t>9810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C" w14:textId="77777777" w:rsidR="0044110D" w:rsidRDefault="00000000">
            <w:pPr>
              <w:spacing w:after="0" w:line="259" w:lineRule="auto"/>
              <w:ind w:left="0" w:right="6" w:firstLine="0"/>
              <w:jc w:val="center"/>
            </w:pPr>
            <w:r>
              <w:rPr>
                <w:sz w:val="16"/>
                <w:szCs w:val="16"/>
              </w:rPr>
              <w:t>0.71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D"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E" w14:textId="77777777" w:rsidR="0044110D" w:rsidRDefault="00000000">
            <w:pPr>
              <w:spacing w:after="0" w:line="259" w:lineRule="auto"/>
              <w:ind w:left="0" w:right="6" w:firstLine="0"/>
              <w:jc w:val="center"/>
            </w:pPr>
            <w:r>
              <w:rPr>
                <w:sz w:val="16"/>
                <w:szCs w:val="16"/>
              </w:rPr>
              <w:t>0.72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2F" w14:textId="77777777" w:rsidR="0044110D" w:rsidRDefault="00000000">
            <w:pPr>
              <w:spacing w:after="0" w:line="259" w:lineRule="auto"/>
              <w:ind w:left="0" w:right="6" w:firstLine="0"/>
              <w:jc w:val="center"/>
            </w:pPr>
            <w:r>
              <w:rPr>
                <w:sz w:val="16"/>
                <w:szCs w:val="16"/>
              </w:rPr>
              <w:t>0.16</w:t>
            </w:r>
          </w:p>
        </w:tc>
      </w:tr>
      <w:tr w:rsidR="0044110D" w14:paraId="1CB5643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431" w14:textId="77777777" w:rsidR="0044110D" w:rsidRDefault="00000000">
            <w:pPr>
              <w:spacing w:after="0" w:line="259" w:lineRule="auto"/>
              <w:ind w:left="46" w:right="0" w:firstLine="0"/>
              <w:jc w:val="left"/>
            </w:pPr>
            <w:r>
              <w:rPr>
                <w:sz w:val="16"/>
                <w:szCs w:val="16"/>
              </w:rPr>
              <w:t>ESP</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32" w14:textId="77777777" w:rsidR="0044110D" w:rsidRDefault="00000000">
            <w:pPr>
              <w:spacing w:after="0" w:line="259" w:lineRule="auto"/>
              <w:ind w:left="0" w:right="0" w:firstLine="0"/>
              <w:jc w:val="left"/>
            </w:pPr>
            <w:r>
              <w:rPr>
                <w:sz w:val="16"/>
                <w:szCs w:val="16"/>
              </w:rPr>
              <w:t>Spain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33"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4" w14:textId="77777777" w:rsidR="0044110D" w:rsidRDefault="00000000">
            <w:pPr>
              <w:spacing w:after="0" w:line="259" w:lineRule="auto"/>
              <w:ind w:left="0" w:right="6" w:firstLine="0"/>
              <w:jc w:val="center"/>
            </w:pPr>
            <w:r>
              <w:rPr>
                <w:sz w:val="16"/>
                <w:szCs w:val="16"/>
              </w:rPr>
              <w:t>1028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5" w14:textId="77777777" w:rsidR="0044110D" w:rsidRDefault="00000000">
            <w:pPr>
              <w:spacing w:after="0" w:line="259" w:lineRule="auto"/>
              <w:ind w:left="0" w:right="6" w:firstLine="0"/>
              <w:jc w:val="center"/>
            </w:pPr>
            <w:r>
              <w:rPr>
                <w:sz w:val="16"/>
                <w:szCs w:val="16"/>
              </w:rPr>
              <w:t>0.76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6" w14:textId="77777777" w:rsidR="0044110D" w:rsidRDefault="00000000">
            <w:pPr>
              <w:spacing w:after="0" w:line="259" w:lineRule="auto"/>
              <w:ind w:left="0" w:right="6"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7" w14:textId="77777777" w:rsidR="0044110D" w:rsidRDefault="00000000">
            <w:pPr>
              <w:spacing w:after="0" w:line="259" w:lineRule="auto"/>
              <w:ind w:left="0" w:right="6" w:firstLine="0"/>
              <w:jc w:val="center"/>
            </w:pPr>
            <w:r>
              <w:rPr>
                <w:sz w:val="16"/>
                <w:szCs w:val="16"/>
              </w:rPr>
              <w:t>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8" w14:textId="77777777" w:rsidR="0044110D" w:rsidRDefault="00000000">
            <w:pPr>
              <w:spacing w:after="0" w:line="259" w:lineRule="auto"/>
              <w:ind w:left="0" w:right="6" w:firstLine="0"/>
              <w:jc w:val="center"/>
            </w:pPr>
            <w:r>
              <w:rPr>
                <w:sz w:val="16"/>
                <w:szCs w:val="16"/>
              </w:rPr>
              <w:t>0.19</w:t>
            </w:r>
          </w:p>
        </w:tc>
      </w:tr>
      <w:tr w:rsidR="0044110D" w14:paraId="1CB5644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43A" w14:textId="77777777" w:rsidR="0044110D" w:rsidRDefault="00000000">
            <w:pPr>
              <w:spacing w:after="0" w:line="259" w:lineRule="auto"/>
              <w:ind w:left="41" w:right="0" w:firstLine="0"/>
              <w:jc w:val="left"/>
            </w:pPr>
            <w:r>
              <w:rPr>
                <w:sz w:val="16"/>
                <w:szCs w:val="16"/>
              </w:rPr>
              <w:t>EST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3B" w14:textId="77777777" w:rsidR="0044110D" w:rsidRDefault="00000000">
            <w:pPr>
              <w:spacing w:after="0" w:line="259" w:lineRule="auto"/>
              <w:ind w:left="0" w:right="0" w:firstLine="0"/>
              <w:jc w:val="left"/>
            </w:pPr>
            <w:r>
              <w:rPr>
                <w:sz w:val="16"/>
                <w:szCs w:val="16"/>
              </w:rPr>
              <w:t>Estonia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3C"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D" w14:textId="77777777" w:rsidR="0044110D" w:rsidRDefault="00000000">
            <w:pPr>
              <w:spacing w:after="0" w:line="259" w:lineRule="auto"/>
              <w:ind w:left="0" w:right="6" w:firstLine="0"/>
              <w:jc w:val="center"/>
            </w:pPr>
            <w:r>
              <w:rPr>
                <w:sz w:val="16"/>
                <w:szCs w:val="16"/>
              </w:rPr>
              <w:t>1062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E" w14:textId="77777777" w:rsidR="0044110D" w:rsidRDefault="00000000">
            <w:pPr>
              <w:spacing w:after="0" w:line="259" w:lineRule="auto"/>
              <w:ind w:left="0" w:right="6" w:firstLine="0"/>
              <w:jc w:val="center"/>
            </w:pPr>
            <w:r>
              <w:rPr>
                <w:sz w:val="16"/>
                <w:szCs w:val="16"/>
              </w:rPr>
              <w:t>0.36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3F"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0" w14:textId="77777777" w:rsidR="0044110D" w:rsidRDefault="00000000">
            <w:pPr>
              <w:spacing w:after="0" w:line="259" w:lineRule="auto"/>
              <w:ind w:left="0" w:right="6"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1" w14:textId="77777777" w:rsidR="0044110D" w:rsidRDefault="00000000">
            <w:pPr>
              <w:spacing w:after="0" w:line="259" w:lineRule="auto"/>
              <w:ind w:left="0" w:right="6" w:firstLine="0"/>
              <w:jc w:val="center"/>
            </w:pPr>
            <w:r>
              <w:rPr>
                <w:sz w:val="16"/>
                <w:szCs w:val="16"/>
              </w:rPr>
              <w:t>0.43</w:t>
            </w:r>
          </w:p>
        </w:tc>
      </w:tr>
      <w:tr w:rsidR="0044110D" w14:paraId="1CB5644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443" w14:textId="77777777" w:rsidR="0044110D" w:rsidRDefault="00000000">
            <w:pPr>
              <w:spacing w:after="0" w:line="259" w:lineRule="auto"/>
              <w:ind w:left="28" w:right="0" w:firstLine="0"/>
              <w:jc w:val="left"/>
            </w:pPr>
            <w:r>
              <w:rPr>
                <w:sz w:val="16"/>
                <w:szCs w:val="16"/>
              </w:rPr>
              <w:t>ETH</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44" w14:textId="77777777" w:rsidR="0044110D" w:rsidRDefault="00000000">
            <w:pPr>
              <w:spacing w:after="0" w:line="259" w:lineRule="auto"/>
              <w:ind w:left="0" w:right="0" w:firstLine="0"/>
              <w:jc w:val="left"/>
            </w:pPr>
            <w:r>
              <w:rPr>
                <w:sz w:val="16"/>
                <w:szCs w:val="16"/>
              </w:rPr>
              <w:t>Ethiopia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45"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6" w14:textId="77777777" w:rsidR="0044110D" w:rsidRDefault="00000000">
            <w:pPr>
              <w:spacing w:after="0" w:line="259" w:lineRule="auto"/>
              <w:ind w:left="0" w:right="6" w:firstLine="0"/>
              <w:jc w:val="center"/>
            </w:pPr>
            <w:r>
              <w:rPr>
                <w:sz w:val="16"/>
                <w:szCs w:val="16"/>
              </w:rPr>
              <w:t>3345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7" w14:textId="77777777" w:rsidR="0044110D" w:rsidRDefault="00000000">
            <w:pPr>
              <w:spacing w:after="0" w:line="259" w:lineRule="auto"/>
              <w:ind w:left="0" w:right="6" w:firstLine="0"/>
              <w:jc w:val="center"/>
            </w:pPr>
            <w:r>
              <w:rPr>
                <w:sz w:val="16"/>
                <w:szCs w:val="16"/>
              </w:rPr>
              <w:t>0.28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8" w14:textId="77777777" w:rsidR="0044110D" w:rsidRDefault="00000000">
            <w:pPr>
              <w:spacing w:after="0" w:line="259" w:lineRule="auto"/>
              <w:ind w:left="0" w:right="6" w:firstLine="0"/>
              <w:jc w:val="center"/>
            </w:pPr>
            <w:r>
              <w:rPr>
                <w:sz w:val="16"/>
                <w:szCs w:val="16"/>
              </w:rPr>
              <w:t>0.32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9" w14:textId="77777777" w:rsidR="0044110D" w:rsidRDefault="00000000">
            <w:pPr>
              <w:spacing w:after="0" w:line="259" w:lineRule="auto"/>
              <w:ind w:left="0" w:right="6" w:firstLine="0"/>
              <w:jc w:val="center"/>
            </w:pPr>
            <w:r>
              <w:rPr>
                <w:sz w:val="16"/>
                <w:szCs w:val="16"/>
              </w:rPr>
              <w:t>0.28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A" w14:textId="77777777" w:rsidR="0044110D" w:rsidRDefault="00000000">
            <w:pPr>
              <w:spacing w:after="0" w:line="259" w:lineRule="auto"/>
              <w:ind w:left="0" w:right="6" w:firstLine="0"/>
              <w:jc w:val="center"/>
            </w:pPr>
            <w:r>
              <w:rPr>
                <w:sz w:val="16"/>
                <w:szCs w:val="16"/>
              </w:rPr>
              <w:t>0.48</w:t>
            </w:r>
          </w:p>
        </w:tc>
      </w:tr>
      <w:tr w:rsidR="0044110D" w14:paraId="1CB5645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C" w14:textId="77777777" w:rsidR="0044110D" w:rsidRDefault="00000000">
            <w:pPr>
              <w:spacing w:after="0" w:line="259" w:lineRule="auto"/>
              <w:ind w:left="0" w:right="6" w:firstLine="0"/>
              <w:jc w:val="center"/>
            </w:pPr>
            <w:r>
              <w:rPr>
                <w:sz w:val="16"/>
                <w:szCs w:val="16"/>
              </w:rPr>
              <w:t>FIN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4D" w14:textId="77777777" w:rsidR="0044110D" w:rsidRDefault="00000000">
            <w:pPr>
              <w:spacing w:after="0" w:line="259" w:lineRule="auto"/>
              <w:ind w:left="0" w:right="0" w:firstLine="0"/>
              <w:jc w:val="left"/>
            </w:pPr>
            <w:r>
              <w:rPr>
                <w:sz w:val="16"/>
                <w:szCs w:val="16"/>
              </w:rPr>
              <w:t>Finland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4E"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4F" w14:textId="77777777" w:rsidR="0044110D" w:rsidRDefault="00000000">
            <w:pPr>
              <w:spacing w:after="0" w:line="259" w:lineRule="auto"/>
              <w:ind w:left="0" w:right="6" w:firstLine="0"/>
              <w:jc w:val="center"/>
            </w:pPr>
            <w:r>
              <w:rPr>
                <w:sz w:val="16"/>
                <w:szCs w:val="16"/>
              </w:rPr>
              <w:t>1025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0" w14:textId="77777777" w:rsidR="0044110D" w:rsidRDefault="00000000">
            <w:pPr>
              <w:spacing w:after="0" w:line="259" w:lineRule="auto"/>
              <w:ind w:left="0" w:right="6" w:firstLine="0"/>
              <w:jc w:val="center"/>
            </w:pPr>
            <w:r>
              <w:rPr>
                <w:sz w:val="16"/>
                <w:szCs w:val="16"/>
              </w:rPr>
              <w:t>0.51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1" w14:textId="77777777" w:rsidR="0044110D" w:rsidRDefault="00000000">
            <w:pPr>
              <w:spacing w:after="0" w:line="259" w:lineRule="auto"/>
              <w:ind w:left="0" w:right="6"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2" w14:textId="77777777" w:rsidR="0044110D" w:rsidRDefault="00000000">
            <w:pPr>
              <w:spacing w:after="0" w:line="259" w:lineRule="auto"/>
              <w:ind w:left="0" w:right="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3" w14:textId="77777777" w:rsidR="0044110D" w:rsidRDefault="00000000">
            <w:pPr>
              <w:spacing w:after="0" w:line="259" w:lineRule="auto"/>
              <w:ind w:left="0" w:right="6" w:firstLine="0"/>
              <w:jc w:val="center"/>
            </w:pPr>
            <w:r>
              <w:rPr>
                <w:sz w:val="16"/>
                <w:szCs w:val="16"/>
              </w:rPr>
              <w:t>0.29</w:t>
            </w:r>
          </w:p>
        </w:tc>
      </w:tr>
      <w:tr w:rsidR="0044110D" w14:paraId="1CB5645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5" w14:textId="77777777" w:rsidR="0044110D" w:rsidRDefault="00000000">
            <w:pPr>
              <w:spacing w:after="0" w:line="259" w:lineRule="auto"/>
              <w:ind w:left="0" w:right="6" w:firstLine="0"/>
              <w:jc w:val="center"/>
            </w:pPr>
            <w:r>
              <w:rPr>
                <w:sz w:val="16"/>
                <w:szCs w:val="16"/>
              </w:rPr>
              <w:t>FJI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56" w14:textId="77777777" w:rsidR="0044110D" w:rsidRDefault="00000000">
            <w:pPr>
              <w:spacing w:after="0" w:line="259" w:lineRule="auto"/>
              <w:ind w:left="0" w:right="0" w:firstLine="0"/>
              <w:jc w:val="left"/>
            </w:pPr>
            <w:r>
              <w:rPr>
                <w:sz w:val="16"/>
                <w:szCs w:val="16"/>
              </w:rPr>
              <w:t>Fiji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57"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8" w14:textId="77777777" w:rsidR="0044110D" w:rsidRDefault="00000000">
            <w:pPr>
              <w:spacing w:after="0" w:line="259" w:lineRule="auto"/>
              <w:ind w:left="0" w:right="6" w:firstLine="0"/>
              <w:jc w:val="center"/>
            </w:pPr>
            <w:r>
              <w:rPr>
                <w:sz w:val="16"/>
                <w:szCs w:val="16"/>
              </w:rPr>
              <w:t>584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9" w14:textId="77777777" w:rsidR="0044110D" w:rsidRDefault="00000000">
            <w:pPr>
              <w:spacing w:after="0" w:line="259" w:lineRule="auto"/>
              <w:ind w:left="0" w:right="6" w:firstLine="0"/>
              <w:jc w:val="center"/>
            </w:pPr>
            <w:r>
              <w:rPr>
                <w:sz w:val="16"/>
                <w:szCs w:val="16"/>
              </w:rPr>
              <w:t>0.58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A"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B" w14:textId="77777777" w:rsidR="0044110D" w:rsidRDefault="00000000">
            <w:pPr>
              <w:spacing w:after="0" w:line="259" w:lineRule="auto"/>
              <w:ind w:left="0" w:right="6" w:firstLine="0"/>
              <w:jc w:val="center"/>
            </w:pPr>
            <w:r>
              <w:rPr>
                <w:sz w:val="16"/>
                <w:szCs w:val="16"/>
              </w:rPr>
              <w:t>0.58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5C" w14:textId="77777777" w:rsidR="0044110D" w:rsidRDefault="00000000">
            <w:pPr>
              <w:spacing w:after="0" w:line="259" w:lineRule="auto"/>
              <w:ind w:left="0" w:right="6" w:firstLine="0"/>
              <w:jc w:val="center"/>
            </w:pPr>
            <w:r>
              <w:rPr>
                <w:sz w:val="16"/>
                <w:szCs w:val="16"/>
              </w:rPr>
              <w:t>0.41</w:t>
            </w:r>
          </w:p>
        </w:tc>
      </w:tr>
      <w:tr w:rsidR="0044110D" w14:paraId="1CB5646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45E" w14:textId="77777777" w:rsidR="0044110D" w:rsidRDefault="00000000">
            <w:pPr>
              <w:spacing w:after="0" w:line="259" w:lineRule="auto"/>
              <w:ind w:left="28" w:right="0" w:firstLine="0"/>
              <w:jc w:val="left"/>
            </w:pPr>
            <w:r>
              <w:rPr>
                <w:sz w:val="16"/>
                <w:szCs w:val="16"/>
              </w:rPr>
              <w:t>FRA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5F" w14:textId="77777777" w:rsidR="0044110D" w:rsidRDefault="00000000">
            <w:pPr>
              <w:spacing w:after="0" w:line="259" w:lineRule="auto"/>
              <w:ind w:left="0" w:right="0" w:firstLine="0"/>
              <w:jc w:val="left"/>
            </w:pPr>
            <w:r>
              <w:rPr>
                <w:sz w:val="16"/>
                <w:szCs w:val="16"/>
              </w:rPr>
              <w:t>France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60"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1" w14:textId="77777777" w:rsidR="0044110D" w:rsidRDefault="00000000">
            <w:pPr>
              <w:spacing w:after="0" w:line="259" w:lineRule="auto"/>
              <w:ind w:left="0" w:right="6" w:firstLine="0"/>
              <w:jc w:val="center"/>
            </w:pPr>
            <w:r>
              <w:rPr>
                <w:sz w:val="16"/>
                <w:szCs w:val="16"/>
              </w:rPr>
              <w:t>804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2" w14:textId="77777777" w:rsidR="0044110D" w:rsidRDefault="00000000">
            <w:pPr>
              <w:spacing w:after="0" w:line="259" w:lineRule="auto"/>
              <w:ind w:left="0" w:right="6"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3" w14:textId="77777777" w:rsidR="0044110D" w:rsidRDefault="00000000">
            <w:pPr>
              <w:spacing w:after="0" w:line="259" w:lineRule="auto"/>
              <w:ind w:left="0" w:right="6" w:firstLine="0"/>
              <w:jc w:val="center"/>
            </w:pPr>
            <w:r>
              <w:rPr>
                <w:sz w:val="16"/>
                <w:szCs w:val="16"/>
              </w:rPr>
              <w:t>0.73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4" w14:textId="77777777" w:rsidR="0044110D" w:rsidRDefault="00000000">
            <w:pPr>
              <w:spacing w:after="0" w:line="259" w:lineRule="auto"/>
              <w:ind w:left="0" w:right="6"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5" w14:textId="77777777" w:rsidR="0044110D" w:rsidRDefault="00000000">
            <w:pPr>
              <w:spacing w:after="0" w:line="259" w:lineRule="auto"/>
              <w:ind w:left="0" w:right="6" w:firstLine="0"/>
              <w:jc w:val="center"/>
            </w:pPr>
            <w:r>
              <w:rPr>
                <w:sz w:val="16"/>
                <w:szCs w:val="16"/>
              </w:rPr>
              <w:t>0.19</w:t>
            </w:r>
          </w:p>
        </w:tc>
      </w:tr>
      <w:tr w:rsidR="0044110D" w14:paraId="1CB5646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467" w14:textId="77777777" w:rsidR="0044110D" w:rsidRDefault="00000000">
            <w:pPr>
              <w:spacing w:after="0" w:line="259" w:lineRule="auto"/>
              <w:ind w:left="15" w:right="0" w:firstLine="0"/>
              <w:jc w:val="left"/>
            </w:pPr>
            <w:r>
              <w:rPr>
                <w:sz w:val="16"/>
                <w:szCs w:val="16"/>
              </w:rPr>
              <w:t>GAB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68" w14:textId="77777777" w:rsidR="0044110D" w:rsidRDefault="00000000">
            <w:pPr>
              <w:spacing w:after="0" w:line="259" w:lineRule="auto"/>
              <w:ind w:left="0" w:right="0" w:firstLine="0"/>
              <w:jc w:val="left"/>
            </w:pPr>
            <w:r>
              <w:rPr>
                <w:sz w:val="16"/>
                <w:szCs w:val="16"/>
              </w:rPr>
              <w:t>Gabon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69"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A" w14:textId="77777777" w:rsidR="0044110D" w:rsidRDefault="00000000">
            <w:pPr>
              <w:spacing w:after="0" w:line="259" w:lineRule="auto"/>
              <w:ind w:left="0" w:right="6" w:firstLine="0"/>
              <w:jc w:val="center"/>
            </w:pPr>
            <w:r>
              <w:rPr>
                <w:sz w:val="16"/>
                <w:szCs w:val="16"/>
              </w:rPr>
              <w:t>2381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B" w14:textId="77777777" w:rsidR="0044110D" w:rsidRDefault="00000000">
            <w:pPr>
              <w:spacing w:after="0" w:line="259" w:lineRule="auto"/>
              <w:ind w:left="0" w:right="6" w:firstLine="0"/>
              <w:jc w:val="center"/>
            </w:pPr>
            <w:r>
              <w:rPr>
                <w:sz w:val="16"/>
                <w:szCs w:val="16"/>
              </w:rPr>
              <w:t>0.40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C" w14:textId="77777777" w:rsidR="0044110D" w:rsidRDefault="00000000">
            <w:pPr>
              <w:spacing w:after="0" w:line="259" w:lineRule="auto"/>
              <w:ind w:left="0" w:right="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D" w14:textId="77777777" w:rsidR="0044110D" w:rsidRDefault="00000000">
            <w:pPr>
              <w:spacing w:after="0" w:line="259" w:lineRule="auto"/>
              <w:ind w:left="0" w:right="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6E" w14:textId="77777777" w:rsidR="0044110D" w:rsidRDefault="00000000">
            <w:pPr>
              <w:spacing w:after="0" w:line="259" w:lineRule="auto"/>
              <w:ind w:left="0" w:right="6" w:firstLine="0"/>
              <w:jc w:val="center"/>
            </w:pPr>
            <w:r>
              <w:rPr>
                <w:sz w:val="16"/>
                <w:szCs w:val="16"/>
              </w:rPr>
              <w:t>0.71</w:t>
            </w:r>
          </w:p>
        </w:tc>
      </w:tr>
      <w:tr w:rsidR="0044110D" w14:paraId="1CB5647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470" w14:textId="77777777" w:rsidR="0044110D" w:rsidRDefault="00000000">
            <w:pPr>
              <w:spacing w:after="0" w:line="259" w:lineRule="auto"/>
              <w:ind w:left="19" w:right="0" w:firstLine="0"/>
              <w:jc w:val="left"/>
            </w:pPr>
            <w:r>
              <w:rPr>
                <w:sz w:val="16"/>
                <w:szCs w:val="16"/>
              </w:rPr>
              <w:t>GBR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71" w14:textId="77777777" w:rsidR="0044110D" w:rsidRDefault="00000000">
            <w:pPr>
              <w:spacing w:after="0" w:line="259" w:lineRule="auto"/>
              <w:ind w:left="0" w:right="0" w:firstLine="0"/>
              <w:jc w:val="left"/>
            </w:pPr>
            <w:r>
              <w:rPr>
                <w:sz w:val="16"/>
                <w:szCs w:val="16"/>
              </w:rPr>
              <w:t>United Kingdom</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72"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3" w14:textId="77777777" w:rsidR="0044110D" w:rsidRDefault="00000000">
            <w:pPr>
              <w:spacing w:after="0" w:line="259" w:lineRule="auto"/>
              <w:ind w:left="0" w:right="6" w:firstLine="0"/>
              <w:jc w:val="center"/>
            </w:pPr>
            <w:r>
              <w:rPr>
                <w:sz w:val="16"/>
                <w:szCs w:val="16"/>
              </w:rPr>
              <w:t>761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4" w14:textId="77777777" w:rsidR="0044110D" w:rsidRDefault="00000000">
            <w:pPr>
              <w:spacing w:after="0" w:line="259" w:lineRule="auto"/>
              <w:ind w:left="0" w:right="6" w:firstLine="0"/>
              <w:jc w:val="center"/>
            </w:pPr>
            <w:r>
              <w:rPr>
                <w:sz w:val="16"/>
                <w:szCs w:val="16"/>
              </w:rPr>
              <w:t>0.63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5" w14:textId="77777777" w:rsidR="0044110D" w:rsidRDefault="00000000">
            <w:pPr>
              <w:spacing w:after="0" w:line="259" w:lineRule="auto"/>
              <w:ind w:left="0" w:right="6" w:firstLine="0"/>
              <w:jc w:val="center"/>
            </w:pPr>
            <w:r>
              <w:rPr>
                <w:sz w:val="16"/>
                <w:szCs w:val="16"/>
              </w:rPr>
              <w:t>0.82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6" w14:textId="77777777" w:rsidR="0044110D" w:rsidRDefault="00000000">
            <w:pPr>
              <w:spacing w:after="0" w:line="259" w:lineRule="auto"/>
              <w:ind w:left="0" w:right="6"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7" w14:textId="77777777" w:rsidR="0044110D" w:rsidRDefault="00000000">
            <w:pPr>
              <w:spacing w:after="0" w:line="259" w:lineRule="auto"/>
              <w:ind w:left="0" w:right="6" w:firstLine="0"/>
              <w:jc w:val="center"/>
            </w:pPr>
            <w:r>
              <w:rPr>
                <w:sz w:val="16"/>
                <w:szCs w:val="16"/>
              </w:rPr>
              <w:t>0.35</w:t>
            </w:r>
          </w:p>
        </w:tc>
      </w:tr>
      <w:tr w:rsidR="0044110D" w14:paraId="1CB5648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479" w14:textId="77777777" w:rsidR="0044110D" w:rsidRDefault="00000000">
            <w:pPr>
              <w:spacing w:after="0" w:line="259" w:lineRule="auto"/>
              <w:ind w:left="19" w:right="0" w:firstLine="0"/>
              <w:jc w:val="left"/>
            </w:pPr>
            <w:r>
              <w:rPr>
                <w:sz w:val="16"/>
                <w:szCs w:val="16"/>
              </w:rPr>
              <w:t>GEO</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7A" w14:textId="77777777" w:rsidR="0044110D" w:rsidRDefault="00000000">
            <w:pPr>
              <w:spacing w:after="0" w:line="259" w:lineRule="auto"/>
              <w:ind w:left="0" w:right="0" w:firstLine="0"/>
              <w:jc w:val="left"/>
            </w:pPr>
            <w:r>
              <w:rPr>
                <w:sz w:val="16"/>
                <w:szCs w:val="16"/>
              </w:rPr>
              <w:t>Georgia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7B"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C" w14:textId="77777777" w:rsidR="0044110D" w:rsidRDefault="00000000">
            <w:pPr>
              <w:spacing w:after="0" w:line="259" w:lineRule="auto"/>
              <w:ind w:left="0" w:right="6" w:firstLine="0"/>
              <w:jc w:val="center"/>
            </w:pPr>
            <w:r>
              <w:rPr>
                <w:sz w:val="16"/>
                <w:szCs w:val="16"/>
              </w:rPr>
              <w:t>351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D" w14:textId="77777777" w:rsidR="0044110D" w:rsidRDefault="00000000">
            <w:pPr>
              <w:spacing w:after="0" w:line="259" w:lineRule="auto"/>
              <w:ind w:left="0" w:right="6" w:firstLine="0"/>
              <w:jc w:val="center"/>
            </w:pPr>
            <w:r>
              <w:rPr>
                <w:sz w:val="16"/>
                <w:szCs w:val="16"/>
              </w:rPr>
              <w:t>0.47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E" w14:textId="77777777" w:rsidR="0044110D" w:rsidRDefault="00000000">
            <w:pPr>
              <w:spacing w:after="0" w:line="259" w:lineRule="auto"/>
              <w:ind w:left="0" w:right="6"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7F" w14:textId="77777777" w:rsidR="0044110D" w:rsidRDefault="00000000">
            <w:pPr>
              <w:spacing w:after="0" w:line="259" w:lineRule="auto"/>
              <w:ind w:left="0" w:right="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0" w14:textId="77777777" w:rsidR="0044110D" w:rsidRDefault="00000000">
            <w:pPr>
              <w:spacing w:after="0" w:line="259" w:lineRule="auto"/>
              <w:ind w:left="0" w:right="6" w:firstLine="0"/>
              <w:jc w:val="center"/>
            </w:pPr>
            <w:r>
              <w:rPr>
                <w:sz w:val="16"/>
                <w:szCs w:val="16"/>
              </w:rPr>
              <w:t>0.34</w:t>
            </w:r>
          </w:p>
        </w:tc>
      </w:tr>
      <w:tr w:rsidR="0044110D" w14:paraId="1CB5648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482" w14:textId="77777777" w:rsidR="0044110D" w:rsidRDefault="00000000">
            <w:pPr>
              <w:spacing w:after="0" w:line="259" w:lineRule="auto"/>
              <w:ind w:left="10" w:right="0" w:firstLine="0"/>
              <w:jc w:val="left"/>
            </w:pPr>
            <w:r>
              <w:rPr>
                <w:sz w:val="16"/>
                <w:szCs w:val="16"/>
              </w:rPr>
              <w:t>GHA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83" w14:textId="77777777" w:rsidR="0044110D" w:rsidRDefault="00000000">
            <w:pPr>
              <w:spacing w:after="0" w:line="259" w:lineRule="auto"/>
              <w:ind w:left="0" w:right="0" w:firstLine="0"/>
              <w:jc w:val="left"/>
            </w:pPr>
            <w:r>
              <w:rPr>
                <w:sz w:val="16"/>
                <w:szCs w:val="16"/>
              </w:rPr>
              <w:t>Ghana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84"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5" w14:textId="77777777" w:rsidR="0044110D" w:rsidRDefault="00000000">
            <w:pPr>
              <w:spacing w:after="0" w:line="259" w:lineRule="auto"/>
              <w:ind w:left="0" w:right="6" w:firstLine="0"/>
              <w:jc w:val="center"/>
            </w:pPr>
            <w:r>
              <w:rPr>
                <w:sz w:val="16"/>
                <w:szCs w:val="16"/>
              </w:rPr>
              <w:t>8583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6" w14:textId="77777777" w:rsidR="0044110D" w:rsidRDefault="00000000">
            <w:pPr>
              <w:spacing w:after="0" w:line="259" w:lineRule="auto"/>
              <w:ind w:left="0" w:right="6" w:firstLine="0"/>
              <w:jc w:val="center"/>
            </w:pPr>
            <w:r>
              <w:rPr>
                <w:sz w:val="16"/>
                <w:szCs w:val="16"/>
              </w:rPr>
              <w:t>0.43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7" w14:textId="77777777" w:rsidR="0044110D" w:rsidRDefault="00000000">
            <w:pPr>
              <w:spacing w:after="0" w:line="259" w:lineRule="auto"/>
              <w:ind w:left="0" w:right="6"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8" w14:textId="77777777" w:rsidR="0044110D" w:rsidRDefault="00000000">
            <w:pPr>
              <w:spacing w:after="0" w:line="259" w:lineRule="auto"/>
              <w:ind w:left="0" w:right="6"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9" w14:textId="77777777" w:rsidR="0044110D" w:rsidRDefault="00000000">
            <w:pPr>
              <w:spacing w:after="0" w:line="259" w:lineRule="auto"/>
              <w:ind w:left="0" w:right="6" w:firstLine="0"/>
              <w:jc w:val="center"/>
            </w:pPr>
            <w:r>
              <w:rPr>
                <w:sz w:val="16"/>
                <w:szCs w:val="16"/>
              </w:rPr>
              <w:t>0.53</w:t>
            </w:r>
          </w:p>
        </w:tc>
      </w:tr>
      <w:tr w:rsidR="0044110D" w14:paraId="1CB5649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48B" w14:textId="77777777" w:rsidR="0044110D" w:rsidRDefault="00000000">
            <w:pPr>
              <w:spacing w:after="0" w:line="259" w:lineRule="auto"/>
              <w:ind w:left="41" w:right="0" w:firstLine="0"/>
              <w:jc w:val="left"/>
            </w:pPr>
            <w:r>
              <w:rPr>
                <w:sz w:val="16"/>
                <w:szCs w:val="16"/>
              </w:rPr>
              <w:t>GIN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8C" w14:textId="77777777" w:rsidR="0044110D" w:rsidRDefault="00000000">
            <w:pPr>
              <w:spacing w:after="0" w:line="259" w:lineRule="auto"/>
              <w:ind w:left="0" w:right="0" w:firstLine="0"/>
              <w:jc w:val="left"/>
            </w:pPr>
            <w:r>
              <w:rPr>
                <w:sz w:val="16"/>
                <w:szCs w:val="16"/>
              </w:rPr>
              <w:t>Guinea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8D"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E" w14:textId="77777777" w:rsidR="0044110D" w:rsidRDefault="00000000">
            <w:pPr>
              <w:spacing w:after="0" w:line="259" w:lineRule="auto"/>
              <w:ind w:left="0" w:right="6" w:firstLine="0"/>
              <w:jc w:val="center"/>
            </w:pPr>
            <w:r>
              <w:rPr>
                <w:sz w:val="16"/>
                <w:szCs w:val="16"/>
              </w:rPr>
              <w:t>874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8F" w14:textId="77777777" w:rsidR="0044110D" w:rsidRDefault="00000000">
            <w:pPr>
              <w:spacing w:after="0" w:line="259" w:lineRule="auto"/>
              <w:ind w:left="0" w:right="6" w:firstLine="0"/>
              <w:jc w:val="center"/>
            </w:pPr>
            <w:r>
              <w:rPr>
                <w:sz w:val="16"/>
                <w:szCs w:val="16"/>
              </w:rPr>
              <w:t>0.30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0" w14:textId="77777777" w:rsidR="0044110D" w:rsidRDefault="00000000">
            <w:pPr>
              <w:spacing w:after="0" w:line="259" w:lineRule="auto"/>
              <w:ind w:left="0" w:right="6"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1" w14:textId="77777777" w:rsidR="0044110D" w:rsidRDefault="00000000">
            <w:pPr>
              <w:spacing w:after="0" w:line="259" w:lineRule="auto"/>
              <w:ind w:left="0" w:right="6" w:firstLine="0"/>
              <w:jc w:val="center"/>
            </w:pPr>
            <w:r>
              <w:rPr>
                <w:sz w:val="16"/>
                <w:szCs w:val="16"/>
              </w:rPr>
              <w:t>0.33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2" w14:textId="77777777" w:rsidR="0044110D" w:rsidRDefault="00000000">
            <w:pPr>
              <w:spacing w:after="0" w:line="259" w:lineRule="auto"/>
              <w:ind w:left="0" w:right="6" w:firstLine="0"/>
              <w:jc w:val="center"/>
            </w:pPr>
            <w:r>
              <w:rPr>
                <w:sz w:val="16"/>
                <w:szCs w:val="16"/>
              </w:rPr>
              <w:t>0.47</w:t>
            </w:r>
          </w:p>
        </w:tc>
      </w:tr>
      <w:tr w:rsidR="0044110D" w14:paraId="1CB5649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494" w14:textId="77777777" w:rsidR="0044110D" w:rsidRDefault="00000000">
            <w:pPr>
              <w:spacing w:after="0" w:line="259" w:lineRule="auto"/>
              <w:ind w:left="1" w:right="0" w:firstLine="0"/>
              <w:jc w:val="left"/>
            </w:pPr>
            <w:r>
              <w:rPr>
                <w:sz w:val="16"/>
                <w:szCs w:val="16"/>
              </w:rPr>
              <w:t>GMB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95" w14:textId="77777777" w:rsidR="0044110D" w:rsidRDefault="00000000">
            <w:pPr>
              <w:spacing w:after="0" w:line="259" w:lineRule="auto"/>
              <w:ind w:left="0" w:right="0" w:firstLine="0"/>
              <w:jc w:val="left"/>
            </w:pPr>
            <w:r>
              <w:rPr>
                <w:sz w:val="16"/>
                <w:szCs w:val="16"/>
              </w:rPr>
              <w:t>Gambia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96"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7" w14:textId="77777777" w:rsidR="0044110D" w:rsidRDefault="00000000">
            <w:pPr>
              <w:spacing w:after="0" w:line="259" w:lineRule="auto"/>
              <w:ind w:left="0" w:right="6" w:firstLine="0"/>
              <w:jc w:val="center"/>
            </w:pPr>
            <w:r>
              <w:rPr>
                <w:sz w:val="16"/>
                <w:szCs w:val="16"/>
              </w:rPr>
              <w:t>12586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8" w14:textId="77777777" w:rsidR="0044110D" w:rsidRDefault="00000000">
            <w:pPr>
              <w:spacing w:after="0" w:line="259" w:lineRule="auto"/>
              <w:ind w:left="0" w:right="6" w:firstLine="0"/>
              <w:jc w:val="center"/>
            </w:pPr>
            <w:r>
              <w:rPr>
                <w:sz w:val="16"/>
                <w:szCs w:val="16"/>
              </w:rPr>
              <w:t>0.36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9" w14:textId="77777777" w:rsidR="0044110D" w:rsidRDefault="00000000">
            <w:pPr>
              <w:spacing w:after="0" w:line="259" w:lineRule="auto"/>
              <w:ind w:left="0" w:right="6" w:firstLine="0"/>
              <w:jc w:val="center"/>
            </w:pPr>
            <w:r>
              <w:rPr>
                <w:sz w:val="16"/>
                <w:szCs w:val="16"/>
              </w:rPr>
              <w:t>0.49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A" w14:textId="77777777" w:rsidR="0044110D" w:rsidRDefault="00000000">
            <w:pPr>
              <w:spacing w:after="0" w:line="259" w:lineRule="auto"/>
              <w:ind w:left="0" w:right="6" w:firstLine="0"/>
              <w:jc w:val="center"/>
            </w:pPr>
            <w:r>
              <w:rPr>
                <w:sz w:val="16"/>
                <w:szCs w:val="16"/>
              </w:rPr>
              <w:t>0.37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9B" w14:textId="77777777" w:rsidR="0044110D" w:rsidRDefault="00000000">
            <w:pPr>
              <w:spacing w:after="0" w:line="259" w:lineRule="auto"/>
              <w:ind w:left="0" w:right="6" w:firstLine="0"/>
              <w:jc w:val="center"/>
            </w:pPr>
            <w:r>
              <w:rPr>
                <w:sz w:val="16"/>
                <w:szCs w:val="16"/>
              </w:rPr>
              <w:t>0.33</w:t>
            </w:r>
          </w:p>
        </w:tc>
      </w:tr>
      <w:tr w:rsidR="0044110D" w14:paraId="1CB564A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49D" w14:textId="77777777" w:rsidR="0044110D" w:rsidRDefault="00000000">
            <w:pPr>
              <w:spacing w:after="0" w:line="259" w:lineRule="auto"/>
              <w:ind w:left="15" w:right="0" w:firstLine="0"/>
              <w:jc w:val="left"/>
            </w:pPr>
            <w:r>
              <w:rPr>
                <w:sz w:val="16"/>
                <w:szCs w:val="16"/>
              </w:rPr>
              <w:t>GNB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9E" w14:textId="77777777" w:rsidR="0044110D" w:rsidRDefault="00000000">
            <w:pPr>
              <w:spacing w:after="0" w:line="259" w:lineRule="auto"/>
              <w:ind w:left="0" w:right="0" w:firstLine="0"/>
              <w:jc w:val="left"/>
            </w:pPr>
            <w:r>
              <w:rPr>
                <w:sz w:val="16"/>
                <w:szCs w:val="16"/>
              </w:rPr>
              <w:t>Guinea-Bissau</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9F"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0" w14:textId="77777777" w:rsidR="0044110D" w:rsidRDefault="00000000">
            <w:pPr>
              <w:spacing w:after="0" w:line="259" w:lineRule="auto"/>
              <w:ind w:left="0" w:right="6" w:firstLine="0"/>
              <w:jc w:val="center"/>
            </w:pPr>
            <w:r>
              <w:rPr>
                <w:sz w:val="16"/>
                <w:szCs w:val="16"/>
              </w:rPr>
              <w:t>444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1" w14:textId="77777777" w:rsidR="0044110D" w:rsidRDefault="00000000">
            <w:pPr>
              <w:spacing w:after="0" w:line="259" w:lineRule="auto"/>
              <w:ind w:left="0" w:right="6" w:firstLine="0"/>
              <w:jc w:val="center"/>
            </w:pPr>
            <w:r>
              <w:rPr>
                <w:sz w:val="16"/>
                <w:szCs w:val="16"/>
              </w:rPr>
              <w:t>0.26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2" w14:textId="77777777" w:rsidR="0044110D" w:rsidRDefault="00000000">
            <w:pPr>
              <w:spacing w:after="0" w:line="259" w:lineRule="auto"/>
              <w:ind w:left="0" w:right="6" w:firstLine="0"/>
              <w:jc w:val="center"/>
            </w:pPr>
            <w:r>
              <w:rPr>
                <w:sz w:val="16"/>
                <w:szCs w:val="16"/>
              </w:rPr>
              <w:t>0.36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3" w14:textId="77777777" w:rsidR="0044110D" w:rsidRDefault="00000000">
            <w:pPr>
              <w:spacing w:after="0" w:line="259" w:lineRule="auto"/>
              <w:ind w:left="0" w:right="6" w:firstLine="0"/>
              <w:jc w:val="center"/>
            </w:pPr>
            <w:r>
              <w:rPr>
                <w:sz w:val="16"/>
                <w:szCs w:val="16"/>
              </w:rPr>
              <w:t>0.26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4" w14:textId="77777777" w:rsidR="0044110D" w:rsidRDefault="00000000">
            <w:pPr>
              <w:spacing w:after="0" w:line="259" w:lineRule="auto"/>
              <w:ind w:left="0" w:right="6" w:firstLine="0"/>
              <w:jc w:val="center"/>
            </w:pPr>
            <w:r>
              <w:rPr>
                <w:sz w:val="16"/>
                <w:szCs w:val="16"/>
              </w:rPr>
              <w:t>0.53</w:t>
            </w:r>
          </w:p>
        </w:tc>
      </w:tr>
      <w:tr w:rsidR="0044110D" w14:paraId="1CB564A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4A6" w14:textId="77777777" w:rsidR="0044110D" w:rsidRDefault="00000000">
            <w:pPr>
              <w:spacing w:after="0" w:line="259" w:lineRule="auto"/>
              <w:ind w:left="19" w:right="0" w:firstLine="0"/>
              <w:jc w:val="left"/>
            </w:pPr>
            <w:r>
              <w:rPr>
                <w:sz w:val="16"/>
                <w:szCs w:val="16"/>
              </w:rPr>
              <w:t>GRC</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A7" w14:textId="77777777" w:rsidR="0044110D" w:rsidRDefault="00000000">
            <w:pPr>
              <w:spacing w:after="0" w:line="259" w:lineRule="auto"/>
              <w:ind w:left="0" w:right="0" w:firstLine="0"/>
              <w:jc w:val="left"/>
            </w:pPr>
            <w:r>
              <w:rPr>
                <w:sz w:val="16"/>
                <w:szCs w:val="16"/>
              </w:rPr>
              <w:t>Greece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A8"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9" w14:textId="77777777" w:rsidR="0044110D" w:rsidRDefault="00000000">
            <w:pPr>
              <w:spacing w:after="0" w:line="259" w:lineRule="auto"/>
              <w:ind w:left="0" w:right="6" w:firstLine="0"/>
              <w:jc w:val="center"/>
            </w:pPr>
            <w:r>
              <w:rPr>
                <w:sz w:val="16"/>
                <w:szCs w:val="16"/>
              </w:rPr>
              <w:t>218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A" w14:textId="77777777" w:rsidR="0044110D" w:rsidRDefault="00000000">
            <w:pPr>
              <w:spacing w:after="0" w:line="259" w:lineRule="auto"/>
              <w:ind w:left="0" w:right="6"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B" w14:textId="77777777" w:rsidR="0044110D" w:rsidRDefault="00000000">
            <w:pPr>
              <w:spacing w:after="0" w:line="259" w:lineRule="auto"/>
              <w:ind w:left="0" w:right="6"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C" w14:textId="77777777" w:rsidR="0044110D" w:rsidRDefault="00000000">
            <w:pPr>
              <w:spacing w:after="0" w:line="259" w:lineRule="auto"/>
              <w:ind w:left="0" w:right="6" w:firstLine="0"/>
              <w:jc w:val="center"/>
            </w:pPr>
            <w:r>
              <w:rPr>
                <w:sz w:val="16"/>
                <w:szCs w:val="16"/>
              </w:rPr>
              <w:t>0.70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AD" w14:textId="77777777" w:rsidR="0044110D" w:rsidRDefault="00000000">
            <w:pPr>
              <w:spacing w:after="0" w:line="259" w:lineRule="auto"/>
              <w:ind w:left="0" w:right="6" w:firstLine="0"/>
              <w:jc w:val="center"/>
            </w:pPr>
            <w:r>
              <w:rPr>
                <w:sz w:val="16"/>
                <w:szCs w:val="16"/>
              </w:rPr>
              <w:t>0.19</w:t>
            </w:r>
          </w:p>
        </w:tc>
      </w:tr>
      <w:tr w:rsidR="0044110D" w14:paraId="1CB564B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4AF" w14:textId="77777777" w:rsidR="0044110D" w:rsidRDefault="00000000">
            <w:pPr>
              <w:spacing w:after="0" w:line="259" w:lineRule="auto"/>
              <w:ind w:left="6" w:right="0" w:firstLine="0"/>
              <w:jc w:val="left"/>
            </w:pPr>
            <w:r>
              <w:rPr>
                <w:sz w:val="16"/>
                <w:szCs w:val="16"/>
              </w:rPr>
              <w:t>GTM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B0" w14:textId="77777777" w:rsidR="0044110D" w:rsidRDefault="00000000">
            <w:pPr>
              <w:spacing w:after="0" w:line="259" w:lineRule="auto"/>
              <w:ind w:left="0" w:right="0" w:firstLine="0"/>
              <w:jc w:val="left"/>
            </w:pPr>
            <w:r>
              <w:rPr>
                <w:sz w:val="16"/>
                <w:szCs w:val="16"/>
              </w:rPr>
              <w:t>Guatemala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B1"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2" w14:textId="77777777" w:rsidR="0044110D" w:rsidRDefault="00000000">
            <w:pPr>
              <w:spacing w:after="0" w:line="259" w:lineRule="auto"/>
              <w:ind w:left="0" w:right="6" w:firstLine="0"/>
              <w:jc w:val="center"/>
            </w:pPr>
            <w:r>
              <w:rPr>
                <w:sz w:val="16"/>
                <w:szCs w:val="16"/>
              </w:rPr>
              <w:t>7053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3" w14:textId="77777777" w:rsidR="0044110D" w:rsidRDefault="00000000">
            <w:pPr>
              <w:spacing w:after="0" w:line="259" w:lineRule="auto"/>
              <w:ind w:left="0" w:right="6" w:firstLine="0"/>
              <w:jc w:val="center"/>
            </w:pPr>
            <w:r>
              <w:rPr>
                <w:sz w:val="16"/>
                <w:szCs w:val="16"/>
              </w:rPr>
              <w:t>0.49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4" w14:textId="77777777" w:rsidR="0044110D" w:rsidRDefault="00000000">
            <w:pPr>
              <w:spacing w:after="0" w:line="259" w:lineRule="auto"/>
              <w:ind w:left="0" w:right="6" w:firstLine="0"/>
              <w:jc w:val="center"/>
            </w:pPr>
            <w:r>
              <w:rPr>
                <w:sz w:val="16"/>
                <w:szCs w:val="16"/>
              </w:rPr>
              <w:t>0.29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5" w14:textId="77777777" w:rsidR="0044110D" w:rsidRDefault="00000000">
            <w:pPr>
              <w:spacing w:after="0" w:line="259" w:lineRule="auto"/>
              <w:ind w:left="0" w:right="6" w:firstLine="0"/>
              <w:jc w:val="center"/>
            </w:pPr>
            <w:r>
              <w:rPr>
                <w:sz w:val="16"/>
                <w:szCs w:val="16"/>
              </w:rPr>
              <w:t>0.49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6" w14:textId="77777777" w:rsidR="0044110D" w:rsidRDefault="00000000">
            <w:pPr>
              <w:spacing w:after="0" w:line="259" w:lineRule="auto"/>
              <w:ind w:left="0" w:right="6" w:firstLine="0"/>
              <w:jc w:val="center"/>
            </w:pPr>
            <w:r>
              <w:rPr>
                <w:sz w:val="16"/>
                <w:szCs w:val="16"/>
              </w:rPr>
              <w:t>0.34</w:t>
            </w:r>
          </w:p>
        </w:tc>
      </w:tr>
      <w:tr w:rsidR="0044110D" w14:paraId="1CB564C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4B8" w14:textId="77777777" w:rsidR="0044110D" w:rsidRDefault="00000000">
            <w:pPr>
              <w:spacing w:after="0" w:line="259" w:lineRule="auto"/>
              <w:ind w:left="10" w:right="0" w:firstLine="0"/>
              <w:jc w:val="left"/>
            </w:pPr>
            <w:r>
              <w:rPr>
                <w:sz w:val="16"/>
                <w:szCs w:val="16"/>
              </w:rPr>
              <w:t>HND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B9" w14:textId="77777777" w:rsidR="0044110D" w:rsidRDefault="00000000">
            <w:pPr>
              <w:spacing w:after="0" w:line="259" w:lineRule="auto"/>
              <w:ind w:left="0" w:right="0" w:firstLine="0"/>
              <w:jc w:val="left"/>
            </w:pPr>
            <w:r>
              <w:rPr>
                <w:sz w:val="16"/>
                <w:szCs w:val="16"/>
              </w:rPr>
              <w:t>Honduras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BA"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B" w14:textId="77777777" w:rsidR="0044110D" w:rsidRDefault="00000000">
            <w:pPr>
              <w:spacing w:after="0" w:line="259" w:lineRule="auto"/>
              <w:ind w:left="0" w:right="6" w:firstLine="0"/>
              <w:jc w:val="center"/>
            </w:pPr>
            <w:r>
              <w:rPr>
                <w:sz w:val="16"/>
                <w:szCs w:val="16"/>
              </w:rPr>
              <w:t>1974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C" w14:textId="77777777" w:rsidR="0044110D" w:rsidRDefault="00000000">
            <w:pPr>
              <w:spacing w:after="0" w:line="259" w:lineRule="auto"/>
              <w:ind w:left="0" w:right="6"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D" w14:textId="77777777" w:rsidR="0044110D" w:rsidRDefault="00000000">
            <w:pPr>
              <w:spacing w:after="0" w:line="259" w:lineRule="auto"/>
              <w:ind w:left="0" w:right="6"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E" w14:textId="77777777" w:rsidR="0044110D" w:rsidRDefault="00000000">
            <w:pPr>
              <w:spacing w:after="0" w:line="259" w:lineRule="auto"/>
              <w:ind w:left="0" w:right="6"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BF" w14:textId="77777777" w:rsidR="0044110D" w:rsidRDefault="00000000">
            <w:pPr>
              <w:spacing w:after="0" w:line="259" w:lineRule="auto"/>
              <w:ind w:left="0" w:right="6" w:firstLine="0"/>
              <w:jc w:val="center"/>
            </w:pPr>
            <w:r>
              <w:rPr>
                <w:sz w:val="16"/>
                <w:szCs w:val="16"/>
              </w:rPr>
              <w:t>0.50</w:t>
            </w:r>
          </w:p>
        </w:tc>
      </w:tr>
      <w:tr w:rsidR="0044110D" w14:paraId="1CB564C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1CB564C1" w14:textId="77777777" w:rsidR="0044110D" w:rsidRDefault="00000000">
            <w:pPr>
              <w:spacing w:after="0" w:line="259" w:lineRule="auto"/>
              <w:ind w:left="21" w:right="0" w:firstLine="0"/>
              <w:jc w:val="left"/>
            </w:pPr>
            <w:r>
              <w:rPr>
                <w:sz w:val="16"/>
                <w:szCs w:val="16"/>
              </w:rPr>
              <w:t>HRV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C2" w14:textId="77777777" w:rsidR="0044110D" w:rsidRDefault="00000000">
            <w:pPr>
              <w:spacing w:after="0" w:line="259" w:lineRule="auto"/>
              <w:ind w:left="0" w:right="0" w:firstLine="0"/>
              <w:jc w:val="left"/>
            </w:pPr>
            <w:r>
              <w:rPr>
                <w:sz w:val="16"/>
                <w:szCs w:val="16"/>
              </w:rPr>
              <w:t>Croatia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C3"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4" w14:textId="77777777" w:rsidR="0044110D" w:rsidRDefault="00000000">
            <w:pPr>
              <w:spacing w:after="0" w:line="259" w:lineRule="auto"/>
              <w:ind w:left="0" w:right="6" w:firstLine="0"/>
              <w:jc w:val="center"/>
            </w:pPr>
            <w:r>
              <w:rPr>
                <w:sz w:val="16"/>
                <w:szCs w:val="16"/>
              </w:rPr>
              <w:t>363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5" w14:textId="77777777" w:rsidR="0044110D" w:rsidRDefault="00000000">
            <w:pPr>
              <w:spacing w:after="0" w:line="259" w:lineRule="auto"/>
              <w:ind w:left="0" w:right="6" w:firstLine="0"/>
              <w:jc w:val="center"/>
            </w:pPr>
            <w:r>
              <w:rPr>
                <w:sz w:val="16"/>
                <w:szCs w:val="16"/>
              </w:rPr>
              <w:t>0.54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6" w14:textId="77777777" w:rsidR="0044110D" w:rsidRDefault="00000000">
            <w:pPr>
              <w:spacing w:after="0" w:line="259" w:lineRule="auto"/>
              <w:ind w:left="0" w:right="6"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7" w14:textId="77777777" w:rsidR="0044110D" w:rsidRDefault="00000000">
            <w:pPr>
              <w:spacing w:after="0" w:line="259" w:lineRule="auto"/>
              <w:ind w:left="0" w:right="6"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8" w14:textId="77777777" w:rsidR="0044110D" w:rsidRDefault="00000000">
            <w:pPr>
              <w:spacing w:after="0" w:line="259" w:lineRule="auto"/>
              <w:ind w:left="0" w:right="6" w:firstLine="0"/>
              <w:jc w:val="center"/>
            </w:pPr>
            <w:r>
              <w:rPr>
                <w:sz w:val="16"/>
                <w:szCs w:val="16"/>
              </w:rPr>
              <w:t>0.36</w:t>
            </w:r>
          </w:p>
        </w:tc>
      </w:tr>
      <w:tr w:rsidR="0044110D" w14:paraId="1CB564D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30" w:type="dxa"/>
              <w:bottom w:w="80" w:type="dxa"/>
              <w:right w:w="80" w:type="dxa"/>
            </w:tcMar>
          </w:tcPr>
          <w:p w14:paraId="1CB564CA" w14:textId="77777777" w:rsidR="0044110D" w:rsidRDefault="00000000">
            <w:pPr>
              <w:spacing w:after="0" w:line="259" w:lineRule="auto"/>
              <w:ind w:left="50" w:right="0" w:firstLine="0"/>
              <w:jc w:val="left"/>
            </w:pPr>
            <w:r>
              <w:rPr>
                <w:sz w:val="16"/>
                <w:szCs w:val="16"/>
              </w:rPr>
              <w:t>HTI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CB" w14:textId="77777777" w:rsidR="0044110D" w:rsidRDefault="00000000">
            <w:pPr>
              <w:spacing w:after="0" w:line="259" w:lineRule="auto"/>
              <w:ind w:left="0" w:right="0" w:firstLine="0"/>
              <w:jc w:val="left"/>
            </w:pPr>
            <w:r>
              <w:rPr>
                <w:sz w:val="16"/>
                <w:szCs w:val="16"/>
              </w:rPr>
              <w:t>Haiti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CC"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D" w14:textId="77777777" w:rsidR="0044110D" w:rsidRDefault="00000000">
            <w:pPr>
              <w:spacing w:after="0" w:line="259" w:lineRule="auto"/>
              <w:ind w:left="0" w:right="6" w:firstLine="0"/>
              <w:jc w:val="center"/>
            </w:pPr>
            <w:r>
              <w:rPr>
                <w:sz w:val="16"/>
                <w:szCs w:val="16"/>
              </w:rPr>
              <w:t>444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E" w14:textId="77777777" w:rsidR="0044110D" w:rsidRDefault="00000000">
            <w:pPr>
              <w:spacing w:after="0" w:line="259" w:lineRule="auto"/>
              <w:ind w:left="0" w:right="6" w:firstLine="0"/>
              <w:jc w:val="center"/>
            </w:pPr>
            <w:r>
              <w:rPr>
                <w:sz w:val="16"/>
                <w:szCs w:val="16"/>
              </w:rPr>
              <w:t>0.63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CF" w14:textId="77777777" w:rsidR="0044110D" w:rsidRDefault="00000000">
            <w:pPr>
              <w:spacing w:after="0" w:line="259" w:lineRule="auto"/>
              <w:ind w:left="0" w:right="6"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0" w14:textId="77777777" w:rsidR="0044110D" w:rsidRDefault="00000000">
            <w:pPr>
              <w:spacing w:after="0" w:line="259" w:lineRule="auto"/>
              <w:ind w:left="0" w:right="6"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1" w14:textId="77777777" w:rsidR="0044110D" w:rsidRDefault="00000000">
            <w:pPr>
              <w:spacing w:after="0" w:line="259" w:lineRule="auto"/>
              <w:ind w:left="0" w:right="6" w:firstLine="0"/>
              <w:jc w:val="center"/>
            </w:pPr>
            <w:r>
              <w:rPr>
                <w:sz w:val="16"/>
                <w:szCs w:val="16"/>
              </w:rPr>
              <w:t>0.24</w:t>
            </w:r>
          </w:p>
        </w:tc>
      </w:tr>
      <w:tr w:rsidR="0044110D" w14:paraId="1CB564D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4D3" w14:textId="77777777" w:rsidR="0044110D" w:rsidRDefault="00000000">
            <w:pPr>
              <w:spacing w:after="0" w:line="259" w:lineRule="auto"/>
              <w:ind w:left="10" w:right="0" w:firstLine="0"/>
              <w:jc w:val="left"/>
            </w:pPr>
            <w:r>
              <w:rPr>
                <w:sz w:val="16"/>
                <w:szCs w:val="16"/>
              </w:rPr>
              <w:t>HUN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D4" w14:textId="77777777" w:rsidR="0044110D" w:rsidRDefault="00000000">
            <w:pPr>
              <w:spacing w:after="0" w:line="259" w:lineRule="auto"/>
              <w:ind w:left="0" w:right="0" w:firstLine="0"/>
              <w:jc w:val="left"/>
            </w:pPr>
            <w:r>
              <w:rPr>
                <w:sz w:val="16"/>
                <w:szCs w:val="16"/>
              </w:rPr>
              <w:t>Hungary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D5"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6" w14:textId="77777777" w:rsidR="0044110D" w:rsidRDefault="00000000">
            <w:pPr>
              <w:spacing w:after="0" w:line="259" w:lineRule="auto"/>
              <w:ind w:left="0" w:right="6" w:firstLine="0"/>
              <w:jc w:val="center"/>
            </w:pPr>
            <w:r>
              <w:rPr>
                <w:sz w:val="16"/>
                <w:szCs w:val="16"/>
              </w:rPr>
              <w:t>685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7" w14:textId="77777777" w:rsidR="0044110D" w:rsidRDefault="00000000">
            <w:pPr>
              <w:spacing w:after="0" w:line="259" w:lineRule="auto"/>
              <w:ind w:left="0" w:right="6" w:firstLine="0"/>
              <w:jc w:val="center"/>
            </w:pPr>
            <w:r>
              <w:rPr>
                <w:sz w:val="16"/>
                <w:szCs w:val="16"/>
              </w:rPr>
              <w:t>0.33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8" w14:textId="77777777" w:rsidR="0044110D" w:rsidRDefault="00000000">
            <w:pPr>
              <w:spacing w:after="0" w:line="259" w:lineRule="auto"/>
              <w:ind w:left="0" w:right="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9" w14:textId="77777777" w:rsidR="0044110D" w:rsidRDefault="00000000">
            <w:pPr>
              <w:spacing w:after="0" w:line="259" w:lineRule="auto"/>
              <w:ind w:left="0" w:right="6"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A" w14:textId="77777777" w:rsidR="0044110D" w:rsidRDefault="00000000">
            <w:pPr>
              <w:spacing w:after="0" w:line="259" w:lineRule="auto"/>
              <w:ind w:left="0" w:right="6" w:firstLine="0"/>
              <w:jc w:val="center"/>
            </w:pPr>
            <w:r>
              <w:rPr>
                <w:sz w:val="16"/>
                <w:szCs w:val="16"/>
              </w:rPr>
              <w:t>0.48</w:t>
            </w:r>
          </w:p>
        </w:tc>
      </w:tr>
      <w:tr w:rsidR="0044110D" w14:paraId="1CB564E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4DC" w14:textId="77777777" w:rsidR="0044110D" w:rsidRDefault="00000000">
            <w:pPr>
              <w:spacing w:after="0" w:line="259" w:lineRule="auto"/>
              <w:ind w:left="41" w:right="0" w:firstLine="0"/>
              <w:jc w:val="left"/>
            </w:pPr>
            <w:r>
              <w:rPr>
                <w:sz w:val="16"/>
                <w:szCs w:val="16"/>
              </w:rPr>
              <w:t>IDN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DD" w14:textId="77777777" w:rsidR="0044110D" w:rsidRDefault="00000000">
            <w:pPr>
              <w:spacing w:after="0" w:line="259" w:lineRule="auto"/>
              <w:ind w:left="0" w:right="0" w:firstLine="0"/>
              <w:jc w:val="left"/>
            </w:pPr>
            <w:r>
              <w:rPr>
                <w:sz w:val="16"/>
                <w:szCs w:val="16"/>
              </w:rPr>
              <w:t>Indonesia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DE"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DF" w14:textId="77777777" w:rsidR="0044110D" w:rsidRDefault="00000000">
            <w:pPr>
              <w:spacing w:after="0" w:line="259" w:lineRule="auto"/>
              <w:ind w:left="0" w:right="6" w:firstLine="0"/>
              <w:jc w:val="center"/>
            </w:pPr>
            <w:r>
              <w:rPr>
                <w:sz w:val="16"/>
                <w:szCs w:val="16"/>
              </w:rPr>
              <w:t>7078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0" w14:textId="77777777" w:rsidR="0044110D" w:rsidRDefault="00000000">
            <w:pPr>
              <w:spacing w:after="0" w:line="259" w:lineRule="auto"/>
              <w:ind w:left="0" w:right="6" w:firstLine="0"/>
              <w:jc w:val="center"/>
            </w:pPr>
            <w:r>
              <w:rPr>
                <w:sz w:val="16"/>
                <w:szCs w:val="16"/>
              </w:rPr>
              <w:t>0.68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1" w14:textId="77777777" w:rsidR="0044110D" w:rsidRDefault="00000000">
            <w:pPr>
              <w:spacing w:after="0" w:line="259" w:lineRule="auto"/>
              <w:ind w:left="0" w:right="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2" w14:textId="77777777" w:rsidR="0044110D" w:rsidRDefault="00000000">
            <w:pPr>
              <w:spacing w:after="0" w:line="259" w:lineRule="auto"/>
              <w:ind w:left="0" w:right="6" w:firstLine="0"/>
              <w:jc w:val="center"/>
            </w:pPr>
            <w:r>
              <w:rPr>
                <w:sz w:val="16"/>
                <w:szCs w:val="16"/>
              </w:rPr>
              <w:t>0.69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3" w14:textId="77777777" w:rsidR="0044110D" w:rsidRDefault="00000000">
            <w:pPr>
              <w:spacing w:after="0" w:line="259" w:lineRule="auto"/>
              <w:ind w:left="0" w:right="6" w:firstLine="0"/>
              <w:jc w:val="center"/>
            </w:pPr>
            <w:r>
              <w:rPr>
                <w:sz w:val="16"/>
                <w:szCs w:val="16"/>
              </w:rPr>
              <w:t>0.30</w:t>
            </w:r>
          </w:p>
        </w:tc>
      </w:tr>
      <w:tr w:rsidR="0044110D" w14:paraId="1CB564E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4E5" w14:textId="77777777" w:rsidR="0044110D" w:rsidRDefault="00000000">
            <w:pPr>
              <w:spacing w:after="0" w:line="259" w:lineRule="auto"/>
              <w:ind w:left="41" w:right="0" w:firstLine="0"/>
              <w:jc w:val="left"/>
            </w:pPr>
            <w:r>
              <w:rPr>
                <w:sz w:val="16"/>
                <w:szCs w:val="16"/>
              </w:rPr>
              <w:t>IND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E6" w14:textId="77777777" w:rsidR="0044110D" w:rsidRDefault="00000000">
            <w:pPr>
              <w:spacing w:after="0" w:line="259" w:lineRule="auto"/>
              <w:ind w:left="0" w:right="0" w:firstLine="0"/>
              <w:jc w:val="left"/>
            </w:pPr>
            <w:r>
              <w:rPr>
                <w:sz w:val="16"/>
                <w:szCs w:val="16"/>
              </w:rPr>
              <w:t>India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E7"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8" w14:textId="77777777" w:rsidR="0044110D" w:rsidRDefault="00000000">
            <w:pPr>
              <w:spacing w:after="0" w:line="259" w:lineRule="auto"/>
              <w:ind w:left="0" w:right="6" w:firstLine="0"/>
              <w:jc w:val="center"/>
            </w:pPr>
            <w:r>
              <w:rPr>
                <w:sz w:val="16"/>
                <w:szCs w:val="16"/>
              </w:rPr>
              <w:t>27662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9" w14:textId="77777777" w:rsidR="0044110D" w:rsidRDefault="00000000">
            <w:pPr>
              <w:spacing w:after="0" w:line="259" w:lineRule="auto"/>
              <w:ind w:left="0" w:right="6" w:firstLine="0"/>
              <w:jc w:val="center"/>
            </w:pPr>
            <w:r>
              <w:rPr>
                <w:sz w:val="16"/>
                <w:szCs w:val="16"/>
              </w:rPr>
              <w:t>0.56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A" w14:textId="77777777" w:rsidR="0044110D" w:rsidRDefault="00000000">
            <w:pPr>
              <w:spacing w:after="0" w:line="259" w:lineRule="auto"/>
              <w:ind w:left="0" w:right="6" w:firstLine="0"/>
              <w:jc w:val="center"/>
            </w:pPr>
            <w:r>
              <w:rPr>
                <w:sz w:val="16"/>
                <w:szCs w:val="16"/>
              </w:rPr>
              <w:t>0.42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B" w14:textId="77777777" w:rsidR="0044110D" w:rsidRDefault="00000000">
            <w:pPr>
              <w:spacing w:after="0" w:line="259" w:lineRule="auto"/>
              <w:ind w:left="0" w:right="6" w:firstLine="0"/>
              <w:jc w:val="center"/>
            </w:pPr>
            <w:r>
              <w:rPr>
                <w:sz w:val="16"/>
                <w:szCs w:val="16"/>
              </w:rPr>
              <w:t>0.58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C" w14:textId="77777777" w:rsidR="0044110D" w:rsidRDefault="00000000">
            <w:pPr>
              <w:spacing w:after="0" w:line="259" w:lineRule="auto"/>
              <w:ind w:left="0" w:right="6" w:firstLine="0"/>
              <w:jc w:val="center"/>
            </w:pPr>
            <w:r>
              <w:rPr>
                <w:sz w:val="16"/>
                <w:szCs w:val="16"/>
              </w:rPr>
              <w:t>0.41</w:t>
            </w:r>
          </w:p>
        </w:tc>
      </w:tr>
      <w:tr w:rsidR="0044110D" w14:paraId="1CB564F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EE" w14:textId="77777777" w:rsidR="0044110D" w:rsidRDefault="00000000">
            <w:pPr>
              <w:spacing w:after="0" w:line="259" w:lineRule="auto"/>
              <w:ind w:left="0" w:right="6" w:firstLine="0"/>
              <w:jc w:val="center"/>
            </w:pPr>
            <w:r>
              <w:rPr>
                <w:sz w:val="16"/>
                <w:szCs w:val="16"/>
              </w:rPr>
              <w:t>IRL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EF" w14:textId="77777777" w:rsidR="0044110D" w:rsidRDefault="00000000">
            <w:pPr>
              <w:spacing w:after="0" w:line="259" w:lineRule="auto"/>
              <w:ind w:left="0" w:right="0" w:firstLine="0"/>
              <w:jc w:val="left"/>
            </w:pPr>
            <w:r>
              <w:rPr>
                <w:sz w:val="16"/>
                <w:szCs w:val="16"/>
              </w:rPr>
              <w:t>Ireland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F0"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1" w14:textId="77777777" w:rsidR="0044110D" w:rsidRDefault="00000000">
            <w:pPr>
              <w:spacing w:after="0" w:line="259" w:lineRule="auto"/>
              <w:ind w:left="0" w:right="6" w:firstLine="0"/>
              <w:jc w:val="center"/>
            </w:pPr>
            <w:r>
              <w:rPr>
                <w:sz w:val="16"/>
                <w:szCs w:val="16"/>
              </w:rPr>
              <w:t>1459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2" w14:textId="77777777" w:rsidR="0044110D" w:rsidRDefault="00000000">
            <w:pPr>
              <w:spacing w:after="0" w:line="259" w:lineRule="auto"/>
              <w:ind w:left="0" w:right="6" w:firstLine="0"/>
              <w:jc w:val="center"/>
            </w:pPr>
            <w:r>
              <w:rPr>
                <w:sz w:val="16"/>
                <w:szCs w:val="16"/>
              </w:rPr>
              <w:t>0.72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3" w14:textId="77777777" w:rsidR="0044110D" w:rsidRDefault="00000000">
            <w:pPr>
              <w:spacing w:after="0" w:line="259" w:lineRule="auto"/>
              <w:ind w:left="0" w:right="6" w:firstLine="0"/>
              <w:jc w:val="center"/>
            </w:pPr>
            <w:r>
              <w:rPr>
                <w:sz w:val="16"/>
                <w:szCs w:val="16"/>
              </w:rPr>
              <w:t>0.65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4" w14:textId="77777777" w:rsidR="0044110D" w:rsidRDefault="00000000">
            <w:pPr>
              <w:spacing w:after="0" w:line="259" w:lineRule="auto"/>
              <w:ind w:left="0" w:right="6"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5" w14:textId="77777777" w:rsidR="0044110D" w:rsidRDefault="00000000">
            <w:pPr>
              <w:spacing w:after="0" w:line="259" w:lineRule="auto"/>
              <w:ind w:left="0" w:right="6" w:firstLine="0"/>
              <w:jc w:val="center"/>
            </w:pPr>
            <w:r>
              <w:rPr>
                <w:sz w:val="16"/>
                <w:szCs w:val="16"/>
              </w:rPr>
              <w:t>0.20</w:t>
            </w:r>
          </w:p>
        </w:tc>
      </w:tr>
      <w:tr w:rsidR="0044110D" w14:paraId="1CB564F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4F7" w14:textId="77777777" w:rsidR="0044110D" w:rsidRDefault="00000000">
            <w:pPr>
              <w:spacing w:after="0" w:line="259" w:lineRule="auto"/>
              <w:ind w:left="46" w:right="0" w:firstLine="0"/>
              <w:jc w:val="left"/>
            </w:pPr>
            <w:r>
              <w:rPr>
                <w:sz w:val="16"/>
                <w:szCs w:val="16"/>
              </w:rPr>
              <w:t>IRN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F8" w14:textId="77777777" w:rsidR="0044110D" w:rsidRDefault="00000000">
            <w:pPr>
              <w:spacing w:after="0" w:line="259" w:lineRule="auto"/>
              <w:ind w:left="0" w:right="0" w:firstLine="0"/>
              <w:jc w:val="left"/>
            </w:pPr>
            <w:r>
              <w:rPr>
                <w:sz w:val="16"/>
                <w:szCs w:val="16"/>
              </w:rPr>
              <w:t>Iran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4F9"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A" w14:textId="77777777" w:rsidR="0044110D" w:rsidRDefault="00000000">
            <w:pPr>
              <w:spacing w:after="0" w:line="259" w:lineRule="auto"/>
              <w:ind w:left="0" w:right="6" w:firstLine="0"/>
              <w:jc w:val="center"/>
            </w:pPr>
            <w:r>
              <w:rPr>
                <w:sz w:val="16"/>
                <w:szCs w:val="16"/>
              </w:rPr>
              <w:t>8131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B" w14:textId="77777777" w:rsidR="0044110D" w:rsidRDefault="00000000">
            <w:pPr>
              <w:spacing w:after="0" w:line="259" w:lineRule="auto"/>
              <w:ind w:left="0" w:right="6" w:firstLine="0"/>
              <w:jc w:val="center"/>
            </w:pPr>
            <w:r>
              <w:rPr>
                <w:sz w:val="16"/>
                <w:szCs w:val="16"/>
              </w:rPr>
              <w:t>0.80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C" w14:textId="77777777" w:rsidR="0044110D" w:rsidRDefault="00000000">
            <w:pPr>
              <w:spacing w:after="0" w:line="259" w:lineRule="auto"/>
              <w:ind w:left="0" w:right="6"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D" w14:textId="77777777" w:rsidR="0044110D" w:rsidRDefault="00000000">
            <w:pPr>
              <w:spacing w:after="0" w:line="259" w:lineRule="auto"/>
              <w:ind w:left="0" w:right="6" w:firstLine="0"/>
              <w:jc w:val="center"/>
            </w:pPr>
            <w:r>
              <w:rPr>
                <w:sz w:val="16"/>
                <w:szCs w:val="16"/>
              </w:rPr>
              <w:t>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4FE" w14:textId="77777777" w:rsidR="0044110D" w:rsidRDefault="00000000">
            <w:pPr>
              <w:spacing w:after="0" w:line="259" w:lineRule="auto"/>
              <w:ind w:left="0" w:right="6" w:firstLine="0"/>
              <w:jc w:val="center"/>
            </w:pPr>
            <w:r>
              <w:rPr>
                <w:sz w:val="16"/>
                <w:szCs w:val="16"/>
              </w:rPr>
              <w:t>0.13</w:t>
            </w:r>
          </w:p>
        </w:tc>
      </w:tr>
      <w:tr w:rsidR="0044110D" w14:paraId="1CB5650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500" w14:textId="77777777" w:rsidR="0044110D" w:rsidRDefault="00000000">
            <w:pPr>
              <w:spacing w:after="0" w:line="259" w:lineRule="auto"/>
              <w:ind w:left="46" w:right="0" w:firstLine="0"/>
              <w:jc w:val="left"/>
            </w:pPr>
            <w:r>
              <w:rPr>
                <w:sz w:val="16"/>
                <w:szCs w:val="16"/>
              </w:rPr>
              <w:t>IRQ</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01" w14:textId="77777777" w:rsidR="0044110D" w:rsidRDefault="00000000">
            <w:pPr>
              <w:spacing w:after="0" w:line="259" w:lineRule="auto"/>
              <w:ind w:left="0" w:right="0" w:firstLine="0"/>
              <w:jc w:val="left"/>
            </w:pPr>
            <w:r>
              <w:rPr>
                <w:sz w:val="16"/>
                <w:szCs w:val="16"/>
              </w:rPr>
              <w:t>Iraq</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02"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3" w14:textId="77777777" w:rsidR="0044110D" w:rsidRDefault="00000000">
            <w:pPr>
              <w:spacing w:after="0" w:line="259" w:lineRule="auto"/>
              <w:ind w:left="0" w:right="6" w:firstLine="0"/>
              <w:jc w:val="center"/>
            </w:pPr>
            <w:r>
              <w:rPr>
                <w:sz w:val="16"/>
                <w:szCs w:val="16"/>
              </w:rPr>
              <w:t>25502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4" w14:textId="77777777" w:rsidR="0044110D" w:rsidRDefault="00000000">
            <w:pPr>
              <w:spacing w:after="0" w:line="259" w:lineRule="auto"/>
              <w:ind w:left="0" w:right="6"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5" w14:textId="77777777" w:rsidR="0044110D" w:rsidRDefault="00000000">
            <w:pPr>
              <w:spacing w:after="0" w:line="259" w:lineRule="auto"/>
              <w:ind w:left="0" w:right="6"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6" w14:textId="77777777" w:rsidR="0044110D" w:rsidRDefault="00000000">
            <w:pPr>
              <w:spacing w:after="0" w:line="259" w:lineRule="auto"/>
              <w:ind w:left="0" w:right="6"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7" w14:textId="77777777" w:rsidR="0044110D" w:rsidRDefault="00000000">
            <w:pPr>
              <w:spacing w:after="0" w:line="259" w:lineRule="auto"/>
              <w:ind w:left="0" w:right="6" w:firstLine="0"/>
              <w:jc w:val="center"/>
            </w:pPr>
            <w:r>
              <w:rPr>
                <w:sz w:val="16"/>
                <w:szCs w:val="16"/>
              </w:rPr>
              <w:t>0.60</w:t>
            </w:r>
          </w:p>
        </w:tc>
      </w:tr>
      <w:tr w:rsidR="0044110D" w14:paraId="1CB5651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9" w14:textId="77777777" w:rsidR="0044110D" w:rsidRDefault="00000000">
            <w:pPr>
              <w:spacing w:after="0" w:line="259" w:lineRule="auto"/>
              <w:ind w:left="0" w:right="6" w:firstLine="0"/>
              <w:jc w:val="center"/>
            </w:pPr>
            <w:r>
              <w:rPr>
                <w:sz w:val="16"/>
                <w:szCs w:val="16"/>
              </w:rPr>
              <w:t>ISL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0A" w14:textId="77777777" w:rsidR="0044110D" w:rsidRDefault="00000000">
            <w:pPr>
              <w:spacing w:after="0" w:line="259" w:lineRule="auto"/>
              <w:ind w:left="0" w:right="0" w:firstLine="0"/>
              <w:jc w:val="left"/>
            </w:pPr>
            <w:r>
              <w:rPr>
                <w:sz w:val="16"/>
                <w:szCs w:val="16"/>
              </w:rPr>
              <w:t>Iceland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0B"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C" w14:textId="77777777" w:rsidR="0044110D" w:rsidRDefault="00000000">
            <w:pPr>
              <w:spacing w:after="0" w:line="259" w:lineRule="auto"/>
              <w:ind w:left="0" w:right="6" w:firstLine="0"/>
              <w:jc w:val="center"/>
            </w:pPr>
            <w:r>
              <w:rPr>
                <w:sz w:val="16"/>
                <w:szCs w:val="16"/>
              </w:rPr>
              <w:t>248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D" w14:textId="77777777" w:rsidR="0044110D" w:rsidRDefault="00000000">
            <w:pPr>
              <w:spacing w:after="0" w:line="259" w:lineRule="auto"/>
              <w:ind w:left="0" w:right="6" w:firstLine="0"/>
              <w:jc w:val="center"/>
            </w:pPr>
            <w:r>
              <w:rPr>
                <w:sz w:val="16"/>
                <w:szCs w:val="16"/>
              </w:rPr>
              <w:t>0.51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E" w14:textId="77777777" w:rsidR="0044110D" w:rsidRDefault="00000000">
            <w:pPr>
              <w:spacing w:after="0" w:line="259" w:lineRule="auto"/>
              <w:ind w:left="0" w:right="6" w:firstLine="0"/>
              <w:jc w:val="center"/>
            </w:pPr>
            <w:r>
              <w:rPr>
                <w:sz w:val="16"/>
                <w:szCs w:val="16"/>
              </w:rPr>
              <w:t>0.76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0F" w14:textId="77777777" w:rsidR="0044110D" w:rsidRDefault="00000000">
            <w:pPr>
              <w:spacing w:after="0" w:line="259" w:lineRule="auto"/>
              <w:ind w:left="0" w:right="6"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0" w14:textId="77777777" w:rsidR="0044110D" w:rsidRDefault="00000000">
            <w:pPr>
              <w:spacing w:after="0" w:line="259" w:lineRule="auto"/>
              <w:ind w:left="0" w:right="6" w:firstLine="0"/>
              <w:jc w:val="center"/>
            </w:pPr>
            <w:r>
              <w:rPr>
                <w:sz w:val="16"/>
                <w:szCs w:val="16"/>
              </w:rPr>
              <w:t>0.39</w:t>
            </w:r>
          </w:p>
        </w:tc>
      </w:tr>
      <w:tr w:rsidR="0044110D" w14:paraId="1CB5651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2" w14:textId="77777777" w:rsidR="0044110D" w:rsidRDefault="00000000">
            <w:pPr>
              <w:spacing w:after="0" w:line="259" w:lineRule="auto"/>
              <w:ind w:left="0" w:right="6" w:firstLine="0"/>
              <w:jc w:val="center"/>
            </w:pPr>
            <w:r>
              <w:rPr>
                <w:sz w:val="16"/>
                <w:szCs w:val="16"/>
              </w:rPr>
              <w:t>ISR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13" w14:textId="77777777" w:rsidR="0044110D" w:rsidRDefault="00000000">
            <w:pPr>
              <w:spacing w:after="0" w:line="259" w:lineRule="auto"/>
              <w:ind w:left="0" w:right="0" w:firstLine="0"/>
              <w:jc w:val="left"/>
            </w:pPr>
            <w:r>
              <w:rPr>
                <w:sz w:val="16"/>
                <w:szCs w:val="16"/>
              </w:rPr>
              <w:t>Israel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14"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5" w14:textId="77777777" w:rsidR="0044110D" w:rsidRDefault="00000000">
            <w:pPr>
              <w:spacing w:after="0" w:line="259" w:lineRule="auto"/>
              <w:ind w:left="0" w:right="6" w:firstLine="0"/>
              <w:jc w:val="center"/>
            </w:pPr>
            <w:r>
              <w:rPr>
                <w:sz w:val="16"/>
                <w:szCs w:val="16"/>
              </w:rPr>
              <w:t>1486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6" w14:textId="77777777" w:rsidR="0044110D" w:rsidRDefault="00000000">
            <w:pPr>
              <w:spacing w:after="0" w:line="259" w:lineRule="auto"/>
              <w:ind w:left="0" w:right="6" w:firstLine="0"/>
              <w:jc w:val="center"/>
            </w:pPr>
            <w:r>
              <w:rPr>
                <w:sz w:val="16"/>
                <w:szCs w:val="16"/>
              </w:rPr>
              <w:t>0.61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7" w14:textId="77777777" w:rsidR="0044110D" w:rsidRDefault="00000000">
            <w:pPr>
              <w:spacing w:after="0" w:line="259" w:lineRule="auto"/>
              <w:ind w:left="0" w:right="6" w:firstLine="0"/>
              <w:jc w:val="center"/>
            </w:pPr>
            <w:r>
              <w:rPr>
                <w:sz w:val="16"/>
                <w:szCs w:val="16"/>
              </w:rPr>
              <w:t>0.80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8"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9" w14:textId="77777777" w:rsidR="0044110D" w:rsidRDefault="00000000">
            <w:pPr>
              <w:spacing w:after="0" w:line="259" w:lineRule="auto"/>
              <w:ind w:left="0" w:right="6" w:firstLine="0"/>
              <w:jc w:val="center"/>
            </w:pPr>
            <w:r>
              <w:rPr>
                <w:sz w:val="16"/>
                <w:szCs w:val="16"/>
              </w:rPr>
              <w:t>0.22</w:t>
            </w:r>
          </w:p>
        </w:tc>
      </w:tr>
      <w:tr w:rsidR="0044110D" w14:paraId="1CB5652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B" w14:textId="77777777" w:rsidR="0044110D" w:rsidRDefault="00000000">
            <w:pPr>
              <w:spacing w:after="0" w:line="259" w:lineRule="auto"/>
              <w:ind w:left="0" w:right="6" w:firstLine="0"/>
              <w:jc w:val="center"/>
            </w:pPr>
            <w:r>
              <w:rPr>
                <w:sz w:val="16"/>
                <w:szCs w:val="16"/>
              </w:rPr>
              <w:t>ITA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1C" w14:textId="77777777" w:rsidR="0044110D" w:rsidRDefault="00000000">
            <w:pPr>
              <w:spacing w:after="0" w:line="259" w:lineRule="auto"/>
              <w:ind w:left="0" w:right="0" w:firstLine="0"/>
              <w:jc w:val="left"/>
            </w:pPr>
            <w:r>
              <w:rPr>
                <w:sz w:val="16"/>
                <w:szCs w:val="16"/>
              </w:rPr>
              <w:t>Italy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1D"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E" w14:textId="77777777" w:rsidR="0044110D" w:rsidRDefault="00000000">
            <w:pPr>
              <w:spacing w:after="0" w:line="259" w:lineRule="auto"/>
              <w:ind w:left="0" w:right="6" w:firstLine="0"/>
              <w:jc w:val="center"/>
            </w:pPr>
            <w:r>
              <w:rPr>
                <w:sz w:val="16"/>
                <w:szCs w:val="16"/>
              </w:rPr>
              <w:t>332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1F" w14:textId="77777777" w:rsidR="0044110D" w:rsidRDefault="00000000">
            <w:pPr>
              <w:spacing w:after="0" w:line="259" w:lineRule="auto"/>
              <w:ind w:left="0" w:right="6" w:firstLine="0"/>
              <w:jc w:val="center"/>
            </w:pPr>
            <w:r>
              <w:rPr>
                <w:sz w:val="16"/>
                <w:szCs w:val="16"/>
              </w:rPr>
              <w:t>0.57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0" w14:textId="77777777" w:rsidR="0044110D" w:rsidRDefault="00000000">
            <w:pPr>
              <w:spacing w:after="0" w:line="259" w:lineRule="auto"/>
              <w:ind w:left="0" w:right="6"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1" w14:textId="77777777" w:rsidR="0044110D" w:rsidRDefault="00000000">
            <w:pPr>
              <w:spacing w:after="0" w:line="259" w:lineRule="auto"/>
              <w:ind w:left="0" w:right="6"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2" w14:textId="77777777" w:rsidR="0044110D" w:rsidRDefault="00000000">
            <w:pPr>
              <w:spacing w:after="0" w:line="259" w:lineRule="auto"/>
              <w:ind w:left="0" w:right="6" w:firstLine="0"/>
              <w:jc w:val="center"/>
            </w:pPr>
            <w:r>
              <w:rPr>
                <w:sz w:val="16"/>
                <w:szCs w:val="16"/>
              </w:rPr>
              <w:t>0.26</w:t>
            </w:r>
          </w:p>
        </w:tc>
      </w:tr>
      <w:tr w:rsidR="0044110D" w14:paraId="1CB5652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524" w14:textId="77777777" w:rsidR="0044110D" w:rsidRDefault="00000000">
            <w:pPr>
              <w:spacing w:after="0" w:line="259" w:lineRule="auto"/>
              <w:ind w:left="41" w:right="0" w:firstLine="0"/>
              <w:jc w:val="left"/>
            </w:pPr>
            <w:r>
              <w:rPr>
                <w:sz w:val="16"/>
                <w:szCs w:val="16"/>
              </w:rPr>
              <w:t>JOR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25" w14:textId="77777777" w:rsidR="0044110D" w:rsidRDefault="00000000">
            <w:pPr>
              <w:spacing w:after="0" w:line="259" w:lineRule="auto"/>
              <w:ind w:left="0" w:right="0" w:firstLine="0"/>
              <w:jc w:val="left"/>
            </w:pPr>
            <w:r>
              <w:rPr>
                <w:sz w:val="16"/>
                <w:szCs w:val="16"/>
              </w:rPr>
              <w:t>Jordan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26"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7" w14:textId="77777777" w:rsidR="0044110D" w:rsidRDefault="00000000">
            <w:pPr>
              <w:spacing w:after="0" w:line="259" w:lineRule="auto"/>
              <w:ind w:left="0" w:right="6" w:firstLine="0"/>
              <w:jc w:val="center"/>
            </w:pPr>
            <w:r>
              <w:rPr>
                <w:sz w:val="16"/>
                <w:szCs w:val="16"/>
              </w:rPr>
              <w:t>4045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8" w14:textId="77777777" w:rsidR="0044110D" w:rsidRDefault="00000000">
            <w:pPr>
              <w:spacing w:after="0" w:line="259" w:lineRule="auto"/>
              <w:ind w:left="0" w:right="6" w:firstLine="0"/>
              <w:jc w:val="center"/>
            </w:pPr>
            <w:r>
              <w:rPr>
                <w:sz w:val="16"/>
                <w:szCs w:val="16"/>
              </w:rPr>
              <w:t>0.69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9" w14:textId="77777777" w:rsidR="0044110D" w:rsidRDefault="00000000">
            <w:pPr>
              <w:spacing w:after="0" w:line="259" w:lineRule="auto"/>
              <w:ind w:left="0" w:right="6"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A" w14:textId="77777777" w:rsidR="0044110D" w:rsidRDefault="00000000">
            <w:pPr>
              <w:spacing w:after="0" w:line="259" w:lineRule="auto"/>
              <w:ind w:left="0" w:right="6" w:firstLine="0"/>
              <w:jc w:val="center"/>
            </w:pPr>
            <w:r>
              <w:rPr>
                <w:sz w:val="16"/>
                <w:szCs w:val="16"/>
              </w:rPr>
              <w:t>0.70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2B" w14:textId="77777777" w:rsidR="0044110D" w:rsidRDefault="00000000">
            <w:pPr>
              <w:spacing w:after="0" w:line="259" w:lineRule="auto"/>
              <w:ind w:left="0" w:right="6" w:firstLine="0"/>
              <w:jc w:val="center"/>
            </w:pPr>
            <w:r>
              <w:rPr>
                <w:sz w:val="16"/>
                <w:szCs w:val="16"/>
              </w:rPr>
              <w:t>0.25</w:t>
            </w:r>
          </w:p>
        </w:tc>
      </w:tr>
      <w:tr w:rsidR="0044110D" w14:paraId="1CB5653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30" w:type="dxa"/>
              <w:bottom w:w="80" w:type="dxa"/>
              <w:right w:w="80" w:type="dxa"/>
            </w:tcMar>
          </w:tcPr>
          <w:p w14:paraId="1CB5652D" w14:textId="77777777" w:rsidR="0044110D" w:rsidRDefault="00000000">
            <w:pPr>
              <w:spacing w:after="0" w:line="259" w:lineRule="auto"/>
              <w:ind w:left="50" w:right="0" w:firstLine="0"/>
              <w:jc w:val="left"/>
            </w:pPr>
            <w:r>
              <w:rPr>
                <w:sz w:val="16"/>
                <w:szCs w:val="16"/>
              </w:rPr>
              <w:t>JPN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2E" w14:textId="77777777" w:rsidR="0044110D" w:rsidRDefault="00000000">
            <w:pPr>
              <w:spacing w:after="0" w:line="259" w:lineRule="auto"/>
              <w:ind w:left="0" w:right="0" w:firstLine="0"/>
              <w:jc w:val="left"/>
            </w:pPr>
            <w:r>
              <w:rPr>
                <w:sz w:val="16"/>
                <w:szCs w:val="16"/>
              </w:rPr>
              <w:t>Japan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2F"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0" w14:textId="77777777" w:rsidR="0044110D" w:rsidRDefault="00000000">
            <w:pPr>
              <w:spacing w:after="0" w:line="259" w:lineRule="auto"/>
              <w:ind w:left="0" w:right="6" w:firstLine="0"/>
              <w:jc w:val="center"/>
            </w:pPr>
            <w:r>
              <w:rPr>
                <w:sz w:val="16"/>
                <w:szCs w:val="16"/>
              </w:rPr>
              <w:t>380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1" w14:textId="77777777" w:rsidR="0044110D" w:rsidRDefault="00000000">
            <w:pPr>
              <w:spacing w:after="0" w:line="259" w:lineRule="auto"/>
              <w:ind w:left="0" w:right="6"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2" w14:textId="77777777" w:rsidR="0044110D" w:rsidRDefault="00000000">
            <w:pPr>
              <w:spacing w:after="0" w:line="259" w:lineRule="auto"/>
              <w:ind w:left="0" w:right="6" w:firstLine="0"/>
              <w:jc w:val="center"/>
            </w:pPr>
            <w:r>
              <w:rPr>
                <w:sz w:val="16"/>
                <w:szCs w:val="16"/>
              </w:rPr>
              <w:t>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3" w14:textId="77777777" w:rsidR="0044110D" w:rsidRDefault="00000000">
            <w:pPr>
              <w:spacing w:after="0" w:line="259" w:lineRule="auto"/>
              <w:ind w:left="0" w:right="6"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4" w14:textId="77777777" w:rsidR="0044110D" w:rsidRDefault="00000000">
            <w:pPr>
              <w:spacing w:after="0" w:line="259" w:lineRule="auto"/>
              <w:ind w:left="0" w:right="6" w:firstLine="0"/>
              <w:jc w:val="center"/>
            </w:pPr>
            <w:r>
              <w:rPr>
                <w:sz w:val="16"/>
                <w:szCs w:val="16"/>
              </w:rPr>
              <w:t>0.25</w:t>
            </w:r>
          </w:p>
        </w:tc>
      </w:tr>
      <w:tr w:rsidR="0044110D" w14:paraId="1CB5653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536" w14:textId="77777777" w:rsidR="0044110D" w:rsidRDefault="00000000">
            <w:pPr>
              <w:spacing w:after="0" w:line="259" w:lineRule="auto"/>
              <w:ind w:left="19" w:right="0" w:firstLine="0"/>
              <w:jc w:val="left"/>
            </w:pPr>
            <w:r>
              <w:rPr>
                <w:sz w:val="16"/>
                <w:szCs w:val="16"/>
              </w:rPr>
              <w:t>KAZ</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37" w14:textId="77777777" w:rsidR="0044110D" w:rsidRDefault="00000000">
            <w:pPr>
              <w:spacing w:after="0" w:line="259" w:lineRule="auto"/>
              <w:ind w:left="0" w:right="0" w:firstLine="0"/>
              <w:jc w:val="left"/>
            </w:pPr>
            <w:r>
              <w:rPr>
                <w:sz w:val="16"/>
                <w:szCs w:val="16"/>
              </w:rPr>
              <w:t>Kazakhstan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38"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9" w14:textId="77777777" w:rsidR="0044110D" w:rsidRDefault="00000000">
            <w:pPr>
              <w:spacing w:after="0" w:line="259" w:lineRule="auto"/>
              <w:ind w:left="0" w:right="6" w:firstLine="0"/>
              <w:jc w:val="center"/>
            </w:pPr>
            <w:r>
              <w:rPr>
                <w:sz w:val="16"/>
                <w:szCs w:val="16"/>
              </w:rPr>
              <w:t>445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A" w14:textId="77777777" w:rsidR="0044110D" w:rsidRDefault="00000000">
            <w:pPr>
              <w:spacing w:after="0" w:line="259" w:lineRule="auto"/>
              <w:ind w:left="0" w:right="6" w:firstLine="0"/>
              <w:jc w:val="center"/>
            </w:pPr>
            <w:r>
              <w:rPr>
                <w:sz w:val="16"/>
                <w:szCs w:val="16"/>
              </w:rPr>
              <w:t>0.42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B" w14:textId="77777777" w:rsidR="0044110D" w:rsidRDefault="00000000">
            <w:pPr>
              <w:spacing w:after="0" w:line="259" w:lineRule="auto"/>
              <w:ind w:left="0" w:right="6"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C" w14:textId="77777777" w:rsidR="0044110D" w:rsidRDefault="00000000">
            <w:pPr>
              <w:spacing w:after="0" w:line="259" w:lineRule="auto"/>
              <w:ind w:left="0" w:right="6"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3D" w14:textId="77777777" w:rsidR="0044110D" w:rsidRDefault="00000000">
            <w:pPr>
              <w:spacing w:after="0" w:line="259" w:lineRule="auto"/>
              <w:ind w:left="0" w:right="6" w:firstLine="0"/>
              <w:jc w:val="center"/>
            </w:pPr>
            <w:r>
              <w:rPr>
                <w:sz w:val="16"/>
                <w:szCs w:val="16"/>
              </w:rPr>
              <w:t>0.32</w:t>
            </w:r>
          </w:p>
        </w:tc>
      </w:tr>
      <w:tr w:rsidR="0044110D" w14:paraId="1CB5654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53F" w14:textId="77777777" w:rsidR="0044110D" w:rsidRDefault="00000000">
            <w:pPr>
              <w:spacing w:after="0" w:line="259" w:lineRule="auto"/>
              <w:ind w:left="19" w:right="0" w:firstLine="0"/>
              <w:jc w:val="left"/>
            </w:pPr>
            <w:r>
              <w:rPr>
                <w:sz w:val="16"/>
                <w:szCs w:val="16"/>
              </w:rPr>
              <w:t>KEN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40" w14:textId="77777777" w:rsidR="0044110D" w:rsidRDefault="00000000">
            <w:pPr>
              <w:spacing w:after="0" w:line="259" w:lineRule="auto"/>
              <w:ind w:left="0" w:right="0" w:firstLine="0"/>
              <w:jc w:val="left"/>
            </w:pPr>
            <w:r>
              <w:rPr>
                <w:sz w:val="16"/>
                <w:szCs w:val="16"/>
              </w:rPr>
              <w:t>Kenya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41"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2" w14:textId="77777777" w:rsidR="0044110D" w:rsidRDefault="00000000">
            <w:pPr>
              <w:spacing w:after="0" w:line="259" w:lineRule="auto"/>
              <w:ind w:left="0" w:right="6" w:firstLine="0"/>
              <w:jc w:val="center"/>
            </w:pPr>
            <w:r>
              <w:rPr>
                <w:sz w:val="16"/>
                <w:szCs w:val="16"/>
              </w:rPr>
              <w:t>1654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3" w14:textId="77777777" w:rsidR="0044110D" w:rsidRDefault="00000000">
            <w:pPr>
              <w:spacing w:after="0" w:line="259" w:lineRule="auto"/>
              <w:ind w:left="0" w:right="6" w:firstLine="0"/>
              <w:jc w:val="center"/>
            </w:pPr>
            <w:r>
              <w:rPr>
                <w:sz w:val="16"/>
                <w:szCs w:val="16"/>
              </w:rPr>
              <w:t>0.42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4" w14:textId="77777777" w:rsidR="0044110D" w:rsidRDefault="00000000">
            <w:pPr>
              <w:spacing w:after="0" w:line="259" w:lineRule="auto"/>
              <w:ind w:left="0" w:right="6"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5" w14:textId="77777777" w:rsidR="0044110D" w:rsidRDefault="00000000">
            <w:pPr>
              <w:spacing w:after="0" w:line="259" w:lineRule="auto"/>
              <w:ind w:left="0" w:right="6"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6" w14:textId="77777777" w:rsidR="0044110D" w:rsidRDefault="00000000">
            <w:pPr>
              <w:spacing w:after="0" w:line="259" w:lineRule="auto"/>
              <w:ind w:left="0" w:right="6" w:firstLine="0"/>
              <w:jc w:val="center"/>
            </w:pPr>
            <w:r>
              <w:rPr>
                <w:sz w:val="16"/>
                <w:szCs w:val="16"/>
              </w:rPr>
              <w:t>0.48</w:t>
            </w:r>
          </w:p>
        </w:tc>
      </w:tr>
      <w:tr w:rsidR="0044110D" w14:paraId="1CB5655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548" w14:textId="77777777" w:rsidR="0044110D" w:rsidRDefault="00000000">
            <w:pPr>
              <w:spacing w:after="0" w:line="259" w:lineRule="auto"/>
              <w:ind w:left="19" w:right="0" w:firstLine="0"/>
              <w:jc w:val="left"/>
            </w:pPr>
            <w:r>
              <w:rPr>
                <w:sz w:val="16"/>
                <w:szCs w:val="16"/>
              </w:rPr>
              <w:t>KGZ</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49" w14:textId="77777777" w:rsidR="0044110D" w:rsidRDefault="00000000">
            <w:pPr>
              <w:spacing w:after="0" w:line="259" w:lineRule="auto"/>
              <w:ind w:left="0" w:right="0" w:firstLine="0"/>
              <w:jc w:val="left"/>
            </w:pPr>
            <w:r>
              <w:rPr>
                <w:sz w:val="16"/>
                <w:szCs w:val="16"/>
              </w:rPr>
              <w:t>Kyrgyzstan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4A"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B" w14:textId="77777777" w:rsidR="0044110D" w:rsidRDefault="00000000">
            <w:pPr>
              <w:spacing w:after="0" w:line="259" w:lineRule="auto"/>
              <w:ind w:left="0" w:right="6" w:firstLine="0"/>
              <w:jc w:val="center"/>
            </w:pPr>
            <w:r>
              <w:rPr>
                <w:sz w:val="16"/>
                <w:szCs w:val="16"/>
              </w:rPr>
              <w:t>561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C" w14:textId="77777777" w:rsidR="0044110D" w:rsidRDefault="00000000">
            <w:pPr>
              <w:spacing w:after="0" w:line="259" w:lineRule="auto"/>
              <w:ind w:left="0" w:right="6" w:firstLine="0"/>
              <w:jc w:val="center"/>
            </w:pPr>
            <w:r>
              <w:rPr>
                <w:sz w:val="16"/>
                <w:szCs w:val="16"/>
              </w:rPr>
              <w:t>0.40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D" w14:textId="77777777" w:rsidR="0044110D" w:rsidRDefault="00000000">
            <w:pPr>
              <w:spacing w:after="0" w:line="259" w:lineRule="auto"/>
              <w:ind w:left="0" w:right="6"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E" w14:textId="77777777" w:rsidR="0044110D" w:rsidRDefault="00000000">
            <w:pPr>
              <w:spacing w:after="0" w:line="259" w:lineRule="auto"/>
              <w:ind w:left="0" w:right="6"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4F" w14:textId="77777777" w:rsidR="0044110D" w:rsidRDefault="00000000">
            <w:pPr>
              <w:spacing w:after="0" w:line="259" w:lineRule="auto"/>
              <w:ind w:left="0" w:right="6" w:firstLine="0"/>
              <w:jc w:val="center"/>
            </w:pPr>
            <w:r>
              <w:rPr>
                <w:sz w:val="16"/>
                <w:szCs w:val="16"/>
              </w:rPr>
              <w:t>0.32</w:t>
            </w:r>
          </w:p>
        </w:tc>
      </w:tr>
      <w:tr w:rsidR="0044110D" w14:paraId="1CB5655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51" w14:textId="77777777" w:rsidR="0044110D" w:rsidRDefault="00000000">
            <w:pPr>
              <w:spacing w:after="0" w:line="259" w:lineRule="auto"/>
              <w:ind w:left="0" w:right="0" w:firstLine="0"/>
            </w:pPr>
            <w:r>
              <w:rPr>
                <w:sz w:val="16"/>
                <w:szCs w:val="16"/>
              </w:rPr>
              <w:t>KHM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52" w14:textId="77777777" w:rsidR="0044110D" w:rsidRDefault="00000000">
            <w:pPr>
              <w:spacing w:after="0" w:line="259" w:lineRule="auto"/>
              <w:ind w:left="0" w:right="0" w:firstLine="0"/>
              <w:jc w:val="left"/>
            </w:pPr>
            <w:r>
              <w:rPr>
                <w:sz w:val="16"/>
                <w:szCs w:val="16"/>
              </w:rPr>
              <w:t>Cambodia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53"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4" w14:textId="77777777" w:rsidR="0044110D" w:rsidRDefault="00000000">
            <w:pPr>
              <w:spacing w:after="0" w:line="259" w:lineRule="auto"/>
              <w:ind w:left="0" w:right="6" w:firstLine="0"/>
              <w:jc w:val="center"/>
            </w:pPr>
            <w:r>
              <w:rPr>
                <w:sz w:val="16"/>
                <w:szCs w:val="16"/>
              </w:rPr>
              <w:t>872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5" w14:textId="77777777" w:rsidR="0044110D" w:rsidRDefault="00000000">
            <w:pPr>
              <w:spacing w:after="0" w:line="259" w:lineRule="auto"/>
              <w:ind w:left="0" w:right="6"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6" w14:textId="77777777" w:rsidR="0044110D" w:rsidRDefault="00000000">
            <w:pPr>
              <w:spacing w:after="0" w:line="259" w:lineRule="auto"/>
              <w:ind w:left="0" w:right="6"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7" w14:textId="77777777" w:rsidR="0044110D" w:rsidRDefault="00000000">
            <w:pPr>
              <w:spacing w:after="0" w:line="259" w:lineRule="auto"/>
              <w:ind w:left="0" w:right="6"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8" w14:textId="77777777" w:rsidR="0044110D" w:rsidRDefault="00000000">
            <w:pPr>
              <w:spacing w:after="0" w:line="259" w:lineRule="auto"/>
              <w:ind w:left="0" w:right="6" w:firstLine="0"/>
              <w:jc w:val="center"/>
            </w:pPr>
            <w:r>
              <w:rPr>
                <w:sz w:val="16"/>
                <w:szCs w:val="16"/>
              </w:rPr>
              <w:t>0.30</w:t>
            </w:r>
          </w:p>
        </w:tc>
      </w:tr>
      <w:tr w:rsidR="0044110D" w14:paraId="1CB5656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55A" w14:textId="77777777" w:rsidR="0044110D" w:rsidRDefault="00000000">
            <w:pPr>
              <w:spacing w:after="0" w:line="259" w:lineRule="auto"/>
              <w:ind w:left="46" w:right="0" w:firstLine="0"/>
              <w:jc w:val="left"/>
            </w:pPr>
            <w:r>
              <w:rPr>
                <w:sz w:val="16"/>
                <w:szCs w:val="16"/>
              </w:rPr>
              <w:t>KIR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5B" w14:textId="77777777" w:rsidR="0044110D" w:rsidRDefault="00000000">
            <w:pPr>
              <w:spacing w:after="0" w:line="259" w:lineRule="auto"/>
              <w:ind w:left="0" w:right="0" w:firstLine="0"/>
              <w:jc w:val="left"/>
            </w:pPr>
            <w:r>
              <w:rPr>
                <w:sz w:val="16"/>
                <w:szCs w:val="16"/>
              </w:rPr>
              <w:t>Kiribati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5C"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D" w14:textId="77777777" w:rsidR="0044110D" w:rsidRDefault="00000000">
            <w:pPr>
              <w:spacing w:after="0" w:line="259" w:lineRule="auto"/>
              <w:ind w:left="0" w:right="6" w:firstLine="0"/>
              <w:jc w:val="center"/>
            </w:pPr>
            <w:r>
              <w:rPr>
                <w:sz w:val="16"/>
                <w:szCs w:val="16"/>
              </w:rPr>
              <w:t>197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E" w14:textId="77777777" w:rsidR="0044110D" w:rsidRDefault="00000000">
            <w:pPr>
              <w:spacing w:after="0" w:line="259" w:lineRule="auto"/>
              <w:ind w:left="0" w:right="6" w:firstLine="0"/>
              <w:jc w:val="center"/>
            </w:pPr>
            <w:r>
              <w:rPr>
                <w:sz w:val="16"/>
                <w:szCs w:val="16"/>
              </w:rPr>
              <w:t>0.62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5F" w14:textId="77777777" w:rsidR="0044110D" w:rsidRDefault="00000000">
            <w:pPr>
              <w:spacing w:after="0" w:line="259" w:lineRule="auto"/>
              <w:ind w:left="0" w:right="6" w:firstLine="0"/>
              <w:jc w:val="center"/>
            </w:pPr>
            <w:r>
              <w:rPr>
                <w:sz w:val="16"/>
                <w:szCs w:val="16"/>
              </w:rPr>
              <w:t>0.74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0" w14:textId="77777777" w:rsidR="0044110D" w:rsidRDefault="00000000">
            <w:pPr>
              <w:spacing w:after="0" w:line="259" w:lineRule="auto"/>
              <w:ind w:left="0" w:right="6" w:firstLine="0"/>
              <w:jc w:val="center"/>
            </w:pPr>
            <w:r>
              <w:rPr>
                <w:sz w:val="16"/>
                <w:szCs w:val="16"/>
              </w:rPr>
              <w:t>0.58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1" w14:textId="77777777" w:rsidR="0044110D" w:rsidRDefault="00000000">
            <w:pPr>
              <w:spacing w:after="0" w:line="259" w:lineRule="auto"/>
              <w:ind w:left="0" w:right="6" w:firstLine="0"/>
              <w:jc w:val="center"/>
            </w:pPr>
            <w:r>
              <w:rPr>
                <w:sz w:val="16"/>
                <w:szCs w:val="16"/>
              </w:rPr>
              <w:t>0.45</w:t>
            </w:r>
          </w:p>
        </w:tc>
      </w:tr>
      <w:tr w:rsidR="0044110D" w14:paraId="1CB5656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7" w:type="dxa"/>
              <w:bottom w:w="80" w:type="dxa"/>
              <w:right w:w="80" w:type="dxa"/>
            </w:tcMar>
          </w:tcPr>
          <w:p w14:paraId="1CB56563" w14:textId="77777777" w:rsidR="0044110D" w:rsidRDefault="00000000">
            <w:pPr>
              <w:spacing w:after="0" w:line="259" w:lineRule="auto"/>
              <w:ind w:left="17" w:right="0" w:firstLine="0"/>
              <w:jc w:val="left"/>
            </w:pPr>
            <w:r>
              <w:rPr>
                <w:sz w:val="16"/>
                <w:szCs w:val="16"/>
              </w:rPr>
              <w:t>KOR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64" w14:textId="77777777" w:rsidR="0044110D" w:rsidRDefault="00000000">
            <w:pPr>
              <w:spacing w:after="0" w:line="259" w:lineRule="auto"/>
              <w:ind w:left="0" w:right="0" w:firstLine="0"/>
              <w:jc w:val="left"/>
            </w:pPr>
            <w:r>
              <w:rPr>
                <w:sz w:val="16"/>
                <w:szCs w:val="16"/>
              </w:rPr>
              <w:t>South Korea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65"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6" w14:textId="77777777" w:rsidR="0044110D" w:rsidRDefault="00000000">
            <w:pPr>
              <w:spacing w:after="0" w:line="259" w:lineRule="auto"/>
              <w:ind w:left="0" w:right="6" w:firstLine="0"/>
              <w:jc w:val="center"/>
            </w:pPr>
            <w:r>
              <w:rPr>
                <w:sz w:val="16"/>
                <w:szCs w:val="16"/>
              </w:rPr>
              <w:t>2042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7" w14:textId="77777777" w:rsidR="0044110D" w:rsidRDefault="00000000">
            <w:pPr>
              <w:spacing w:after="0" w:line="259" w:lineRule="auto"/>
              <w:ind w:left="0" w:right="6" w:firstLine="0"/>
              <w:jc w:val="center"/>
            </w:pPr>
            <w:r>
              <w:rPr>
                <w:sz w:val="16"/>
                <w:szCs w:val="16"/>
              </w:rPr>
              <w:t>0.89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8" w14:textId="77777777" w:rsidR="0044110D" w:rsidRDefault="00000000">
            <w:pPr>
              <w:spacing w:after="0" w:line="259" w:lineRule="auto"/>
              <w:ind w:left="0" w:right="6" w:firstLine="0"/>
              <w:jc w:val="center"/>
            </w:pPr>
            <w:r>
              <w:rPr>
                <w:sz w:val="16"/>
                <w:szCs w:val="16"/>
              </w:rPr>
              <w:t>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9" w14:textId="77777777" w:rsidR="0044110D" w:rsidRDefault="00000000">
            <w:pPr>
              <w:spacing w:after="0" w:line="259" w:lineRule="auto"/>
              <w:ind w:left="0" w:right="6" w:firstLine="0"/>
              <w:jc w:val="center"/>
            </w:pPr>
            <w:r>
              <w:rPr>
                <w:sz w:val="16"/>
                <w:szCs w:val="16"/>
              </w:rPr>
              <w:t>0.90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A" w14:textId="77777777" w:rsidR="0044110D" w:rsidRDefault="00000000">
            <w:pPr>
              <w:spacing w:after="0" w:line="259" w:lineRule="auto"/>
              <w:ind w:left="0" w:right="6" w:firstLine="0"/>
              <w:jc w:val="center"/>
            </w:pPr>
            <w:r>
              <w:rPr>
                <w:sz w:val="16"/>
                <w:szCs w:val="16"/>
              </w:rPr>
              <w:t>0.00</w:t>
            </w:r>
          </w:p>
        </w:tc>
      </w:tr>
      <w:tr w:rsidR="0044110D" w14:paraId="1CB5657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56C" w14:textId="77777777" w:rsidR="0044110D" w:rsidRDefault="00000000">
            <w:pPr>
              <w:spacing w:after="0" w:line="259" w:lineRule="auto"/>
              <w:ind w:left="24" w:right="0" w:firstLine="0"/>
              <w:jc w:val="left"/>
            </w:pPr>
            <w:r>
              <w:rPr>
                <w:sz w:val="16"/>
                <w:szCs w:val="16"/>
              </w:rPr>
              <w:t>LAO</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6D" w14:textId="77777777" w:rsidR="0044110D" w:rsidRDefault="00000000">
            <w:pPr>
              <w:spacing w:after="0" w:line="259" w:lineRule="auto"/>
              <w:ind w:left="0" w:right="0" w:firstLine="0"/>
              <w:jc w:val="left"/>
            </w:pPr>
            <w:r>
              <w:rPr>
                <w:sz w:val="16"/>
                <w:szCs w:val="16"/>
              </w:rPr>
              <w:t>Laos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6E"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6F" w14:textId="77777777" w:rsidR="0044110D" w:rsidRDefault="00000000">
            <w:pPr>
              <w:spacing w:after="0" w:line="259" w:lineRule="auto"/>
              <w:ind w:left="0" w:right="6" w:firstLine="0"/>
              <w:jc w:val="center"/>
            </w:pPr>
            <w:r>
              <w:rPr>
                <w:sz w:val="16"/>
                <w:szCs w:val="16"/>
              </w:rPr>
              <w:t>475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0" w14:textId="77777777" w:rsidR="0044110D" w:rsidRDefault="00000000">
            <w:pPr>
              <w:spacing w:after="0" w:line="259" w:lineRule="auto"/>
              <w:ind w:left="0" w:right="6" w:firstLine="0"/>
              <w:jc w:val="center"/>
            </w:pPr>
            <w:r>
              <w:rPr>
                <w:sz w:val="16"/>
                <w:szCs w:val="16"/>
              </w:rPr>
              <w:t>0.49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1" w14:textId="77777777" w:rsidR="0044110D" w:rsidRDefault="00000000">
            <w:pPr>
              <w:spacing w:after="0" w:line="259" w:lineRule="auto"/>
              <w:ind w:left="0" w:right="6"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2" w14:textId="77777777" w:rsidR="0044110D" w:rsidRDefault="00000000">
            <w:pPr>
              <w:spacing w:after="0" w:line="259" w:lineRule="auto"/>
              <w:ind w:left="0" w:right="6"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3" w14:textId="77777777" w:rsidR="0044110D" w:rsidRDefault="00000000">
            <w:pPr>
              <w:spacing w:after="0" w:line="259" w:lineRule="auto"/>
              <w:ind w:left="0" w:right="6" w:firstLine="0"/>
              <w:jc w:val="center"/>
            </w:pPr>
            <w:r>
              <w:rPr>
                <w:sz w:val="16"/>
                <w:szCs w:val="16"/>
              </w:rPr>
              <w:t>0.54</w:t>
            </w:r>
          </w:p>
        </w:tc>
      </w:tr>
      <w:tr w:rsidR="0044110D" w14:paraId="1CB5657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575" w14:textId="77777777" w:rsidR="0044110D" w:rsidRDefault="00000000">
            <w:pPr>
              <w:spacing w:after="0" w:line="259" w:lineRule="auto"/>
              <w:ind w:left="24" w:right="0" w:firstLine="0"/>
              <w:jc w:val="left"/>
            </w:pPr>
            <w:r>
              <w:rPr>
                <w:sz w:val="16"/>
                <w:szCs w:val="16"/>
              </w:rPr>
              <w:t>LBN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76" w14:textId="77777777" w:rsidR="0044110D" w:rsidRDefault="00000000">
            <w:pPr>
              <w:spacing w:after="0" w:line="259" w:lineRule="auto"/>
              <w:ind w:left="0" w:right="0" w:firstLine="0"/>
              <w:jc w:val="left"/>
            </w:pPr>
            <w:r>
              <w:rPr>
                <w:sz w:val="16"/>
                <w:szCs w:val="16"/>
              </w:rPr>
              <w:t>Lebanon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77"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8" w14:textId="77777777" w:rsidR="0044110D" w:rsidRDefault="00000000">
            <w:pPr>
              <w:spacing w:after="0" w:line="259" w:lineRule="auto"/>
              <w:ind w:left="0" w:right="6" w:firstLine="0"/>
              <w:jc w:val="center"/>
            </w:pPr>
            <w:r>
              <w:rPr>
                <w:sz w:val="16"/>
                <w:szCs w:val="16"/>
              </w:rPr>
              <w:t>671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9" w14:textId="77777777" w:rsidR="0044110D" w:rsidRDefault="00000000">
            <w:pPr>
              <w:spacing w:after="0" w:line="259" w:lineRule="auto"/>
              <w:ind w:left="0" w:right="6" w:firstLine="0"/>
              <w:jc w:val="center"/>
            </w:pPr>
            <w:r>
              <w:rPr>
                <w:sz w:val="16"/>
                <w:szCs w:val="16"/>
              </w:rPr>
              <w:t>0.74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A" w14:textId="77777777" w:rsidR="0044110D" w:rsidRDefault="00000000">
            <w:pPr>
              <w:spacing w:after="0" w:line="259" w:lineRule="auto"/>
              <w:ind w:left="0" w:right="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B" w14:textId="77777777" w:rsidR="0044110D" w:rsidRDefault="00000000">
            <w:pPr>
              <w:spacing w:after="0" w:line="259" w:lineRule="auto"/>
              <w:ind w:left="0" w:right="6" w:firstLine="0"/>
              <w:jc w:val="center"/>
            </w:pPr>
            <w:r>
              <w:rPr>
                <w:sz w:val="16"/>
                <w:szCs w:val="16"/>
              </w:rPr>
              <w:t>0.78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7C" w14:textId="77777777" w:rsidR="0044110D" w:rsidRDefault="00000000">
            <w:pPr>
              <w:spacing w:after="0" w:line="259" w:lineRule="auto"/>
              <w:ind w:left="0" w:right="6" w:firstLine="0"/>
              <w:jc w:val="center"/>
            </w:pPr>
            <w:r>
              <w:rPr>
                <w:sz w:val="16"/>
                <w:szCs w:val="16"/>
              </w:rPr>
              <w:t>0.19</w:t>
            </w:r>
          </w:p>
        </w:tc>
      </w:tr>
      <w:tr w:rsidR="0044110D" w14:paraId="1CB5658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57E" w14:textId="77777777" w:rsidR="0044110D" w:rsidRDefault="00000000">
            <w:pPr>
              <w:spacing w:after="0" w:line="259" w:lineRule="auto"/>
              <w:ind w:left="28" w:right="0" w:firstLine="0"/>
              <w:jc w:val="left"/>
            </w:pPr>
            <w:r>
              <w:rPr>
                <w:sz w:val="16"/>
                <w:szCs w:val="16"/>
              </w:rPr>
              <w:t>LBR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7F" w14:textId="77777777" w:rsidR="0044110D" w:rsidRDefault="00000000">
            <w:pPr>
              <w:spacing w:after="0" w:line="259" w:lineRule="auto"/>
              <w:ind w:left="0" w:right="0" w:firstLine="0"/>
              <w:jc w:val="left"/>
            </w:pPr>
            <w:r>
              <w:rPr>
                <w:sz w:val="16"/>
                <w:szCs w:val="16"/>
              </w:rPr>
              <w:t>Liberia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80"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1" w14:textId="77777777" w:rsidR="0044110D" w:rsidRDefault="00000000">
            <w:pPr>
              <w:spacing w:after="0" w:line="259" w:lineRule="auto"/>
              <w:ind w:left="0" w:right="6" w:firstLine="0"/>
              <w:jc w:val="center"/>
            </w:pPr>
            <w:r>
              <w:rPr>
                <w:sz w:val="16"/>
                <w:szCs w:val="16"/>
              </w:rPr>
              <w:t>2169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2" w14:textId="77777777" w:rsidR="0044110D" w:rsidRDefault="00000000">
            <w:pPr>
              <w:spacing w:after="0" w:line="259" w:lineRule="auto"/>
              <w:ind w:left="0" w:right="6" w:firstLine="0"/>
              <w:jc w:val="center"/>
            </w:pPr>
            <w:r>
              <w:rPr>
                <w:sz w:val="16"/>
                <w:szCs w:val="16"/>
              </w:rPr>
              <w:t>0.29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3" w14:textId="77777777" w:rsidR="0044110D" w:rsidRDefault="00000000">
            <w:pPr>
              <w:spacing w:after="0" w:line="259" w:lineRule="auto"/>
              <w:ind w:left="0" w:right="6"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4" w14:textId="77777777" w:rsidR="0044110D" w:rsidRDefault="00000000">
            <w:pPr>
              <w:spacing w:after="0" w:line="259" w:lineRule="auto"/>
              <w:ind w:left="0" w:right="6" w:firstLine="0"/>
              <w:jc w:val="center"/>
            </w:pPr>
            <w:r>
              <w:rPr>
                <w:sz w:val="16"/>
                <w:szCs w:val="16"/>
              </w:rPr>
              <w:t>0.28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5" w14:textId="77777777" w:rsidR="0044110D" w:rsidRDefault="00000000">
            <w:pPr>
              <w:spacing w:after="0" w:line="259" w:lineRule="auto"/>
              <w:ind w:left="0" w:right="6" w:firstLine="0"/>
              <w:jc w:val="center"/>
            </w:pPr>
            <w:r>
              <w:rPr>
                <w:sz w:val="16"/>
                <w:szCs w:val="16"/>
              </w:rPr>
              <w:t>0.78</w:t>
            </w:r>
          </w:p>
        </w:tc>
      </w:tr>
      <w:tr w:rsidR="0044110D" w14:paraId="1CB5658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587" w14:textId="77777777" w:rsidR="0044110D" w:rsidRDefault="00000000">
            <w:pPr>
              <w:spacing w:after="0" w:line="259" w:lineRule="auto"/>
              <w:ind w:left="19" w:right="0" w:firstLine="0"/>
              <w:jc w:val="left"/>
            </w:pPr>
            <w:r>
              <w:rPr>
                <w:sz w:val="16"/>
                <w:szCs w:val="16"/>
              </w:rPr>
              <w:t>LKA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88" w14:textId="77777777" w:rsidR="0044110D" w:rsidRDefault="00000000">
            <w:pPr>
              <w:spacing w:after="0" w:line="259" w:lineRule="auto"/>
              <w:ind w:left="0" w:right="0" w:firstLine="0"/>
              <w:jc w:val="left"/>
            </w:pPr>
            <w:r>
              <w:rPr>
                <w:sz w:val="16"/>
                <w:szCs w:val="16"/>
              </w:rPr>
              <w:t>Sri Lanka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89"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A" w14:textId="77777777" w:rsidR="0044110D" w:rsidRDefault="00000000">
            <w:pPr>
              <w:spacing w:after="0" w:line="259" w:lineRule="auto"/>
              <w:ind w:left="0" w:right="6" w:firstLine="0"/>
              <w:jc w:val="center"/>
            </w:pPr>
            <w:r>
              <w:rPr>
                <w:sz w:val="16"/>
                <w:szCs w:val="16"/>
              </w:rPr>
              <w:t>570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B" w14:textId="77777777" w:rsidR="0044110D" w:rsidRDefault="00000000">
            <w:pPr>
              <w:spacing w:after="0" w:line="259" w:lineRule="auto"/>
              <w:ind w:left="0" w:right="6"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C" w14:textId="77777777" w:rsidR="0044110D" w:rsidRDefault="00000000">
            <w:pPr>
              <w:spacing w:after="0" w:line="259" w:lineRule="auto"/>
              <w:ind w:left="0" w:right="6"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D" w14:textId="77777777" w:rsidR="0044110D" w:rsidRDefault="00000000">
            <w:pPr>
              <w:spacing w:after="0" w:line="259" w:lineRule="auto"/>
              <w:ind w:left="0" w:right="6"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58E" w14:textId="77777777" w:rsidR="0044110D" w:rsidRDefault="00000000">
            <w:pPr>
              <w:spacing w:after="0" w:line="259" w:lineRule="auto"/>
              <w:ind w:left="0" w:right="6" w:firstLine="0"/>
              <w:jc w:val="center"/>
            </w:pPr>
            <w:r>
              <w:rPr>
                <w:sz w:val="16"/>
                <w:szCs w:val="16"/>
              </w:rPr>
              <w:t>0.47</w:t>
            </w:r>
          </w:p>
        </w:tc>
      </w:tr>
      <w:tr w:rsidR="0044110D" w14:paraId="1CB56598" w14:textId="77777777">
        <w:trPr>
          <w:trHeight w:val="175"/>
        </w:trPr>
        <w:tc>
          <w:tcPr>
            <w:tcW w:w="593" w:type="dxa"/>
            <w:tcBorders>
              <w:top w:val="single" w:sz="3" w:space="0" w:color="000000"/>
              <w:left w:val="single" w:sz="3" w:space="0" w:color="000000"/>
              <w:bottom w:val="single" w:sz="5" w:space="0" w:color="000000"/>
              <w:right w:val="single" w:sz="3" w:space="0" w:color="000000"/>
            </w:tcBorders>
            <w:shd w:val="clear" w:color="auto" w:fill="auto"/>
            <w:tcMar>
              <w:top w:w="80" w:type="dxa"/>
              <w:left w:w="112" w:type="dxa"/>
              <w:bottom w:w="80" w:type="dxa"/>
              <w:right w:w="80" w:type="dxa"/>
            </w:tcMar>
          </w:tcPr>
          <w:p w14:paraId="1CB56590" w14:textId="77777777" w:rsidR="0044110D" w:rsidRDefault="00000000">
            <w:pPr>
              <w:spacing w:after="0" w:line="259" w:lineRule="auto"/>
              <w:ind w:left="32" w:right="0" w:firstLine="0"/>
              <w:jc w:val="left"/>
            </w:pPr>
            <w:r>
              <w:rPr>
                <w:sz w:val="16"/>
                <w:szCs w:val="16"/>
              </w:rPr>
              <w:t>LSO</w:t>
            </w:r>
          </w:p>
        </w:tc>
        <w:tc>
          <w:tcPr>
            <w:tcW w:w="1878"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591" w14:textId="77777777" w:rsidR="0044110D" w:rsidRDefault="00000000">
            <w:pPr>
              <w:spacing w:after="0" w:line="259" w:lineRule="auto"/>
              <w:ind w:left="0" w:right="0" w:firstLine="0"/>
              <w:jc w:val="left"/>
            </w:pPr>
            <w:r>
              <w:rPr>
                <w:sz w:val="16"/>
                <w:szCs w:val="16"/>
              </w:rPr>
              <w:t>Lesotho</w:t>
            </w:r>
          </w:p>
        </w:tc>
        <w:tc>
          <w:tcPr>
            <w:tcW w:w="20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592"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593" w14:textId="77777777" w:rsidR="0044110D" w:rsidRDefault="00000000">
            <w:pPr>
              <w:spacing w:after="0" w:line="259" w:lineRule="auto"/>
              <w:ind w:left="0" w:right="6" w:firstLine="0"/>
              <w:jc w:val="center"/>
            </w:pPr>
            <w:r>
              <w:rPr>
                <w:sz w:val="16"/>
                <w:szCs w:val="16"/>
              </w:rPr>
              <w:t>308</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594" w14:textId="77777777" w:rsidR="0044110D" w:rsidRDefault="00000000">
            <w:pPr>
              <w:spacing w:after="0" w:line="259" w:lineRule="auto"/>
              <w:ind w:left="0" w:right="6" w:firstLine="0"/>
              <w:jc w:val="center"/>
            </w:pPr>
            <w:r>
              <w:rPr>
                <w:sz w:val="16"/>
                <w:szCs w:val="16"/>
              </w:rPr>
              <w:t>0.49</w:t>
            </w:r>
          </w:p>
        </w:tc>
        <w:tc>
          <w:tcPr>
            <w:tcW w:w="1026"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595" w14:textId="77777777" w:rsidR="0044110D" w:rsidRDefault="00000000">
            <w:pPr>
              <w:spacing w:after="0" w:line="259" w:lineRule="auto"/>
              <w:ind w:left="0" w:right="6" w:firstLine="0"/>
              <w:jc w:val="center"/>
            </w:pPr>
            <w:r>
              <w:rPr>
                <w:sz w:val="16"/>
                <w:szCs w:val="16"/>
              </w:rPr>
              <w:t>0.38</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596" w14:textId="77777777" w:rsidR="0044110D" w:rsidRDefault="00000000">
            <w:pPr>
              <w:spacing w:after="0" w:line="259" w:lineRule="auto"/>
              <w:ind w:left="0" w:right="6" w:firstLine="0"/>
              <w:jc w:val="center"/>
            </w:pPr>
            <w:r>
              <w:rPr>
                <w:sz w:val="16"/>
                <w:szCs w:val="16"/>
              </w:rPr>
              <w:t>0.50</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597" w14:textId="77777777" w:rsidR="0044110D" w:rsidRDefault="00000000">
            <w:pPr>
              <w:spacing w:after="0" w:line="259" w:lineRule="auto"/>
              <w:ind w:left="0" w:right="6" w:firstLine="0"/>
              <w:jc w:val="center"/>
            </w:pPr>
            <w:r>
              <w:rPr>
                <w:sz w:val="16"/>
                <w:szCs w:val="16"/>
              </w:rPr>
              <w:t>0.51</w:t>
            </w:r>
          </w:p>
        </w:tc>
      </w:tr>
    </w:tbl>
    <w:p w14:paraId="1CB56599" w14:textId="77777777" w:rsidR="0044110D" w:rsidRDefault="0044110D">
      <w:pPr>
        <w:widowControl w:val="0"/>
        <w:spacing w:after="0" w:line="240" w:lineRule="auto"/>
        <w:ind w:left="0" w:right="0" w:firstLine="0"/>
        <w:jc w:val="left"/>
      </w:pPr>
    </w:p>
    <w:p w14:paraId="1CB5659A" w14:textId="77777777" w:rsidR="0044110D" w:rsidRDefault="0044110D">
      <w:pPr>
        <w:spacing w:after="0" w:line="259" w:lineRule="auto"/>
        <w:ind w:left="0" w:right="10466" w:firstLine="0"/>
        <w:jc w:val="left"/>
      </w:pPr>
    </w:p>
    <w:tbl>
      <w:tblPr>
        <w:tblW w:w="90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594"/>
        <w:gridCol w:w="1879"/>
        <w:gridCol w:w="2075"/>
        <w:gridCol w:w="763"/>
        <w:gridCol w:w="894"/>
        <w:gridCol w:w="1026"/>
        <w:gridCol w:w="894"/>
        <w:gridCol w:w="894"/>
      </w:tblGrid>
      <w:tr w:rsidR="0044110D" w14:paraId="1CB565A3" w14:textId="77777777">
        <w:trPr>
          <w:trHeight w:val="175"/>
        </w:trPr>
        <w:tc>
          <w:tcPr>
            <w:tcW w:w="593" w:type="dxa"/>
            <w:tcBorders>
              <w:top w:val="single" w:sz="5" w:space="0" w:color="000000"/>
              <w:left w:val="single" w:sz="3" w:space="0" w:color="000000"/>
              <w:bottom w:val="single" w:sz="3" w:space="0" w:color="000000"/>
              <w:right w:val="single" w:sz="3" w:space="0" w:color="000000"/>
            </w:tcBorders>
            <w:shd w:val="clear" w:color="auto" w:fill="auto"/>
            <w:tcMar>
              <w:top w:w="80" w:type="dxa"/>
              <w:left w:w="115" w:type="dxa"/>
              <w:bottom w:w="80" w:type="dxa"/>
              <w:right w:w="80" w:type="dxa"/>
            </w:tcMar>
          </w:tcPr>
          <w:p w14:paraId="1CB5659B" w14:textId="77777777" w:rsidR="0044110D" w:rsidRDefault="00000000">
            <w:pPr>
              <w:spacing w:after="0" w:line="259" w:lineRule="auto"/>
              <w:ind w:left="35" w:right="0" w:firstLine="0"/>
              <w:jc w:val="left"/>
            </w:pPr>
            <w:r>
              <w:rPr>
                <w:sz w:val="16"/>
                <w:szCs w:val="16"/>
              </w:rPr>
              <w:t>LTU</w:t>
            </w:r>
          </w:p>
        </w:tc>
        <w:tc>
          <w:tcPr>
            <w:tcW w:w="1878"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9C" w14:textId="77777777" w:rsidR="0044110D" w:rsidRDefault="00000000">
            <w:pPr>
              <w:spacing w:after="0" w:line="259" w:lineRule="auto"/>
              <w:ind w:left="0" w:right="0" w:firstLine="0"/>
              <w:jc w:val="left"/>
            </w:pPr>
            <w:r>
              <w:rPr>
                <w:sz w:val="16"/>
                <w:szCs w:val="16"/>
              </w:rPr>
              <w:t>Lithuania</w:t>
            </w:r>
          </w:p>
        </w:tc>
        <w:tc>
          <w:tcPr>
            <w:tcW w:w="207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9D"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9E" w14:textId="77777777" w:rsidR="0044110D" w:rsidRDefault="00000000">
            <w:pPr>
              <w:spacing w:after="0" w:line="259" w:lineRule="auto"/>
              <w:ind w:left="0" w:right="24" w:firstLine="0"/>
              <w:jc w:val="center"/>
            </w:pPr>
            <w:r>
              <w:rPr>
                <w:sz w:val="16"/>
                <w:szCs w:val="16"/>
              </w:rPr>
              <w:t>796</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9F" w14:textId="77777777" w:rsidR="0044110D" w:rsidRDefault="00000000">
            <w:pPr>
              <w:spacing w:after="0" w:line="259" w:lineRule="auto"/>
              <w:ind w:left="0" w:right="24" w:firstLine="0"/>
              <w:jc w:val="center"/>
            </w:pPr>
            <w:r>
              <w:rPr>
                <w:sz w:val="16"/>
                <w:szCs w:val="16"/>
              </w:rPr>
              <w:t>0.48</w:t>
            </w:r>
          </w:p>
        </w:tc>
        <w:tc>
          <w:tcPr>
            <w:tcW w:w="1026"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0" w14:textId="77777777" w:rsidR="0044110D" w:rsidRDefault="00000000">
            <w:pPr>
              <w:spacing w:after="0" w:line="259" w:lineRule="auto"/>
              <w:ind w:left="0" w:right="24" w:firstLine="0"/>
              <w:jc w:val="center"/>
            </w:pPr>
            <w:r>
              <w:rPr>
                <w:sz w:val="16"/>
                <w:szCs w:val="16"/>
              </w:rPr>
              <w:t>0.70</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1" w14:textId="77777777" w:rsidR="0044110D" w:rsidRDefault="00000000">
            <w:pPr>
              <w:spacing w:after="0" w:line="259" w:lineRule="auto"/>
              <w:ind w:left="0" w:right="24" w:firstLine="0"/>
              <w:jc w:val="center"/>
            </w:pPr>
            <w:r>
              <w:rPr>
                <w:sz w:val="16"/>
                <w:szCs w:val="16"/>
              </w:rPr>
              <w:t>0.61</w:t>
            </w:r>
          </w:p>
        </w:tc>
        <w:tc>
          <w:tcPr>
            <w:tcW w:w="89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2" w14:textId="77777777" w:rsidR="0044110D" w:rsidRDefault="00000000">
            <w:pPr>
              <w:spacing w:after="0" w:line="259" w:lineRule="auto"/>
              <w:ind w:left="0" w:right="24" w:firstLine="0"/>
              <w:jc w:val="center"/>
            </w:pPr>
            <w:r>
              <w:rPr>
                <w:sz w:val="16"/>
                <w:szCs w:val="16"/>
              </w:rPr>
              <w:t>0.28</w:t>
            </w:r>
          </w:p>
        </w:tc>
      </w:tr>
      <w:tr w:rsidR="0044110D" w14:paraId="1CB565A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8" w:type="dxa"/>
              <w:bottom w:w="80" w:type="dxa"/>
              <w:right w:w="80" w:type="dxa"/>
            </w:tcMar>
          </w:tcPr>
          <w:p w14:paraId="1CB565A4" w14:textId="77777777" w:rsidR="0044110D" w:rsidRDefault="00000000">
            <w:pPr>
              <w:spacing w:after="0" w:line="259" w:lineRule="auto"/>
              <w:ind w:left="38" w:right="0" w:firstLine="0"/>
              <w:jc w:val="left"/>
            </w:pPr>
            <w:r>
              <w:rPr>
                <w:sz w:val="16"/>
                <w:szCs w:val="16"/>
              </w:rPr>
              <w:t>LVA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A5" w14:textId="77777777" w:rsidR="0044110D" w:rsidRDefault="00000000">
            <w:pPr>
              <w:spacing w:after="0" w:line="259" w:lineRule="auto"/>
              <w:ind w:left="0" w:right="0" w:firstLine="0"/>
              <w:jc w:val="left"/>
            </w:pPr>
            <w:r>
              <w:rPr>
                <w:sz w:val="16"/>
                <w:szCs w:val="16"/>
              </w:rPr>
              <w:t>Latvia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A6"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7" w14:textId="77777777" w:rsidR="0044110D" w:rsidRDefault="00000000">
            <w:pPr>
              <w:spacing w:after="0" w:line="259" w:lineRule="auto"/>
              <w:ind w:left="0" w:right="24" w:firstLine="0"/>
              <w:jc w:val="center"/>
            </w:pPr>
            <w:r>
              <w:rPr>
                <w:sz w:val="16"/>
                <w:szCs w:val="16"/>
              </w:rPr>
              <w:t>284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8" w14:textId="77777777" w:rsidR="0044110D" w:rsidRDefault="00000000">
            <w:pPr>
              <w:spacing w:after="0" w:line="259" w:lineRule="auto"/>
              <w:ind w:left="0" w:right="24" w:firstLine="0"/>
              <w:jc w:val="center"/>
            </w:pPr>
            <w:r>
              <w:rPr>
                <w:sz w:val="16"/>
                <w:szCs w:val="16"/>
              </w:rPr>
              <w:t>0.51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9" w14:textId="77777777" w:rsidR="0044110D" w:rsidRDefault="00000000">
            <w:pPr>
              <w:spacing w:after="0" w:line="259" w:lineRule="auto"/>
              <w:ind w:left="0" w:right="24"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A" w14:textId="77777777" w:rsidR="0044110D" w:rsidRDefault="00000000">
            <w:pPr>
              <w:spacing w:after="0" w:line="259" w:lineRule="auto"/>
              <w:ind w:left="0" w:right="24"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AB" w14:textId="77777777" w:rsidR="0044110D" w:rsidRDefault="00000000">
            <w:pPr>
              <w:spacing w:after="0" w:line="259" w:lineRule="auto"/>
              <w:ind w:left="0" w:right="24" w:firstLine="0"/>
              <w:jc w:val="center"/>
            </w:pPr>
            <w:r>
              <w:rPr>
                <w:sz w:val="16"/>
                <w:szCs w:val="16"/>
              </w:rPr>
              <w:t>0.35</w:t>
            </w:r>
          </w:p>
        </w:tc>
      </w:tr>
      <w:tr w:rsidR="0044110D" w14:paraId="1CB565B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1" w:type="dxa"/>
              <w:bottom w:w="80" w:type="dxa"/>
              <w:right w:w="80" w:type="dxa"/>
            </w:tcMar>
          </w:tcPr>
          <w:p w14:paraId="1CB565AD" w14:textId="77777777" w:rsidR="0044110D" w:rsidRDefault="00000000">
            <w:pPr>
              <w:spacing w:after="0" w:line="259" w:lineRule="auto"/>
              <w:ind w:left="1" w:right="0" w:firstLine="0"/>
              <w:jc w:val="left"/>
            </w:pPr>
            <w:r>
              <w:rPr>
                <w:sz w:val="16"/>
                <w:szCs w:val="16"/>
              </w:rPr>
              <w:t>MAR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AE" w14:textId="77777777" w:rsidR="0044110D" w:rsidRDefault="00000000">
            <w:pPr>
              <w:spacing w:after="0" w:line="259" w:lineRule="auto"/>
              <w:ind w:left="0" w:right="0" w:firstLine="0"/>
              <w:jc w:val="left"/>
            </w:pPr>
            <w:r>
              <w:rPr>
                <w:sz w:val="16"/>
                <w:szCs w:val="16"/>
              </w:rPr>
              <w:t>Morocco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AF"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0" w14:textId="77777777" w:rsidR="0044110D" w:rsidRDefault="00000000">
            <w:pPr>
              <w:spacing w:after="0" w:line="259" w:lineRule="auto"/>
              <w:ind w:left="0" w:right="24" w:firstLine="0"/>
              <w:jc w:val="center"/>
            </w:pPr>
            <w:r>
              <w:rPr>
                <w:sz w:val="16"/>
                <w:szCs w:val="16"/>
              </w:rPr>
              <w:t>3804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1" w14:textId="77777777" w:rsidR="0044110D" w:rsidRDefault="00000000">
            <w:pPr>
              <w:spacing w:after="0" w:line="259" w:lineRule="auto"/>
              <w:ind w:left="0" w:right="24" w:firstLine="0"/>
              <w:jc w:val="center"/>
            </w:pPr>
            <w:r>
              <w:rPr>
                <w:sz w:val="16"/>
                <w:szCs w:val="16"/>
              </w:rPr>
              <w:t>0.61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2" w14:textId="77777777" w:rsidR="0044110D" w:rsidRDefault="00000000">
            <w:pPr>
              <w:spacing w:after="0" w:line="259" w:lineRule="auto"/>
              <w:ind w:left="0" w:right="24"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3" w14:textId="77777777" w:rsidR="0044110D" w:rsidRDefault="00000000">
            <w:pPr>
              <w:spacing w:after="0" w:line="259" w:lineRule="auto"/>
              <w:ind w:left="0" w:right="24"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4" w14:textId="77777777" w:rsidR="0044110D" w:rsidRDefault="00000000">
            <w:pPr>
              <w:spacing w:after="0" w:line="259" w:lineRule="auto"/>
              <w:ind w:left="0" w:right="24" w:firstLine="0"/>
              <w:jc w:val="center"/>
            </w:pPr>
            <w:r>
              <w:rPr>
                <w:sz w:val="16"/>
                <w:szCs w:val="16"/>
              </w:rPr>
              <w:t>0.26</w:t>
            </w:r>
          </w:p>
        </w:tc>
      </w:tr>
      <w:tr w:rsidR="0044110D" w14:paraId="1CB565B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B6" w14:textId="77777777" w:rsidR="0044110D" w:rsidRDefault="00000000">
            <w:pPr>
              <w:spacing w:after="0" w:line="259" w:lineRule="auto"/>
              <w:ind w:left="0" w:right="0" w:firstLine="0"/>
            </w:pPr>
            <w:r>
              <w:rPr>
                <w:sz w:val="16"/>
                <w:szCs w:val="16"/>
              </w:rPr>
              <w:t>MDA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B7" w14:textId="77777777" w:rsidR="0044110D" w:rsidRDefault="00000000">
            <w:pPr>
              <w:spacing w:after="0" w:line="259" w:lineRule="auto"/>
              <w:ind w:left="0" w:right="0" w:firstLine="0"/>
              <w:jc w:val="left"/>
            </w:pPr>
            <w:r>
              <w:rPr>
                <w:sz w:val="16"/>
                <w:szCs w:val="16"/>
              </w:rPr>
              <w:t>Moldova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B8"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9" w14:textId="77777777" w:rsidR="0044110D" w:rsidRDefault="00000000">
            <w:pPr>
              <w:spacing w:after="0" w:line="259" w:lineRule="auto"/>
              <w:ind w:left="0" w:right="24" w:firstLine="0"/>
              <w:jc w:val="center"/>
            </w:pPr>
            <w:r>
              <w:rPr>
                <w:sz w:val="16"/>
                <w:szCs w:val="16"/>
              </w:rPr>
              <w:t>349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A" w14:textId="77777777" w:rsidR="0044110D" w:rsidRDefault="00000000">
            <w:pPr>
              <w:spacing w:after="0" w:line="259" w:lineRule="auto"/>
              <w:ind w:left="0" w:right="24" w:firstLine="0"/>
              <w:jc w:val="center"/>
            </w:pPr>
            <w:r>
              <w:rPr>
                <w:sz w:val="16"/>
                <w:szCs w:val="16"/>
              </w:rPr>
              <w:t>0.49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B" w14:textId="77777777" w:rsidR="0044110D" w:rsidRDefault="00000000">
            <w:pPr>
              <w:spacing w:after="0" w:line="259" w:lineRule="auto"/>
              <w:ind w:left="0" w:right="24"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C" w14:textId="77777777" w:rsidR="0044110D" w:rsidRDefault="00000000">
            <w:pPr>
              <w:spacing w:after="0" w:line="259" w:lineRule="auto"/>
              <w:ind w:left="0" w:right="24"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BD" w14:textId="77777777" w:rsidR="0044110D" w:rsidRDefault="00000000">
            <w:pPr>
              <w:spacing w:after="0" w:line="259" w:lineRule="auto"/>
              <w:ind w:left="0" w:right="24" w:firstLine="0"/>
              <w:jc w:val="center"/>
            </w:pPr>
            <w:r>
              <w:rPr>
                <w:sz w:val="16"/>
                <w:szCs w:val="16"/>
              </w:rPr>
              <w:t>0.37</w:t>
            </w:r>
          </w:p>
        </w:tc>
      </w:tr>
      <w:tr w:rsidR="0044110D" w14:paraId="1CB565C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BF" w14:textId="77777777" w:rsidR="0044110D" w:rsidRDefault="00000000">
            <w:pPr>
              <w:spacing w:after="0" w:line="259" w:lineRule="auto"/>
              <w:ind w:left="0" w:right="0" w:firstLine="0"/>
            </w:pPr>
            <w:r>
              <w:rPr>
                <w:sz w:val="16"/>
                <w:szCs w:val="16"/>
              </w:rPr>
              <w:t>MDG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C0" w14:textId="77777777" w:rsidR="0044110D" w:rsidRDefault="00000000">
            <w:pPr>
              <w:spacing w:after="0" w:line="259" w:lineRule="auto"/>
              <w:ind w:left="0" w:right="0" w:firstLine="0"/>
              <w:jc w:val="left"/>
            </w:pPr>
            <w:r>
              <w:rPr>
                <w:sz w:val="16"/>
                <w:szCs w:val="16"/>
              </w:rPr>
              <w:t>Madagascar</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C1"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2" w14:textId="77777777" w:rsidR="0044110D" w:rsidRDefault="00000000">
            <w:pPr>
              <w:spacing w:after="0" w:line="259" w:lineRule="auto"/>
              <w:ind w:left="0" w:right="24" w:firstLine="0"/>
              <w:jc w:val="center"/>
            </w:pPr>
            <w:r>
              <w:rPr>
                <w:sz w:val="16"/>
                <w:szCs w:val="16"/>
              </w:rPr>
              <w:t>6766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3" w14:textId="77777777" w:rsidR="0044110D" w:rsidRDefault="00000000">
            <w:pPr>
              <w:spacing w:after="0" w:line="259" w:lineRule="auto"/>
              <w:ind w:left="0" w:right="24" w:firstLine="0"/>
              <w:jc w:val="center"/>
            </w:pPr>
            <w:r>
              <w:rPr>
                <w:sz w:val="16"/>
                <w:szCs w:val="16"/>
              </w:rPr>
              <w:t>0.43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4" w14:textId="77777777" w:rsidR="0044110D" w:rsidRDefault="00000000">
            <w:pPr>
              <w:spacing w:after="0" w:line="259" w:lineRule="auto"/>
              <w:ind w:left="0" w:right="24" w:firstLine="0"/>
              <w:jc w:val="center"/>
            </w:pPr>
            <w:r>
              <w:rPr>
                <w:sz w:val="16"/>
                <w:szCs w:val="16"/>
              </w:rPr>
              <w:t>0.35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5" w14:textId="77777777" w:rsidR="0044110D" w:rsidRDefault="00000000">
            <w:pPr>
              <w:spacing w:after="0" w:line="259" w:lineRule="auto"/>
              <w:ind w:left="0" w:right="24"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6" w14:textId="77777777" w:rsidR="0044110D" w:rsidRDefault="00000000">
            <w:pPr>
              <w:spacing w:after="0" w:line="259" w:lineRule="auto"/>
              <w:ind w:left="0" w:right="24" w:firstLine="0"/>
              <w:jc w:val="center"/>
            </w:pPr>
            <w:r>
              <w:rPr>
                <w:sz w:val="16"/>
                <w:szCs w:val="16"/>
              </w:rPr>
              <w:t>0.44</w:t>
            </w:r>
          </w:p>
        </w:tc>
      </w:tr>
      <w:tr w:rsidR="0044110D" w14:paraId="1CB565D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C8" w14:textId="77777777" w:rsidR="0044110D" w:rsidRDefault="00000000">
            <w:pPr>
              <w:spacing w:after="0" w:line="259" w:lineRule="auto"/>
              <w:ind w:left="0" w:right="0" w:firstLine="0"/>
            </w:pPr>
            <w:r>
              <w:rPr>
                <w:sz w:val="16"/>
                <w:szCs w:val="16"/>
              </w:rPr>
              <w:t>MDV</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C9" w14:textId="77777777" w:rsidR="0044110D" w:rsidRDefault="00000000">
            <w:pPr>
              <w:spacing w:after="0" w:line="259" w:lineRule="auto"/>
              <w:ind w:left="0" w:right="0" w:firstLine="0"/>
              <w:jc w:val="left"/>
            </w:pPr>
            <w:r>
              <w:rPr>
                <w:sz w:val="16"/>
                <w:szCs w:val="16"/>
              </w:rPr>
              <w:t>Maldives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CA"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B" w14:textId="77777777" w:rsidR="0044110D" w:rsidRDefault="00000000">
            <w:pPr>
              <w:spacing w:after="0" w:line="259" w:lineRule="auto"/>
              <w:ind w:left="0" w:right="24" w:firstLine="0"/>
              <w:jc w:val="center"/>
            </w:pPr>
            <w:r>
              <w:rPr>
                <w:sz w:val="16"/>
                <w:szCs w:val="16"/>
              </w:rPr>
              <w:t>424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C" w14:textId="77777777" w:rsidR="0044110D" w:rsidRDefault="00000000">
            <w:pPr>
              <w:spacing w:after="0" w:line="259" w:lineRule="auto"/>
              <w:ind w:left="0" w:right="24" w:firstLine="0"/>
              <w:jc w:val="center"/>
            </w:pPr>
            <w:r>
              <w:rPr>
                <w:sz w:val="16"/>
                <w:szCs w:val="16"/>
              </w:rPr>
              <w:t>0.86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D" w14:textId="77777777" w:rsidR="0044110D" w:rsidRDefault="00000000">
            <w:pPr>
              <w:spacing w:after="0" w:line="259" w:lineRule="auto"/>
              <w:ind w:left="0" w:right="24" w:firstLine="0"/>
              <w:jc w:val="center"/>
            </w:pPr>
            <w:r>
              <w:rPr>
                <w:sz w:val="16"/>
                <w:szCs w:val="16"/>
              </w:rPr>
              <w:t>0.90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E" w14:textId="77777777" w:rsidR="0044110D" w:rsidRDefault="00000000">
            <w:pPr>
              <w:spacing w:after="0" w:line="259" w:lineRule="auto"/>
              <w:ind w:left="0" w:right="24" w:firstLine="0"/>
              <w:jc w:val="center"/>
            </w:pPr>
            <w:r>
              <w:rPr>
                <w:sz w:val="16"/>
                <w:szCs w:val="16"/>
              </w:rPr>
              <w:t>0.86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CF" w14:textId="77777777" w:rsidR="0044110D" w:rsidRDefault="00000000">
            <w:pPr>
              <w:spacing w:after="0" w:line="259" w:lineRule="auto"/>
              <w:ind w:left="0" w:right="24" w:firstLine="0"/>
              <w:jc w:val="center"/>
            </w:pPr>
            <w:r>
              <w:rPr>
                <w:sz w:val="16"/>
                <w:szCs w:val="16"/>
              </w:rPr>
              <w:t>0.02</w:t>
            </w:r>
          </w:p>
        </w:tc>
      </w:tr>
      <w:tr w:rsidR="0044110D" w14:paraId="1CB565D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5D1" w14:textId="77777777" w:rsidR="0044110D" w:rsidRDefault="00000000">
            <w:pPr>
              <w:spacing w:after="0" w:line="259" w:lineRule="auto"/>
              <w:ind w:left="6" w:right="0" w:firstLine="0"/>
              <w:jc w:val="left"/>
            </w:pPr>
            <w:r>
              <w:rPr>
                <w:sz w:val="16"/>
                <w:szCs w:val="16"/>
              </w:rPr>
              <w:t>MEX</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D2" w14:textId="77777777" w:rsidR="0044110D" w:rsidRDefault="00000000">
            <w:pPr>
              <w:spacing w:after="0" w:line="259" w:lineRule="auto"/>
              <w:ind w:left="0" w:right="0" w:firstLine="0"/>
              <w:jc w:val="left"/>
            </w:pPr>
            <w:r>
              <w:rPr>
                <w:sz w:val="16"/>
                <w:szCs w:val="16"/>
              </w:rPr>
              <w:t>Mexico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D3"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4" w14:textId="77777777" w:rsidR="0044110D" w:rsidRDefault="00000000">
            <w:pPr>
              <w:spacing w:after="0" w:line="259" w:lineRule="auto"/>
              <w:ind w:left="0" w:right="24" w:firstLine="0"/>
              <w:jc w:val="center"/>
            </w:pPr>
            <w:r>
              <w:rPr>
                <w:sz w:val="16"/>
                <w:szCs w:val="16"/>
              </w:rPr>
              <w:t>7928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5" w14:textId="77777777" w:rsidR="0044110D" w:rsidRDefault="00000000">
            <w:pPr>
              <w:spacing w:after="0" w:line="259" w:lineRule="auto"/>
              <w:ind w:left="0" w:right="24" w:firstLine="0"/>
              <w:jc w:val="center"/>
            </w:pPr>
            <w:r>
              <w:rPr>
                <w:sz w:val="16"/>
                <w:szCs w:val="16"/>
              </w:rPr>
              <w:t>0.71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6" w14:textId="77777777" w:rsidR="0044110D" w:rsidRDefault="00000000">
            <w:pPr>
              <w:spacing w:after="0" w:line="259" w:lineRule="auto"/>
              <w:ind w:left="0" w:right="24"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7" w14:textId="77777777" w:rsidR="0044110D" w:rsidRDefault="00000000">
            <w:pPr>
              <w:spacing w:after="0" w:line="259" w:lineRule="auto"/>
              <w:ind w:left="0" w:right="24" w:firstLine="0"/>
              <w:jc w:val="center"/>
            </w:pPr>
            <w:r>
              <w:rPr>
                <w:sz w:val="16"/>
                <w:szCs w:val="16"/>
              </w:rPr>
              <w:t>0.72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8" w14:textId="77777777" w:rsidR="0044110D" w:rsidRDefault="00000000">
            <w:pPr>
              <w:spacing w:after="0" w:line="259" w:lineRule="auto"/>
              <w:ind w:left="0" w:right="24" w:firstLine="0"/>
              <w:jc w:val="center"/>
            </w:pPr>
            <w:r>
              <w:rPr>
                <w:sz w:val="16"/>
                <w:szCs w:val="16"/>
              </w:rPr>
              <w:t>0.27</w:t>
            </w:r>
          </w:p>
        </w:tc>
      </w:tr>
      <w:tr w:rsidR="0044110D" w14:paraId="1CB565E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DA" w14:textId="77777777" w:rsidR="0044110D" w:rsidRDefault="00000000">
            <w:pPr>
              <w:spacing w:after="0" w:line="259" w:lineRule="auto"/>
              <w:ind w:left="0" w:right="0" w:firstLine="0"/>
            </w:pPr>
            <w:r>
              <w:rPr>
                <w:sz w:val="16"/>
                <w:szCs w:val="16"/>
              </w:rPr>
              <w:t>MKD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DB" w14:textId="77777777" w:rsidR="0044110D" w:rsidRDefault="00000000">
            <w:pPr>
              <w:spacing w:after="0" w:line="259" w:lineRule="auto"/>
              <w:ind w:left="0" w:right="0" w:firstLine="0"/>
              <w:jc w:val="left"/>
            </w:pPr>
            <w:r>
              <w:rPr>
                <w:sz w:val="16"/>
                <w:szCs w:val="16"/>
              </w:rPr>
              <w:t>Macedonia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DC"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D" w14:textId="77777777" w:rsidR="0044110D" w:rsidRDefault="00000000">
            <w:pPr>
              <w:spacing w:after="0" w:line="259" w:lineRule="auto"/>
              <w:ind w:left="0" w:right="24" w:firstLine="0"/>
              <w:jc w:val="center"/>
            </w:pPr>
            <w:r>
              <w:rPr>
                <w:sz w:val="16"/>
                <w:szCs w:val="16"/>
              </w:rPr>
              <w:t>470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E" w14:textId="77777777" w:rsidR="0044110D" w:rsidRDefault="00000000">
            <w:pPr>
              <w:spacing w:after="0" w:line="259" w:lineRule="auto"/>
              <w:ind w:left="0" w:right="24" w:firstLine="0"/>
              <w:jc w:val="center"/>
            </w:pPr>
            <w:r>
              <w:rPr>
                <w:sz w:val="16"/>
                <w:szCs w:val="16"/>
              </w:rPr>
              <w:t>0.57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DF" w14:textId="77777777" w:rsidR="0044110D" w:rsidRDefault="00000000">
            <w:pPr>
              <w:spacing w:after="0" w:line="259" w:lineRule="auto"/>
              <w:ind w:left="0" w:right="24"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0" w14:textId="77777777" w:rsidR="0044110D" w:rsidRDefault="00000000">
            <w:pPr>
              <w:spacing w:after="0" w:line="259" w:lineRule="auto"/>
              <w:ind w:left="0" w:right="24"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1" w14:textId="77777777" w:rsidR="0044110D" w:rsidRDefault="00000000">
            <w:pPr>
              <w:spacing w:after="0" w:line="259" w:lineRule="auto"/>
              <w:ind w:left="0" w:right="24" w:firstLine="0"/>
              <w:jc w:val="center"/>
            </w:pPr>
            <w:r>
              <w:rPr>
                <w:sz w:val="16"/>
                <w:szCs w:val="16"/>
              </w:rPr>
              <w:t>0.36</w:t>
            </w:r>
          </w:p>
        </w:tc>
      </w:tr>
      <w:tr w:rsidR="0044110D" w14:paraId="1CB565E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7" w:type="dxa"/>
              <w:bottom w:w="80" w:type="dxa"/>
              <w:right w:w="80" w:type="dxa"/>
            </w:tcMar>
          </w:tcPr>
          <w:p w14:paraId="1CB565E3" w14:textId="77777777" w:rsidR="0044110D" w:rsidRDefault="00000000">
            <w:pPr>
              <w:spacing w:after="0" w:line="259" w:lineRule="auto"/>
              <w:ind w:left="37" w:right="0" w:firstLine="0"/>
              <w:jc w:val="left"/>
            </w:pPr>
            <w:r>
              <w:rPr>
                <w:sz w:val="16"/>
                <w:szCs w:val="16"/>
              </w:rPr>
              <w:t>MLI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E4" w14:textId="77777777" w:rsidR="0044110D" w:rsidRDefault="00000000">
            <w:pPr>
              <w:spacing w:after="0" w:line="259" w:lineRule="auto"/>
              <w:ind w:left="0" w:right="0" w:firstLine="0"/>
              <w:jc w:val="left"/>
            </w:pPr>
            <w:r>
              <w:rPr>
                <w:sz w:val="16"/>
                <w:szCs w:val="16"/>
              </w:rPr>
              <w:t>Mali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E5"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6" w14:textId="77777777" w:rsidR="0044110D" w:rsidRDefault="00000000">
            <w:pPr>
              <w:spacing w:after="0" w:line="259" w:lineRule="auto"/>
              <w:ind w:left="0" w:right="24" w:firstLine="0"/>
              <w:jc w:val="center"/>
            </w:pPr>
            <w:r>
              <w:rPr>
                <w:sz w:val="16"/>
                <w:szCs w:val="16"/>
              </w:rPr>
              <w:t>3893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7" w14:textId="77777777" w:rsidR="0044110D" w:rsidRDefault="00000000">
            <w:pPr>
              <w:spacing w:after="0" w:line="259" w:lineRule="auto"/>
              <w:ind w:left="0" w:right="24" w:firstLine="0"/>
              <w:jc w:val="center"/>
            </w:pPr>
            <w:r>
              <w:rPr>
                <w:sz w:val="16"/>
                <w:szCs w:val="16"/>
              </w:rPr>
              <w:t>0.15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8" w14:textId="77777777" w:rsidR="0044110D" w:rsidRDefault="00000000">
            <w:pPr>
              <w:spacing w:after="0" w:line="259" w:lineRule="auto"/>
              <w:ind w:left="0" w:right="24" w:firstLine="0"/>
              <w:jc w:val="center"/>
            </w:pPr>
            <w:r>
              <w:rPr>
                <w:sz w:val="16"/>
                <w:szCs w:val="16"/>
              </w:rPr>
              <w:t>0.29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9" w14:textId="77777777" w:rsidR="0044110D" w:rsidRDefault="00000000">
            <w:pPr>
              <w:spacing w:after="0" w:line="259" w:lineRule="auto"/>
              <w:ind w:left="0" w:right="24" w:firstLine="0"/>
              <w:jc w:val="center"/>
            </w:pPr>
            <w:r>
              <w:rPr>
                <w:sz w:val="16"/>
                <w:szCs w:val="16"/>
              </w:rPr>
              <w:t>0.15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A" w14:textId="77777777" w:rsidR="0044110D" w:rsidRDefault="00000000">
            <w:pPr>
              <w:spacing w:after="0" w:line="259" w:lineRule="auto"/>
              <w:ind w:left="0" w:right="24" w:firstLine="0"/>
              <w:jc w:val="center"/>
            </w:pPr>
            <w:r>
              <w:rPr>
                <w:sz w:val="16"/>
                <w:szCs w:val="16"/>
              </w:rPr>
              <w:t>0.61</w:t>
            </w:r>
          </w:p>
        </w:tc>
      </w:tr>
      <w:tr w:rsidR="0044110D" w14:paraId="1CB565F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EC" w14:textId="77777777" w:rsidR="0044110D" w:rsidRDefault="00000000">
            <w:pPr>
              <w:spacing w:after="0" w:line="259" w:lineRule="auto"/>
              <w:ind w:left="0" w:right="0" w:firstLine="0"/>
            </w:pPr>
            <w:r>
              <w:rPr>
                <w:sz w:val="16"/>
                <w:szCs w:val="16"/>
              </w:rPr>
              <w:t>MMR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ED" w14:textId="77777777" w:rsidR="0044110D" w:rsidRDefault="00000000">
            <w:pPr>
              <w:spacing w:after="0" w:line="259" w:lineRule="auto"/>
              <w:ind w:left="0" w:right="0" w:firstLine="0"/>
              <w:jc w:val="left"/>
            </w:pPr>
            <w:r>
              <w:rPr>
                <w:sz w:val="16"/>
                <w:szCs w:val="16"/>
              </w:rPr>
              <w:t>Myanmar</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EE"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EF" w14:textId="77777777" w:rsidR="0044110D" w:rsidRDefault="00000000">
            <w:pPr>
              <w:spacing w:after="0" w:line="259" w:lineRule="auto"/>
              <w:ind w:left="0" w:right="24" w:firstLine="0"/>
              <w:jc w:val="center"/>
            </w:pPr>
            <w:r>
              <w:rPr>
                <w:sz w:val="16"/>
                <w:szCs w:val="16"/>
              </w:rPr>
              <w:t>456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0" w14:textId="77777777" w:rsidR="0044110D" w:rsidRDefault="00000000">
            <w:pPr>
              <w:spacing w:after="0" w:line="259" w:lineRule="auto"/>
              <w:ind w:left="0" w:right="24" w:firstLine="0"/>
              <w:jc w:val="center"/>
            </w:pPr>
            <w:r>
              <w:rPr>
                <w:sz w:val="16"/>
                <w:szCs w:val="16"/>
              </w:rPr>
              <w:t>0.52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1" w14:textId="77777777" w:rsidR="0044110D" w:rsidRDefault="00000000">
            <w:pPr>
              <w:spacing w:after="0" w:line="259" w:lineRule="auto"/>
              <w:ind w:left="0" w:right="24" w:firstLine="0"/>
              <w:jc w:val="center"/>
            </w:pPr>
            <w:r>
              <w:rPr>
                <w:sz w:val="16"/>
                <w:szCs w:val="16"/>
              </w:rPr>
              <w:t>0.25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2" w14:textId="77777777" w:rsidR="0044110D" w:rsidRDefault="00000000">
            <w:pPr>
              <w:spacing w:after="0" w:line="259" w:lineRule="auto"/>
              <w:ind w:left="0" w:right="24"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3" w14:textId="77777777" w:rsidR="0044110D" w:rsidRDefault="00000000">
            <w:pPr>
              <w:spacing w:after="0" w:line="259" w:lineRule="auto"/>
              <w:ind w:left="0" w:right="24" w:firstLine="0"/>
              <w:jc w:val="center"/>
            </w:pPr>
            <w:r>
              <w:rPr>
                <w:sz w:val="16"/>
                <w:szCs w:val="16"/>
              </w:rPr>
              <w:t>0.36</w:t>
            </w:r>
          </w:p>
        </w:tc>
      </w:tr>
      <w:tr w:rsidR="0044110D" w14:paraId="1CB565F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5F5" w14:textId="77777777" w:rsidR="0044110D" w:rsidRDefault="00000000">
            <w:pPr>
              <w:spacing w:after="0" w:line="259" w:lineRule="auto"/>
              <w:ind w:left="6" w:right="0" w:firstLine="0"/>
              <w:jc w:val="left"/>
            </w:pPr>
            <w:r>
              <w:rPr>
                <w:sz w:val="16"/>
                <w:szCs w:val="16"/>
              </w:rPr>
              <w:t>MNE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F6" w14:textId="77777777" w:rsidR="0044110D" w:rsidRDefault="00000000">
            <w:pPr>
              <w:spacing w:after="0" w:line="259" w:lineRule="auto"/>
              <w:ind w:left="0" w:right="0" w:firstLine="0"/>
              <w:jc w:val="left"/>
            </w:pPr>
            <w:r>
              <w:rPr>
                <w:sz w:val="16"/>
                <w:szCs w:val="16"/>
              </w:rPr>
              <w:t>Montenegro</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F7"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8" w14:textId="77777777" w:rsidR="0044110D" w:rsidRDefault="00000000">
            <w:pPr>
              <w:spacing w:after="0" w:line="259" w:lineRule="auto"/>
              <w:ind w:left="0" w:right="24" w:firstLine="0"/>
              <w:jc w:val="center"/>
            </w:pPr>
            <w:r>
              <w:rPr>
                <w:sz w:val="16"/>
                <w:szCs w:val="16"/>
              </w:rPr>
              <w:t>562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9" w14:textId="77777777" w:rsidR="0044110D" w:rsidRDefault="00000000">
            <w:pPr>
              <w:spacing w:after="0" w:line="259" w:lineRule="auto"/>
              <w:ind w:left="0" w:right="24" w:firstLine="0"/>
              <w:jc w:val="center"/>
            </w:pPr>
            <w:r>
              <w:rPr>
                <w:sz w:val="16"/>
                <w:szCs w:val="16"/>
              </w:rPr>
              <w:t>0.48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A" w14:textId="77777777" w:rsidR="0044110D" w:rsidRDefault="00000000">
            <w:pPr>
              <w:spacing w:after="0" w:line="259" w:lineRule="auto"/>
              <w:ind w:left="0" w:right="24" w:firstLine="0"/>
              <w:jc w:val="center"/>
            </w:pPr>
            <w:r>
              <w:rPr>
                <w:sz w:val="16"/>
                <w:szCs w:val="16"/>
              </w:rPr>
              <w:t>0.46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B" w14:textId="77777777" w:rsidR="0044110D" w:rsidRDefault="00000000">
            <w:pPr>
              <w:spacing w:after="0" w:line="259" w:lineRule="auto"/>
              <w:ind w:left="0" w:right="24" w:firstLine="0"/>
              <w:jc w:val="center"/>
            </w:pPr>
            <w:r>
              <w:rPr>
                <w:sz w:val="16"/>
                <w:szCs w:val="16"/>
              </w:rPr>
              <w:t>0.53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5FC" w14:textId="77777777" w:rsidR="0044110D" w:rsidRDefault="00000000">
            <w:pPr>
              <w:spacing w:after="0" w:line="259" w:lineRule="auto"/>
              <w:ind w:left="0" w:right="24" w:firstLine="0"/>
              <w:jc w:val="center"/>
            </w:pPr>
            <w:r>
              <w:rPr>
                <w:sz w:val="16"/>
                <w:szCs w:val="16"/>
              </w:rPr>
              <w:t>0.41</w:t>
            </w:r>
          </w:p>
        </w:tc>
      </w:tr>
      <w:tr w:rsidR="0044110D" w14:paraId="1CB5660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FE" w14:textId="77777777" w:rsidR="0044110D" w:rsidRDefault="00000000">
            <w:pPr>
              <w:spacing w:after="0" w:line="259" w:lineRule="auto"/>
              <w:ind w:left="0" w:right="0" w:firstLine="0"/>
            </w:pPr>
            <w:r>
              <w:rPr>
                <w:sz w:val="16"/>
                <w:szCs w:val="16"/>
              </w:rPr>
              <w:t>MNG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5FF" w14:textId="77777777" w:rsidR="0044110D" w:rsidRDefault="00000000">
            <w:pPr>
              <w:spacing w:after="0" w:line="259" w:lineRule="auto"/>
              <w:ind w:left="0" w:right="0" w:firstLine="0"/>
              <w:jc w:val="left"/>
            </w:pPr>
            <w:r>
              <w:rPr>
                <w:sz w:val="16"/>
                <w:szCs w:val="16"/>
              </w:rPr>
              <w:t>Mongolia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00"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1" w14:textId="77777777" w:rsidR="0044110D" w:rsidRDefault="00000000">
            <w:pPr>
              <w:spacing w:after="0" w:line="259" w:lineRule="auto"/>
              <w:ind w:left="0" w:right="24" w:firstLine="0"/>
              <w:jc w:val="center"/>
            </w:pPr>
            <w:r>
              <w:rPr>
                <w:sz w:val="16"/>
                <w:szCs w:val="16"/>
              </w:rPr>
              <w:t>540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2" w14:textId="77777777" w:rsidR="0044110D" w:rsidRDefault="00000000">
            <w:pPr>
              <w:spacing w:after="0" w:line="259" w:lineRule="auto"/>
              <w:ind w:left="0" w:right="24" w:firstLine="0"/>
              <w:jc w:val="center"/>
            </w:pPr>
            <w:r>
              <w:rPr>
                <w:sz w:val="16"/>
                <w:szCs w:val="16"/>
              </w:rPr>
              <w:t>0.64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3" w14:textId="77777777" w:rsidR="0044110D" w:rsidRDefault="00000000">
            <w:pPr>
              <w:spacing w:after="0" w:line="259" w:lineRule="auto"/>
              <w:ind w:left="0" w:right="24"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4" w14:textId="77777777" w:rsidR="0044110D" w:rsidRDefault="00000000">
            <w:pPr>
              <w:spacing w:after="0" w:line="259" w:lineRule="auto"/>
              <w:ind w:left="0" w:right="24" w:firstLine="0"/>
              <w:jc w:val="center"/>
            </w:pPr>
            <w:r>
              <w:rPr>
                <w:sz w:val="16"/>
                <w:szCs w:val="16"/>
              </w:rPr>
              <w:t>0.65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5" w14:textId="77777777" w:rsidR="0044110D" w:rsidRDefault="00000000">
            <w:pPr>
              <w:spacing w:after="0" w:line="259" w:lineRule="auto"/>
              <w:ind w:left="0" w:right="24" w:firstLine="0"/>
              <w:jc w:val="center"/>
            </w:pPr>
            <w:r>
              <w:rPr>
                <w:sz w:val="16"/>
                <w:szCs w:val="16"/>
              </w:rPr>
              <w:t>0.33</w:t>
            </w:r>
          </w:p>
        </w:tc>
      </w:tr>
      <w:tr w:rsidR="0044110D" w14:paraId="1CB5660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607" w14:textId="77777777" w:rsidR="0044110D" w:rsidRDefault="00000000">
            <w:pPr>
              <w:spacing w:after="0" w:line="259" w:lineRule="auto"/>
              <w:ind w:left="6" w:right="0" w:firstLine="0"/>
              <w:jc w:val="left"/>
            </w:pPr>
            <w:r>
              <w:rPr>
                <w:sz w:val="16"/>
                <w:szCs w:val="16"/>
              </w:rPr>
              <w:t>MOZ</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08" w14:textId="77777777" w:rsidR="0044110D" w:rsidRDefault="00000000">
            <w:pPr>
              <w:spacing w:after="0" w:line="259" w:lineRule="auto"/>
              <w:ind w:left="0" w:right="0" w:firstLine="0"/>
              <w:jc w:val="left"/>
            </w:pPr>
            <w:r>
              <w:rPr>
                <w:sz w:val="16"/>
                <w:szCs w:val="16"/>
              </w:rPr>
              <w:t>Mozambique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09"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A" w14:textId="77777777" w:rsidR="0044110D" w:rsidRDefault="00000000">
            <w:pPr>
              <w:spacing w:after="0" w:line="259" w:lineRule="auto"/>
              <w:ind w:left="0" w:right="24" w:firstLine="0"/>
              <w:jc w:val="center"/>
            </w:pPr>
            <w:r>
              <w:rPr>
                <w:sz w:val="16"/>
                <w:szCs w:val="16"/>
              </w:rPr>
              <w:t>442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B" w14:textId="77777777" w:rsidR="0044110D" w:rsidRDefault="00000000">
            <w:pPr>
              <w:spacing w:after="0" w:line="259" w:lineRule="auto"/>
              <w:ind w:left="0" w:right="24"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C" w14:textId="77777777" w:rsidR="0044110D" w:rsidRDefault="00000000">
            <w:pPr>
              <w:spacing w:after="0" w:line="259" w:lineRule="auto"/>
              <w:ind w:left="0" w:right="24"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D" w14:textId="77777777" w:rsidR="0044110D" w:rsidRDefault="00000000">
            <w:pPr>
              <w:spacing w:after="0" w:line="259" w:lineRule="auto"/>
              <w:ind w:left="0" w:right="24" w:firstLine="0"/>
              <w:jc w:val="center"/>
            </w:pPr>
            <w:r>
              <w:rPr>
                <w:sz w:val="16"/>
                <w:szCs w:val="16"/>
              </w:rPr>
              <w:t>0.37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0E" w14:textId="77777777" w:rsidR="0044110D" w:rsidRDefault="00000000">
            <w:pPr>
              <w:spacing w:after="0" w:line="259" w:lineRule="auto"/>
              <w:ind w:left="0" w:right="24" w:firstLine="0"/>
              <w:jc w:val="center"/>
            </w:pPr>
            <w:r>
              <w:rPr>
                <w:sz w:val="16"/>
                <w:szCs w:val="16"/>
              </w:rPr>
              <w:t>0.42</w:t>
            </w:r>
          </w:p>
        </w:tc>
      </w:tr>
      <w:tr w:rsidR="0044110D" w14:paraId="1CB5661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610" w14:textId="77777777" w:rsidR="0044110D" w:rsidRDefault="00000000">
            <w:pPr>
              <w:spacing w:after="0" w:line="259" w:lineRule="auto"/>
              <w:ind w:left="15" w:right="0" w:firstLine="0"/>
              <w:jc w:val="left"/>
            </w:pPr>
            <w:r>
              <w:rPr>
                <w:sz w:val="16"/>
                <w:szCs w:val="16"/>
              </w:rPr>
              <w:t>MRT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11" w14:textId="77777777" w:rsidR="0044110D" w:rsidRDefault="00000000">
            <w:pPr>
              <w:spacing w:after="0" w:line="259" w:lineRule="auto"/>
              <w:ind w:left="0" w:right="0" w:firstLine="0"/>
              <w:jc w:val="left"/>
            </w:pPr>
            <w:r>
              <w:rPr>
                <w:sz w:val="16"/>
                <w:szCs w:val="16"/>
              </w:rPr>
              <w:t>Mauritania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12"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3" w14:textId="77777777" w:rsidR="0044110D" w:rsidRDefault="00000000">
            <w:pPr>
              <w:spacing w:after="0" w:line="259" w:lineRule="auto"/>
              <w:ind w:left="0" w:right="24" w:firstLine="0"/>
              <w:jc w:val="center"/>
            </w:pPr>
            <w:r>
              <w:rPr>
                <w:sz w:val="16"/>
                <w:szCs w:val="16"/>
              </w:rPr>
              <w:t>1673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4" w14:textId="77777777" w:rsidR="0044110D" w:rsidRDefault="00000000">
            <w:pPr>
              <w:spacing w:after="0" w:line="259" w:lineRule="auto"/>
              <w:ind w:left="0" w:right="24" w:firstLine="0"/>
              <w:jc w:val="center"/>
            </w:pPr>
            <w:r>
              <w:rPr>
                <w:sz w:val="16"/>
                <w:szCs w:val="16"/>
              </w:rPr>
              <w:t>0.31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5" w14:textId="77777777" w:rsidR="0044110D" w:rsidRDefault="00000000">
            <w:pPr>
              <w:spacing w:after="0" w:line="259" w:lineRule="auto"/>
              <w:ind w:left="0" w:right="24" w:firstLine="0"/>
              <w:jc w:val="center"/>
            </w:pPr>
            <w:r>
              <w:rPr>
                <w:sz w:val="16"/>
                <w:szCs w:val="16"/>
              </w:rPr>
              <w:t>0.57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6" w14:textId="77777777" w:rsidR="0044110D" w:rsidRDefault="00000000">
            <w:pPr>
              <w:spacing w:after="0" w:line="259" w:lineRule="auto"/>
              <w:ind w:left="0" w:right="24" w:firstLine="0"/>
              <w:jc w:val="center"/>
            </w:pPr>
            <w:r>
              <w:rPr>
                <w:sz w:val="16"/>
                <w:szCs w:val="16"/>
              </w:rPr>
              <w:t>0.31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7" w14:textId="77777777" w:rsidR="0044110D" w:rsidRDefault="00000000">
            <w:pPr>
              <w:spacing w:after="0" w:line="259" w:lineRule="auto"/>
              <w:ind w:left="0" w:right="24" w:firstLine="0"/>
              <w:jc w:val="center"/>
            </w:pPr>
            <w:r>
              <w:rPr>
                <w:sz w:val="16"/>
                <w:szCs w:val="16"/>
              </w:rPr>
              <w:t>0.47</w:t>
            </w:r>
          </w:p>
        </w:tc>
      </w:tr>
      <w:tr w:rsidR="0044110D" w14:paraId="1CB5662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619" w14:textId="77777777" w:rsidR="0044110D" w:rsidRDefault="00000000">
            <w:pPr>
              <w:spacing w:after="0" w:line="259" w:lineRule="auto"/>
              <w:ind w:left="10" w:right="0" w:firstLine="0"/>
              <w:jc w:val="left"/>
            </w:pPr>
            <w:r>
              <w:rPr>
                <w:sz w:val="16"/>
                <w:szCs w:val="16"/>
              </w:rPr>
              <w:t>MUS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1A" w14:textId="77777777" w:rsidR="0044110D" w:rsidRDefault="00000000">
            <w:pPr>
              <w:spacing w:after="0" w:line="259" w:lineRule="auto"/>
              <w:ind w:left="0" w:right="0" w:firstLine="0"/>
              <w:jc w:val="left"/>
            </w:pPr>
            <w:r>
              <w:rPr>
                <w:sz w:val="16"/>
                <w:szCs w:val="16"/>
              </w:rPr>
              <w:t>Mauritius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1B"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C" w14:textId="77777777" w:rsidR="0044110D" w:rsidRDefault="00000000">
            <w:pPr>
              <w:spacing w:after="0" w:line="259" w:lineRule="auto"/>
              <w:ind w:left="0" w:right="24" w:firstLine="0"/>
              <w:jc w:val="center"/>
            </w:pPr>
            <w:r>
              <w:rPr>
                <w:sz w:val="16"/>
                <w:szCs w:val="16"/>
              </w:rPr>
              <w:t>1092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D" w14:textId="77777777" w:rsidR="0044110D" w:rsidRDefault="00000000">
            <w:pPr>
              <w:spacing w:after="0" w:line="259" w:lineRule="auto"/>
              <w:ind w:left="0" w:right="24" w:firstLine="0"/>
              <w:jc w:val="center"/>
            </w:pPr>
            <w:r>
              <w:rPr>
                <w:sz w:val="16"/>
                <w:szCs w:val="16"/>
              </w:rPr>
              <w:t>0.58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E" w14:textId="77777777" w:rsidR="0044110D" w:rsidRDefault="00000000">
            <w:pPr>
              <w:spacing w:after="0" w:line="259" w:lineRule="auto"/>
              <w:ind w:left="0" w:right="24" w:firstLine="0"/>
              <w:jc w:val="center"/>
            </w:pPr>
            <w:r>
              <w:rPr>
                <w:sz w:val="16"/>
                <w:szCs w:val="16"/>
              </w:rPr>
              <w:t>0.88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1F" w14:textId="77777777" w:rsidR="0044110D" w:rsidRDefault="00000000">
            <w:pPr>
              <w:spacing w:after="0" w:line="259" w:lineRule="auto"/>
              <w:ind w:left="0" w:right="24"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0" w14:textId="77777777" w:rsidR="0044110D" w:rsidRDefault="00000000">
            <w:pPr>
              <w:spacing w:after="0" w:line="259" w:lineRule="auto"/>
              <w:ind w:left="0" w:right="24" w:firstLine="0"/>
              <w:jc w:val="center"/>
            </w:pPr>
            <w:r>
              <w:rPr>
                <w:sz w:val="16"/>
                <w:szCs w:val="16"/>
              </w:rPr>
              <w:t>0.18</w:t>
            </w:r>
          </w:p>
        </w:tc>
      </w:tr>
      <w:tr w:rsidR="0044110D" w14:paraId="1CB5662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622" w14:textId="77777777" w:rsidR="0044110D" w:rsidRDefault="00000000">
            <w:pPr>
              <w:spacing w:after="0" w:line="259" w:lineRule="auto"/>
              <w:ind w:left="10" w:right="0" w:firstLine="0"/>
              <w:jc w:val="left"/>
            </w:pPr>
            <w:r>
              <w:rPr>
                <w:sz w:val="16"/>
                <w:szCs w:val="16"/>
              </w:rPr>
              <w:t>MWI</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23" w14:textId="77777777" w:rsidR="0044110D" w:rsidRDefault="00000000">
            <w:pPr>
              <w:spacing w:after="0" w:line="259" w:lineRule="auto"/>
              <w:ind w:left="0" w:right="0" w:firstLine="0"/>
              <w:jc w:val="left"/>
            </w:pPr>
            <w:r>
              <w:rPr>
                <w:sz w:val="16"/>
                <w:szCs w:val="16"/>
              </w:rPr>
              <w:t>Malawi</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24"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5" w14:textId="77777777" w:rsidR="0044110D" w:rsidRDefault="00000000">
            <w:pPr>
              <w:spacing w:after="0" w:line="259" w:lineRule="auto"/>
              <w:ind w:left="0" w:right="24" w:firstLine="0"/>
              <w:jc w:val="center"/>
            </w:pPr>
            <w:r>
              <w:rPr>
                <w:sz w:val="16"/>
                <w:szCs w:val="16"/>
              </w:rPr>
              <w:t>2327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6" w14:textId="77777777" w:rsidR="0044110D" w:rsidRDefault="00000000">
            <w:pPr>
              <w:spacing w:after="0" w:line="259" w:lineRule="auto"/>
              <w:ind w:left="0" w:right="24"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7" w14:textId="77777777" w:rsidR="0044110D" w:rsidRDefault="00000000">
            <w:pPr>
              <w:spacing w:after="0" w:line="259" w:lineRule="auto"/>
              <w:ind w:left="0" w:right="24"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8" w14:textId="77777777" w:rsidR="0044110D" w:rsidRDefault="00000000">
            <w:pPr>
              <w:spacing w:after="0" w:line="259" w:lineRule="auto"/>
              <w:ind w:left="0" w:right="24" w:firstLine="0"/>
              <w:jc w:val="center"/>
            </w:pPr>
            <w:r>
              <w:rPr>
                <w:sz w:val="16"/>
                <w:szCs w:val="16"/>
              </w:rPr>
              <w:t>0.36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9" w14:textId="77777777" w:rsidR="0044110D" w:rsidRDefault="00000000">
            <w:pPr>
              <w:spacing w:after="0" w:line="259" w:lineRule="auto"/>
              <w:ind w:left="0" w:right="24" w:firstLine="0"/>
              <w:jc w:val="center"/>
            </w:pPr>
            <w:r>
              <w:rPr>
                <w:sz w:val="16"/>
                <w:szCs w:val="16"/>
              </w:rPr>
              <w:t>0.55</w:t>
            </w:r>
          </w:p>
        </w:tc>
      </w:tr>
      <w:tr w:rsidR="0044110D" w14:paraId="1CB5663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62B" w14:textId="77777777" w:rsidR="0044110D" w:rsidRDefault="00000000">
            <w:pPr>
              <w:spacing w:after="0" w:line="259" w:lineRule="auto"/>
              <w:ind w:left="10" w:right="0" w:firstLine="0"/>
              <w:jc w:val="left"/>
            </w:pPr>
            <w:r>
              <w:rPr>
                <w:sz w:val="16"/>
                <w:szCs w:val="16"/>
              </w:rPr>
              <w:t>MYS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2C" w14:textId="77777777" w:rsidR="0044110D" w:rsidRDefault="00000000">
            <w:pPr>
              <w:spacing w:after="0" w:line="259" w:lineRule="auto"/>
              <w:ind w:left="0" w:right="0" w:firstLine="0"/>
              <w:jc w:val="left"/>
            </w:pPr>
            <w:r>
              <w:rPr>
                <w:sz w:val="16"/>
                <w:szCs w:val="16"/>
              </w:rPr>
              <w:t>Malaysia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2D"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E" w14:textId="77777777" w:rsidR="0044110D" w:rsidRDefault="00000000">
            <w:pPr>
              <w:spacing w:after="0" w:line="259" w:lineRule="auto"/>
              <w:ind w:left="0" w:right="24" w:firstLine="0"/>
              <w:jc w:val="center"/>
            </w:pPr>
            <w:r>
              <w:rPr>
                <w:sz w:val="16"/>
                <w:szCs w:val="16"/>
              </w:rPr>
              <w:t>7311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2F" w14:textId="77777777" w:rsidR="0044110D" w:rsidRDefault="00000000">
            <w:pPr>
              <w:spacing w:after="0" w:line="259" w:lineRule="auto"/>
              <w:ind w:left="0" w:right="24" w:firstLine="0"/>
              <w:jc w:val="center"/>
            </w:pPr>
            <w:r>
              <w:rPr>
                <w:sz w:val="16"/>
                <w:szCs w:val="16"/>
              </w:rPr>
              <w:t>0.82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0" w14:textId="77777777" w:rsidR="0044110D" w:rsidRDefault="00000000">
            <w:pPr>
              <w:spacing w:after="0" w:line="259" w:lineRule="auto"/>
              <w:ind w:left="0" w:right="24" w:firstLine="0"/>
              <w:jc w:val="center"/>
            </w:pPr>
            <w:r>
              <w:rPr>
                <w:sz w:val="16"/>
                <w:szCs w:val="16"/>
              </w:rPr>
              <w:t>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1" w14:textId="77777777" w:rsidR="0044110D" w:rsidRDefault="00000000">
            <w:pPr>
              <w:spacing w:after="0" w:line="259" w:lineRule="auto"/>
              <w:ind w:left="0" w:right="24" w:firstLine="0"/>
              <w:jc w:val="center"/>
            </w:pPr>
            <w:r>
              <w:rPr>
                <w:sz w:val="16"/>
                <w:szCs w:val="16"/>
              </w:rPr>
              <w:t>0.83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2" w14:textId="77777777" w:rsidR="0044110D" w:rsidRDefault="00000000">
            <w:pPr>
              <w:spacing w:after="0" w:line="259" w:lineRule="auto"/>
              <w:ind w:left="0" w:right="24" w:firstLine="0"/>
              <w:jc w:val="center"/>
            </w:pPr>
            <w:r>
              <w:rPr>
                <w:sz w:val="16"/>
                <w:szCs w:val="16"/>
              </w:rPr>
              <w:t>0.04</w:t>
            </w:r>
          </w:p>
        </w:tc>
      </w:tr>
      <w:tr w:rsidR="0044110D" w14:paraId="1CB5663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34" w14:textId="77777777" w:rsidR="0044110D" w:rsidRDefault="00000000">
            <w:pPr>
              <w:spacing w:after="0" w:line="259" w:lineRule="auto"/>
              <w:ind w:left="0" w:right="0" w:firstLine="0"/>
            </w:pPr>
            <w:r>
              <w:rPr>
                <w:sz w:val="16"/>
                <w:szCs w:val="16"/>
              </w:rPr>
              <w:t>NAM</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35" w14:textId="77777777" w:rsidR="0044110D" w:rsidRDefault="00000000">
            <w:pPr>
              <w:spacing w:after="0" w:line="259" w:lineRule="auto"/>
              <w:ind w:left="0" w:right="0" w:firstLine="0"/>
              <w:jc w:val="left"/>
            </w:pPr>
            <w:r>
              <w:rPr>
                <w:sz w:val="16"/>
                <w:szCs w:val="16"/>
              </w:rPr>
              <w:t>Namibia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36"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7" w14:textId="77777777" w:rsidR="0044110D" w:rsidRDefault="00000000">
            <w:pPr>
              <w:spacing w:after="0" w:line="259" w:lineRule="auto"/>
              <w:ind w:left="0" w:right="24" w:firstLine="0"/>
              <w:jc w:val="center"/>
            </w:pPr>
            <w:r>
              <w:rPr>
                <w:sz w:val="16"/>
                <w:szCs w:val="16"/>
              </w:rPr>
              <w:t>459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8" w14:textId="77777777" w:rsidR="0044110D" w:rsidRDefault="00000000">
            <w:pPr>
              <w:spacing w:after="0" w:line="259" w:lineRule="auto"/>
              <w:ind w:left="0" w:right="24" w:firstLine="0"/>
              <w:jc w:val="center"/>
            </w:pPr>
            <w:r>
              <w:rPr>
                <w:sz w:val="16"/>
                <w:szCs w:val="16"/>
              </w:rPr>
              <w:t>0.38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9" w14:textId="77777777" w:rsidR="0044110D" w:rsidRDefault="00000000">
            <w:pPr>
              <w:spacing w:after="0" w:line="259" w:lineRule="auto"/>
              <w:ind w:left="0" w:right="24" w:firstLine="0"/>
              <w:jc w:val="center"/>
            </w:pPr>
            <w:r>
              <w:rPr>
                <w:sz w:val="16"/>
                <w:szCs w:val="16"/>
              </w:rPr>
              <w:t>0.56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A" w14:textId="77777777" w:rsidR="0044110D" w:rsidRDefault="00000000">
            <w:pPr>
              <w:spacing w:after="0" w:line="259" w:lineRule="auto"/>
              <w:ind w:left="0" w:right="24" w:firstLine="0"/>
              <w:jc w:val="center"/>
            </w:pPr>
            <w:r>
              <w:rPr>
                <w:sz w:val="16"/>
                <w:szCs w:val="16"/>
              </w:rPr>
              <w:t>0.41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3B" w14:textId="77777777" w:rsidR="0044110D" w:rsidRDefault="00000000">
            <w:pPr>
              <w:spacing w:after="0" w:line="259" w:lineRule="auto"/>
              <w:ind w:left="0" w:right="24" w:firstLine="0"/>
              <w:jc w:val="center"/>
            </w:pPr>
            <w:r>
              <w:rPr>
                <w:sz w:val="16"/>
                <w:szCs w:val="16"/>
              </w:rPr>
              <w:t>0.58</w:t>
            </w:r>
          </w:p>
        </w:tc>
      </w:tr>
      <w:tr w:rsidR="0044110D" w14:paraId="1CB5664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63D" w14:textId="77777777" w:rsidR="0044110D" w:rsidRDefault="00000000">
            <w:pPr>
              <w:spacing w:after="0" w:line="259" w:lineRule="auto"/>
              <w:ind w:left="24" w:right="0" w:firstLine="0"/>
              <w:jc w:val="left"/>
            </w:pPr>
            <w:r>
              <w:rPr>
                <w:sz w:val="16"/>
                <w:szCs w:val="16"/>
              </w:rPr>
              <w:t>NER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3E" w14:textId="77777777" w:rsidR="0044110D" w:rsidRDefault="00000000">
            <w:pPr>
              <w:spacing w:after="0" w:line="259" w:lineRule="auto"/>
              <w:ind w:left="0" w:right="0" w:firstLine="0"/>
              <w:jc w:val="left"/>
            </w:pPr>
            <w:r>
              <w:rPr>
                <w:sz w:val="16"/>
                <w:szCs w:val="16"/>
              </w:rPr>
              <w:t>Niger</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3F"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0" w14:textId="77777777" w:rsidR="0044110D" w:rsidRDefault="00000000">
            <w:pPr>
              <w:spacing w:after="0" w:line="259" w:lineRule="auto"/>
              <w:ind w:left="0" w:right="24" w:firstLine="0"/>
              <w:jc w:val="center"/>
            </w:pPr>
            <w:r>
              <w:rPr>
                <w:sz w:val="16"/>
                <w:szCs w:val="16"/>
              </w:rPr>
              <w:t>2772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1" w14:textId="77777777" w:rsidR="0044110D" w:rsidRDefault="00000000">
            <w:pPr>
              <w:spacing w:after="0" w:line="259" w:lineRule="auto"/>
              <w:ind w:left="0" w:right="24" w:firstLine="0"/>
              <w:jc w:val="center"/>
            </w:pPr>
            <w:r>
              <w:rPr>
                <w:sz w:val="16"/>
                <w:szCs w:val="16"/>
              </w:rPr>
              <w:t>0.34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2" w14:textId="77777777" w:rsidR="0044110D" w:rsidRDefault="00000000">
            <w:pPr>
              <w:spacing w:after="0" w:line="259" w:lineRule="auto"/>
              <w:ind w:left="0" w:right="24" w:firstLine="0"/>
              <w:jc w:val="center"/>
            </w:pPr>
            <w:r>
              <w:rPr>
                <w:sz w:val="16"/>
                <w:szCs w:val="16"/>
              </w:rPr>
              <w:t>0.48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3" w14:textId="77777777" w:rsidR="0044110D" w:rsidRDefault="00000000">
            <w:pPr>
              <w:spacing w:after="0" w:line="259" w:lineRule="auto"/>
              <w:ind w:left="0" w:right="24" w:firstLine="0"/>
              <w:jc w:val="center"/>
            </w:pPr>
            <w:r>
              <w:rPr>
                <w:sz w:val="16"/>
                <w:szCs w:val="16"/>
              </w:rPr>
              <w:t>0.34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4" w14:textId="77777777" w:rsidR="0044110D" w:rsidRDefault="00000000">
            <w:pPr>
              <w:spacing w:after="0" w:line="259" w:lineRule="auto"/>
              <w:ind w:left="0" w:right="24" w:firstLine="0"/>
              <w:jc w:val="center"/>
            </w:pPr>
            <w:r>
              <w:rPr>
                <w:sz w:val="16"/>
                <w:szCs w:val="16"/>
              </w:rPr>
              <w:t>0.49</w:t>
            </w:r>
          </w:p>
        </w:tc>
      </w:tr>
      <w:tr w:rsidR="0044110D" w14:paraId="1CB5664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646" w14:textId="77777777" w:rsidR="0044110D" w:rsidRDefault="00000000">
            <w:pPr>
              <w:spacing w:after="0" w:line="259" w:lineRule="auto"/>
              <w:ind w:left="10" w:right="0" w:firstLine="0"/>
              <w:jc w:val="left"/>
            </w:pPr>
            <w:r>
              <w:rPr>
                <w:sz w:val="16"/>
                <w:szCs w:val="16"/>
              </w:rPr>
              <w:t>NGA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47" w14:textId="77777777" w:rsidR="0044110D" w:rsidRDefault="00000000">
            <w:pPr>
              <w:spacing w:after="0" w:line="259" w:lineRule="auto"/>
              <w:ind w:left="0" w:right="0" w:firstLine="0"/>
              <w:jc w:val="left"/>
            </w:pPr>
            <w:r>
              <w:rPr>
                <w:sz w:val="16"/>
                <w:szCs w:val="16"/>
              </w:rPr>
              <w:t>Nigeria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48"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9" w14:textId="77777777" w:rsidR="0044110D" w:rsidRDefault="00000000">
            <w:pPr>
              <w:spacing w:after="0" w:line="259" w:lineRule="auto"/>
              <w:ind w:left="0" w:right="24" w:firstLine="0"/>
              <w:jc w:val="center"/>
            </w:pPr>
            <w:r>
              <w:rPr>
                <w:sz w:val="16"/>
                <w:szCs w:val="16"/>
              </w:rPr>
              <w:t>3629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A" w14:textId="77777777" w:rsidR="0044110D" w:rsidRDefault="00000000">
            <w:pPr>
              <w:spacing w:after="0" w:line="259" w:lineRule="auto"/>
              <w:ind w:left="0" w:right="24" w:firstLine="0"/>
              <w:jc w:val="center"/>
            </w:pPr>
            <w:r>
              <w:rPr>
                <w:sz w:val="16"/>
                <w:szCs w:val="16"/>
              </w:rPr>
              <w:t>0.46</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B" w14:textId="77777777" w:rsidR="0044110D" w:rsidRDefault="00000000">
            <w:pPr>
              <w:spacing w:after="0" w:line="259" w:lineRule="auto"/>
              <w:ind w:left="0" w:right="24" w:firstLine="0"/>
              <w:jc w:val="center"/>
            </w:pPr>
            <w:r>
              <w:rPr>
                <w:sz w:val="16"/>
                <w:szCs w:val="16"/>
              </w:rPr>
              <w:t>0.44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C" w14:textId="77777777" w:rsidR="0044110D" w:rsidRDefault="00000000">
            <w:pPr>
              <w:spacing w:after="0" w:line="259" w:lineRule="auto"/>
              <w:ind w:left="0" w:right="24" w:firstLine="0"/>
              <w:jc w:val="center"/>
            </w:pPr>
            <w:r>
              <w:rPr>
                <w:sz w:val="16"/>
                <w:szCs w:val="16"/>
              </w:rPr>
              <w:t>0.50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4D" w14:textId="77777777" w:rsidR="0044110D" w:rsidRDefault="00000000">
            <w:pPr>
              <w:spacing w:after="0" w:line="259" w:lineRule="auto"/>
              <w:ind w:left="0" w:right="24" w:firstLine="0"/>
              <w:jc w:val="center"/>
            </w:pPr>
            <w:r>
              <w:rPr>
                <w:sz w:val="16"/>
                <w:szCs w:val="16"/>
              </w:rPr>
              <w:t>0.50</w:t>
            </w:r>
          </w:p>
        </w:tc>
      </w:tr>
      <w:tr w:rsidR="0044110D" w14:paraId="1CB5665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64F" w14:textId="77777777" w:rsidR="0044110D" w:rsidRDefault="00000000">
            <w:pPr>
              <w:spacing w:after="0" w:line="259" w:lineRule="auto"/>
              <w:ind w:left="46" w:right="0" w:firstLine="0"/>
              <w:jc w:val="left"/>
            </w:pPr>
            <w:r>
              <w:rPr>
                <w:sz w:val="16"/>
                <w:szCs w:val="16"/>
              </w:rPr>
              <w:t>NIC</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50" w14:textId="77777777" w:rsidR="0044110D" w:rsidRDefault="00000000">
            <w:pPr>
              <w:spacing w:after="0" w:line="259" w:lineRule="auto"/>
              <w:ind w:left="0" w:right="0" w:firstLine="0"/>
              <w:jc w:val="left"/>
            </w:pPr>
            <w:r>
              <w:rPr>
                <w:sz w:val="16"/>
                <w:szCs w:val="16"/>
              </w:rPr>
              <w:t>Nicaragua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51"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2" w14:textId="77777777" w:rsidR="0044110D" w:rsidRDefault="00000000">
            <w:pPr>
              <w:spacing w:after="0" w:line="259" w:lineRule="auto"/>
              <w:ind w:left="0" w:right="24" w:firstLine="0"/>
              <w:jc w:val="center"/>
            </w:pPr>
            <w:r>
              <w:rPr>
                <w:sz w:val="16"/>
                <w:szCs w:val="16"/>
              </w:rPr>
              <w:t>1726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3" w14:textId="77777777" w:rsidR="0044110D" w:rsidRDefault="00000000">
            <w:pPr>
              <w:spacing w:after="0" w:line="259" w:lineRule="auto"/>
              <w:ind w:left="0" w:right="24" w:firstLine="0"/>
              <w:jc w:val="center"/>
            </w:pPr>
            <w:r>
              <w:rPr>
                <w:sz w:val="16"/>
                <w:szCs w:val="16"/>
              </w:rPr>
              <w:t>0.44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4" w14:textId="77777777" w:rsidR="0044110D" w:rsidRDefault="00000000">
            <w:pPr>
              <w:spacing w:after="0" w:line="259" w:lineRule="auto"/>
              <w:ind w:left="0" w:right="24"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5" w14:textId="77777777" w:rsidR="0044110D" w:rsidRDefault="00000000">
            <w:pPr>
              <w:spacing w:after="0" w:line="259" w:lineRule="auto"/>
              <w:ind w:left="0" w:right="24"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6" w14:textId="77777777" w:rsidR="0044110D" w:rsidRDefault="00000000">
            <w:pPr>
              <w:spacing w:after="0" w:line="259" w:lineRule="auto"/>
              <w:ind w:left="0" w:right="24" w:firstLine="0"/>
              <w:jc w:val="center"/>
            </w:pPr>
            <w:r>
              <w:rPr>
                <w:sz w:val="16"/>
                <w:szCs w:val="16"/>
              </w:rPr>
              <w:t>0.57</w:t>
            </w:r>
          </w:p>
        </w:tc>
      </w:tr>
      <w:tr w:rsidR="0044110D" w14:paraId="1CB5666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658" w14:textId="77777777" w:rsidR="0044110D" w:rsidRDefault="00000000">
            <w:pPr>
              <w:spacing w:after="0" w:line="259" w:lineRule="auto"/>
              <w:ind w:left="19" w:right="0" w:firstLine="0"/>
              <w:jc w:val="left"/>
            </w:pPr>
            <w:r>
              <w:rPr>
                <w:sz w:val="16"/>
                <w:szCs w:val="16"/>
              </w:rPr>
              <w:t>NLD</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59" w14:textId="77777777" w:rsidR="0044110D" w:rsidRDefault="00000000">
            <w:pPr>
              <w:spacing w:after="0" w:line="259" w:lineRule="auto"/>
              <w:ind w:left="0" w:right="0" w:firstLine="0"/>
              <w:jc w:val="left"/>
            </w:pPr>
            <w:r>
              <w:rPr>
                <w:sz w:val="16"/>
                <w:szCs w:val="16"/>
              </w:rPr>
              <w:t>Netherlands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5A"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B" w14:textId="77777777" w:rsidR="0044110D" w:rsidRDefault="00000000">
            <w:pPr>
              <w:spacing w:after="0" w:line="259" w:lineRule="auto"/>
              <w:ind w:left="0" w:right="24" w:firstLine="0"/>
              <w:jc w:val="center"/>
            </w:pPr>
            <w:r>
              <w:rPr>
                <w:sz w:val="16"/>
                <w:szCs w:val="16"/>
              </w:rPr>
              <w:t>727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C" w14:textId="77777777" w:rsidR="0044110D" w:rsidRDefault="00000000">
            <w:pPr>
              <w:spacing w:after="0" w:line="259" w:lineRule="auto"/>
              <w:ind w:left="0" w:right="24" w:firstLine="0"/>
              <w:jc w:val="center"/>
            </w:pPr>
            <w:r>
              <w:rPr>
                <w:sz w:val="16"/>
                <w:szCs w:val="16"/>
              </w:rPr>
              <w:t>0.73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D" w14:textId="77777777" w:rsidR="0044110D" w:rsidRDefault="00000000">
            <w:pPr>
              <w:spacing w:after="0" w:line="259" w:lineRule="auto"/>
              <w:ind w:left="0" w:right="24" w:firstLine="0"/>
              <w:jc w:val="center"/>
            </w:pPr>
            <w:r>
              <w:rPr>
                <w:sz w:val="16"/>
                <w:szCs w:val="16"/>
              </w:rPr>
              <w:t>0.75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E" w14:textId="77777777" w:rsidR="0044110D" w:rsidRDefault="00000000">
            <w:pPr>
              <w:spacing w:after="0" w:line="259" w:lineRule="auto"/>
              <w:ind w:left="0" w:right="24" w:firstLine="0"/>
              <w:jc w:val="center"/>
            </w:pPr>
            <w:r>
              <w:rPr>
                <w:sz w:val="16"/>
                <w:szCs w:val="16"/>
              </w:rPr>
              <w:t>0.70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5F" w14:textId="77777777" w:rsidR="0044110D" w:rsidRDefault="00000000">
            <w:pPr>
              <w:spacing w:after="0" w:line="259" w:lineRule="auto"/>
              <w:ind w:left="0" w:right="24" w:firstLine="0"/>
              <w:jc w:val="center"/>
            </w:pPr>
            <w:r>
              <w:rPr>
                <w:sz w:val="16"/>
                <w:szCs w:val="16"/>
              </w:rPr>
              <w:t>0.27</w:t>
            </w:r>
          </w:p>
        </w:tc>
      </w:tr>
      <w:tr w:rsidR="0044110D" w14:paraId="1CB5666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661" w14:textId="77777777" w:rsidR="0044110D" w:rsidRDefault="00000000">
            <w:pPr>
              <w:spacing w:after="0" w:line="259" w:lineRule="auto"/>
              <w:ind w:left="15" w:right="0" w:firstLine="0"/>
              <w:jc w:val="left"/>
            </w:pPr>
            <w:r>
              <w:rPr>
                <w:sz w:val="16"/>
                <w:szCs w:val="16"/>
              </w:rPr>
              <w:t>NOR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62" w14:textId="77777777" w:rsidR="0044110D" w:rsidRDefault="00000000">
            <w:pPr>
              <w:spacing w:after="0" w:line="259" w:lineRule="auto"/>
              <w:ind w:left="0" w:right="0" w:firstLine="0"/>
              <w:jc w:val="left"/>
            </w:pPr>
            <w:r>
              <w:rPr>
                <w:sz w:val="16"/>
                <w:szCs w:val="16"/>
              </w:rPr>
              <w:t>Norway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63"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4" w14:textId="77777777" w:rsidR="0044110D" w:rsidRDefault="00000000">
            <w:pPr>
              <w:spacing w:after="0" w:line="259" w:lineRule="auto"/>
              <w:ind w:left="0" w:right="24" w:firstLine="0"/>
              <w:jc w:val="center"/>
            </w:pPr>
            <w:r>
              <w:rPr>
                <w:sz w:val="16"/>
                <w:szCs w:val="16"/>
              </w:rPr>
              <w:t>809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5" w14:textId="77777777" w:rsidR="0044110D" w:rsidRDefault="00000000">
            <w:pPr>
              <w:spacing w:after="0" w:line="259" w:lineRule="auto"/>
              <w:ind w:left="0" w:right="24"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6" w14:textId="77777777" w:rsidR="0044110D" w:rsidRDefault="00000000">
            <w:pPr>
              <w:spacing w:after="0" w:line="259" w:lineRule="auto"/>
              <w:ind w:left="0" w:right="24" w:firstLine="0"/>
              <w:jc w:val="center"/>
            </w:pPr>
            <w:r>
              <w:rPr>
                <w:sz w:val="16"/>
                <w:szCs w:val="16"/>
              </w:rPr>
              <w:t>0.67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7" w14:textId="77777777" w:rsidR="0044110D" w:rsidRDefault="00000000">
            <w:pPr>
              <w:spacing w:after="0" w:line="259" w:lineRule="auto"/>
              <w:ind w:left="0" w:right="24"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8" w14:textId="77777777" w:rsidR="0044110D" w:rsidRDefault="00000000">
            <w:pPr>
              <w:spacing w:after="0" w:line="259" w:lineRule="auto"/>
              <w:ind w:left="0" w:right="24" w:firstLine="0"/>
              <w:jc w:val="center"/>
            </w:pPr>
            <w:r>
              <w:rPr>
                <w:sz w:val="16"/>
                <w:szCs w:val="16"/>
              </w:rPr>
              <w:t>0.28</w:t>
            </w:r>
          </w:p>
        </w:tc>
      </w:tr>
      <w:tr w:rsidR="0044110D" w14:paraId="1CB5667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66A" w14:textId="77777777" w:rsidR="0044110D" w:rsidRDefault="00000000">
            <w:pPr>
              <w:spacing w:after="0" w:line="259" w:lineRule="auto"/>
              <w:ind w:left="32" w:right="0" w:firstLine="0"/>
              <w:jc w:val="left"/>
            </w:pPr>
            <w:r>
              <w:rPr>
                <w:sz w:val="16"/>
                <w:szCs w:val="16"/>
              </w:rPr>
              <w:t>NPL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6B" w14:textId="77777777" w:rsidR="0044110D" w:rsidRDefault="00000000">
            <w:pPr>
              <w:spacing w:after="0" w:line="259" w:lineRule="auto"/>
              <w:ind w:left="0" w:right="0" w:firstLine="0"/>
              <w:jc w:val="left"/>
            </w:pPr>
            <w:r>
              <w:rPr>
                <w:sz w:val="16"/>
                <w:szCs w:val="16"/>
              </w:rPr>
              <w:t>Nepal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6C"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D" w14:textId="77777777" w:rsidR="0044110D" w:rsidRDefault="00000000">
            <w:pPr>
              <w:spacing w:after="0" w:line="259" w:lineRule="auto"/>
              <w:ind w:left="0" w:right="24" w:firstLine="0"/>
              <w:jc w:val="center"/>
            </w:pPr>
            <w:r>
              <w:rPr>
                <w:sz w:val="16"/>
                <w:szCs w:val="16"/>
              </w:rPr>
              <w:t>3799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E" w14:textId="77777777" w:rsidR="0044110D" w:rsidRDefault="00000000">
            <w:pPr>
              <w:spacing w:after="0" w:line="259" w:lineRule="auto"/>
              <w:ind w:left="0" w:right="24"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6F" w14:textId="77777777" w:rsidR="0044110D" w:rsidRDefault="00000000">
            <w:pPr>
              <w:spacing w:after="0" w:line="259" w:lineRule="auto"/>
              <w:ind w:left="0" w:right="24" w:firstLine="0"/>
              <w:jc w:val="center"/>
            </w:pPr>
            <w:r>
              <w:rPr>
                <w:sz w:val="16"/>
                <w:szCs w:val="16"/>
              </w:rPr>
              <w:t>0.39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0" w14:textId="77777777" w:rsidR="0044110D" w:rsidRDefault="00000000">
            <w:pPr>
              <w:spacing w:after="0" w:line="259" w:lineRule="auto"/>
              <w:ind w:left="0" w:right="24" w:firstLine="0"/>
              <w:jc w:val="center"/>
            </w:pPr>
            <w:r>
              <w:rPr>
                <w:sz w:val="16"/>
                <w:szCs w:val="16"/>
              </w:rPr>
              <w:t>0.45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1" w14:textId="77777777" w:rsidR="0044110D" w:rsidRDefault="00000000">
            <w:pPr>
              <w:spacing w:after="0" w:line="259" w:lineRule="auto"/>
              <w:ind w:left="0" w:right="24" w:firstLine="0"/>
              <w:jc w:val="center"/>
            </w:pPr>
            <w:r>
              <w:rPr>
                <w:sz w:val="16"/>
                <w:szCs w:val="16"/>
              </w:rPr>
              <w:t>0.43</w:t>
            </w:r>
          </w:p>
        </w:tc>
      </w:tr>
      <w:tr w:rsidR="0044110D" w14:paraId="1CB5667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673" w14:textId="77777777" w:rsidR="0044110D" w:rsidRDefault="00000000">
            <w:pPr>
              <w:spacing w:after="0" w:line="259" w:lineRule="auto"/>
              <w:ind w:left="28" w:right="0" w:firstLine="0"/>
              <w:jc w:val="left"/>
            </w:pPr>
            <w:r>
              <w:rPr>
                <w:sz w:val="16"/>
                <w:szCs w:val="16"/>
              </w:rPr>
              <w:t>NZL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74" w14:textId="77777777" w:rsidR="0044110D" w:rsidRDefault="00000000">
            <w:pPr>
              <w:spacing w:after="0" w:line="259" w:lineRule="auto"/>
              <w:ind w:left="0" w:right="0" w:firstLine="0"/>
              <w:jc w:val="left"/>
            </w:pPr>
            <w:r>
              <w:rPr>
                <w:sz w:val="16"/>
                <w:szCs w:val="16"/>
              </w:rPr>
              <w:t>New Zealand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75"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6" w14:textId="77777777" w:rsidR="0044110D" w:rsidRDefault="00000000">
            <w:pPr>
              <w:spacing w:after="0" w:line="259" w:lineRule="auto"/>
              <w:ind w:left="0" w:right="24" w:firstLine="0"/>
              <w:jc w:val="center"/>
            </w:pPr>
            <w:r>
              <w:rPr>
                <w:sz w:val="16"/>
                <w:szCs w:val="16"/>
              </w:rPr>
              <w:t>116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7" w14:textId="77777777" w:rsidR="0044110D" w:rsidRDefault="00000000">
            <w:pPr>
              <w:spacing w:after="0" w:line="259" w:lineRule="auto"/>
              <w:ind w:left="0" w:right="24" w:firstLine="0"/>
              <w:jc w:val="center"/>
            </w:pPr>
            <w:r>
              <w:rPr>
                <w:sz w:val="16"/>
                <w:szCs w:val="16"/>
              </w:rPr>
              <w:t>0.67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8" w14:textId="77777777" w:rsidR="0044110D" w:rsidRDefault="00000000">
            <w:pPr>
              <w:spacing w:after="0" w:line="259" w:lineRule="auto"/>
              <w:ind w:left="0" w:right="24" w:firstLine="0"/>
              <w:jc w:val="center"/>
            </w:pPr>
            <w:r>
              <w:rPr>
                <w:sz w:val="16"/>
                <w:szCs w:val="16"/>
              </w:rPr>
              <w:t>0.81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9" w14:textId="77777777" w:rsidR="0044110D" w:rsidRDefault="00000000">
            <w:pPr>
              <w:spacing w:after="0" w:line="259" w:lineRule="auto"/>
              <w:ind w:left="0" w:right="24" w:firstLine="0"/>
              <w:jc w:val="center"/>
            </w:pPr>
            <w:r>
              <w:rPr>
                <w:sz w:val="16"/>
                <w:szCs w:val="16"/>
              </w:rPr>
              <w:t>0.66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A" w14:textId="77777777" w:rsidR="0044110D" w:rsidRDefault="00000000">
            <w:pPr>
              <w:spacing w:after="0" w:line="259" w:lineRule="auto"/>
              <w:ind w:left="0" w:right="24" w:firstLine="0"/>
              <w:jc w:val="center"/>
            </w:pPr>
            <w:r>
              <w:rPr>
                <w:sz w:val="16"/>
                <w:szCs w:val="16"/>
              </w:rPr>
              <w:t>0.28</w:t>
            </w:r>
          </w:p>
        </w:tc>
      </w:tr>
      <w:tr w:rsidR="0044110D" w14:paraId="1CB56684"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1" w:type="dxa"/>
              <w:bottom w:w="80" w:type="dxa"/>
              <w:right w:w="80" w:type="dxa"/>
            </w:tcMar>
          </w:tcPr>
          <w:p w14:paraId="1CB5667C" w14:textId="77777777" w:rsidR="0044110D" w:rsidRDefault="00000000">
            <w:pPr>
              <w:spacing w:after="0" w:line="259" w:lineRule="auto"/>
              <w:ind w:left="31" w:right="0" w:firstLine="0"/>
              <w:jc w:val="left"/>
            </w:pPr>
            <w:r>
              <w:rPr>
                <w:sz w:val="16"/>
                <w:szCs w:val="16"/>
              </w:rPr>
              <w:t>PAK</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7D" w14:textId="77777777" w:rsidR="0044110D" w:rsidRDefault="00000000">
            <w:pPr>
              <w:spacing w:after="0" w:line="259" w:lineRule="auto"/>
              <w:ind w:left="0" w:right="0" w:firstLine="0"/>
              <w:jc w:val="left"/>
            </w:pPr>
            <w:r>
              <w:rPr>
                <w:sz w:val="16"/>
                <w:szCs w:val="16"/>
              </w:rPr>
              <w:t>Pakistan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7E" w14:textId="77777777" w:rsidR="0044110D" w:rsidRDefault="00000000">
            <w:pPr>
              <w:spacing w:after="0" w:line="259" w:lineRule="auto"/>
              <w:ind w:left="0" w:right="0" w:firstLine="0"/>
              <w:jc w:val="left"/>
            </w:pPr>
            <w:r>
              <w:rPr>
                <w:sz w:val="16"/>
                <w:szCs w:val="16"/>
              </w:rPr>
              <w:t>South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7F" w14:textId="77777777" w:rsidR="0044110D" w:rsidRDefault="00000000">
            <w:pPr>
              <w:spacing w:after="0" w:line="259" w:lineRule="auto"/>
              <w:ind w:left="0" w:right="24" w:firstLine="0"/>
              <w:jc w:val="center"/>
            </w:pPr>
            <w:r>
              <w:rPr>
                <w:sz w:val="16"/>
                <w:szCs w:val="16"/>
              </w:rPr>
              <w:t>4504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0" w14:textId="77777777" w:rsidR="0044110D" w:rsidRDefault="00000000">
            <w:pPr>
              <w:spacing w:after="0" w:line="259" w:lineRule="auto"/>
              <w:ind w:left="0" w:right="24" w:firstLine="0"/>
              <w:jc w:val="center"/>
            </w:pPr>
            <w:r>
              <w:rPr>
                <w:sz w:val="16"/>
                <w:szCs w:val="16"/>
              </w:rPr>
              <w:t>0.45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1" w14:textId="77777777" w:rsidR="0044110D" w:rsidRDefault="00000000">
            <w:pPr>
              <w:spacing w:after="0" w:line="259" w:lineRule="auto"/>
              <w:ind w:left="0" w:right="24" w:firstLine="0"/>
              <w:jc w:val="center"/>
            </w:pPr>
            <w:r>
              <w:rPr>
                <w:sz w:val="16"/>
                <w:szCs w:val="16"/>
              </w:rPr>
              <w:t>0.43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2" w14:textId="77777777" w:rsidR="0044110D" w:rsidRDefault="00000000">
            <w:pPr>
              <w:spacing w:after="0" w:line="259" w:lineRule="auto"/>
              <w:ind w:left="0" w:right="24"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3" w14:textId="77777777" w:rsidR="0044110D" w:rsidRDefault="00000000">
            <w:pPr>
              <w:spacing w:after="0" w:line="259" w:lineRule="auto"/>
              <w:ind w:left="0" w:right="24" w:firstLine="0"/>
              <w:jc w:val="center"/>
            </w:pPr>
            <w:r>
              <w:rPr>
                <w:sz w:val="16"/>
                <w:szCs w:val="16"/>
              </w:rPr>
              <w:t>0.43</w:t>
            </w:r>
          </w:p>
        </w:tc>
      </w:tr>
      <w:tr w:rsidR="0044110D" w14:paraId="1CB5668D"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1" w:type="dxa"/>
              <w:bottom w:w="80" w:type="dxa"/>
              <w:right w:w="80" w:type="dxa"/>
            </w:tcMar>
          </w:tcPr>
          <w:p w14:paraId="1CB56685" w14:textId="77777777" w:rsidR="0044110D" w:rsidRDefault="00000000">
            <w:pPr>
              <w:spacing w:after="0" w:line="259" w:lineRule="auto"/>
              <w:ind w:left="31" w:right="0" w:firstLine="0"/>
              <w:jc w:val="left"/>
            </w:pPr>
            <w:r>
              <w:rPr>
                <w:sz w:val="16"/>
                <w:szCs w:val="16"/>
              </w:rPr>
              <w:t>PAN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86" w14:textId="77777777" w:rsidR="0044110D" w:rsidRDefault="00000000">
            <w:pPr>
              <w:spacing w:after="0" w:line="259" w:lineRule="auto"/>
              <w:ind w:left="0" w:right="0" w:firstLine="0"/>
              <w:jc w:val="left"/>
            </w:pPr>
            <w:r>
              <w:rPr>
                <w:sz w:val="16"/>
                <w:szCs w:val="16"/>
              </w:rPr>
              <w:t>Panama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87"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8" w14:textId="77777777" w:rsidR="0044110D" w:rsidRDefault="00000000">
            <w:pPr>
              <w:spacing w:after="0" w:line="259" w:lineRule="auto"/>
              <w:ind w:left="0" w:right="24" w:firstLine="0"/>
              <w:jc w:val="center"/>
            </w:pPr>
            <w:r>
              <w:rPr>
                <w:sz w:val="16"/>
                <w:szCs w:val="16"/>
              </w:rPr>
              <w:t>2545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9" w14:textId="77777777" w:rsidR="0044110D" w:rsidRDefault="00000000">
            <w:pPr>
              <w:spacing w:after="0" w:line="259" w:lineRule="auto"/>
              <w:ind w:left="0" w:right="24" w:firstLine="0"/>
              <w:jc w:val="center"/>
            </w:pPr>
            <w:r>
              <w:rPr>
                <w:sz w:val="16"/>
                <w:szCs w:val="16"/>
              </w:rPr>
              <w:t>0.55</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A" w14:textId="77777777" w:rsidR="0044110D" w:rsidRDefault="00000000">
            <w:pPr>
              <w:spacing w:after="0" w:line="259" w:lineRule="auto"/>
              <w:ind w:left="0" w:right="24" w:firstLine="0"/>
              <w:jc w:val="center"/>
            </w:pPr>
            <w:r>
              <w:rPr>
                <w:sz w:val="16"/>
                <w:szCs w:val="16"/>
              </w:rPr>
              <w:t>0.51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B" w14:textId="77777777" w:rsidR="0044110D" w:rsidRDefault="00000000">
            <w:pPr>
              <w:spacing w:after="0" w:line="259" w:lineRule="auto"/>
              <w:ind w:left="0" w:right="24" w:firstLine="0"/>
              <w:jc w:val="center"/>
            </w:pPr>
            <w:r>
              <w:rPr>
                <w:sz w:val="16"/>
                <w:szCs w:val="16"/>
              </w:rPr>
              <w:t>0.60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8C" w14:textId="77777777" w:rsidR="0044110D" w:rsidRDefault="00000000">
            <w:pPr>
              <w:spacing w:after="0" w:line="259" w:lineRule="auto"/>
              <w:ind w:left="0" w:right="24" w:firstLine="0"/>
              <w:jc w:val="center"/>
            </w:pPr>
            <w:r>
              <w:rPr>
                <w:sz w:val="16"/>
                <w:szCs w:val="16"/>
              </w:rPr>
              <w:t>0.46</w:t>
            </w:r>
          </w:p>
        </w:tc>
      </w:tr>
      <w:tr w:rsidR="0044110D" w14:paraId="1CB56696"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7" w:type="dxa"/>
              <w:bottom w:w="80" w:type="dxa"/>
              <w:right w:w="80" w:type="dxa"/>
            </w:tcMar>
          </w:tcPr>
          <w:p w14:paraId="1CB5668E" w14:textId="77777777" w:rsidR="0044110D" w:rsidRDefault="00000000">
            <w:pPr>
              <w:spacing w:after="0" w:line="259" w:lineRule="auto"/>
              <w:ind w:left="37" w:right="0" w:firstLine="0"/>
              <w:jc w:val="left"/>
            </w:pPr>
            <w:r>
              <w:rPr>
                <w:sz w:val="16"/>
                <w:szCs w:val="16"/>
              </w:rPr>
              <w:t>PER</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8F" w14:textId="77777777" w:rsidR="0044110D" w:rsidRDefault="00000000">
            <w:pPr>
              <w:spacing w:after="0" w:line="259" w:lineRule="auto"/>
              <w:ind w:left="0" w:right="0" w:firstLine="0"/>
              <w:jc w:val="left"/>
            </w:pPr>
            <w:r>
              <w:rPr>
                <w:sz w:val="16"/>
                <w:szCs w:val="16"/>
              </w:rPr>
              <w:t>Peru</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90"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1" w14:textId="77777777" w:rsidR="0044110D" w:rsidRDefault="00000000">
            <w:pPr>
              <w:spacing w:after="0" w:line="259" w:lineRule="auto"/>
              <w:ind w:left="0" w:right="24" w:firstLine="0"/>
              <w:jc w:val="center"/>
            </w:pPr>
            <w:r>
              <w:rPr>
                <w:sz w:val="16"/>
                <w:szCs w:val="16"/>
              </w:rPr>
              <w:t>2334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2" w14:textId="77777777" w:rsidR="0044110D" w:rsidRDefault="00000000">
            <w:pPr>
              <w:spacing w:after="0" w:line="259" w:lineRule="auto"/>
              <w:ind w:left="0" w:right="24" w:firstLine="0"/>
              <w:jc w:val="center"/>
            </w:pPr>
            <w:r>
              <w:rPr>
                <w:sz w:val="16"/>
                <w:szCs w:val="16"/>
              </w:rPr>
              <w:t>0.64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3" w14:textId="77777777" w:rsidR="0044110D" w:rsidRDefault="00000000">
            <w:pPr>
              <w:spacing w:after="0" w:line="259" w:lineRule="auto"/>
              <w:ind w:left="0" w:right="24"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4" w14:textId="77777777" w:rsidR="0044110D" w:rsidRDefault="00000000">
            <w:pPr>
              <w:spacing w:after="0" w:line="259" w:lineRule="auto"/>
              <w:ind w:left="0" w:right="24"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5" w14:textId="77777777" w:rsidR="0044110D" w:rsidRDefault="00000000">
            <w:pPr>
              <w:spacing w:after="0" w:line="259" w:lineRule="auto"/>
              <w:ind w:left="0" w:right="24" w:firstLine="0"/>
              <w:jc w:val="center"/>
            </w:pPr>
            <w:r>
              <w:rPr>
                <w:sz w:val="16"/>
                <w:szCs w:val="16"/>
              </w:rPr>
              <w:t>0.30</w:t>
            </w:r>
          </w:p>
        </w:tc>
      </w:tr>
      <w:tr w:rsidR="0044110D" w14:paraId="1CB5669F"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697" w14:textId="77777777" w:rsidR="0044110D" w:rsidRDefault="00000000">
            <w:pPr>
              <w:spacing w:after="0" w:line="259" w:lineRule="auto"/>
              <w:ind w:left="32" w:right="0" w:firstLine="0"/>
              <w:jc w:val="left"/>
            </w:pPr>
            <w:r>
              <w:rPr>
                <w:sz w:val="16"/>
                <w:szCs w:val="16"/>
              </w:rPr>
              <w:t>PHL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98" w14:textId="77777777" w:rsidR="0044110D" w:rsidRDefault="00000000">
            <w:pPr>
              <w:spacing w:after="0" w:line="259" w:lineRule="auto"/>
              <w:ind w:left="0" w:right="0" w:firstLine="0"/>
              <w:jc w:val="left"/>
            </w:pPr>
            <w:r>
              <w:rPr>
                <w:sz w:val="16"/>
                <w:szCs w:val="16"/>
              </w:rPr>
              <w:t>Philippines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99"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A" w14:textId="77777777" w:rsidR="0044110D" w:rsidRDefault="00000000">
            <w:pPr>
              <w:spacing w:after="0" w:line="259" w:lineRule="auto"/>
              <w:ind w:left="0" w:right="24" w:firstLine="0"/>
              <w:jc w:val="center"/>
            </w:pPr>
            <w:r>
              <w:rPr>
                <w:sz w:val="16"/>
                <w:szCs w:val="16"/>
              </w:rPr>
              <w:t>8252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B" w14:textId="77777777" w:rsidR="0044110D" w:rsidRDefault="00000000">
            <w:pPr>
              <w:spacing w:after="0" w:line="259" w:lineRule="auto"/>
              <w:ind w:left="0" w:right="24" w:firstLine="0"/>
              <w:jc w:val="center"/>
            </w:pPr>
            <w:r>
              <w:rPr>
                <w:sz w:val="16"/>
                <w:szCs w:val="16"/>
              </w:rPr>
              <w:t>0.41</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C" w14:textId="77777777" w:rsidR="0044110D" w:rsidRDefault="00000000">
            <w:pPr>
              <w:spacing w:after="0" w:line="259" w:lineRule="auto"/>
              <w:ind w:left="0" w:right="24" w:firstLine="0"/>
              <w:jc w:val="center"/>
            </w:pPr>
            <w:r>
              <w:rPr>
                <w:sz w:val="16"/>
                <w:szCs w:val="16"/>
              </w:rPr>
              <w:t>0.85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D" w14:textId="77777777" w:rsidR="0044110D" w:rsidRDefault="00000000">
            <w:pPr>
              <w:spacing w:after="0" w:line="259" w:lineRule="auto"/>
              <w:ind w:left="0" w:right="24"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9E" w14:textId="77777777" w:rsidR="0044110D" w:rsidRDefault="00000000">
            <w:pPr>
              <w:spacing w:after="0" w:line="259" w:lineRule="auto"/>
              <w:ind w:left="0" w:right="24" w:firstLine="0"/>
              <w:jc w:val="center"/>
            </w:pPr>
            <w:r>
              <w:rPr>
                <w:sz w:val="16"/>
                <w:szCs w:val="16"/>
              </w:rPr>
              <w:t>0.65</w:t>
            </w:r>
          </w:p>
        </w:tc>
      </w:tr>
      <w:tr w:rsidR="0044110D" w14:paraId="1CB566A8"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6A0" w14:textId="77777777" w:rsidR="0044110D" w:rsidRDefault="00000000">
            <w:pPr>
              <w:spacing w:after="0" w:line="259" w:lineRule="auto"/>
              <w:ind w:left="24" w:right="0" w:firstLine="0"/>
              <w:jc w:val="left"/>
            </w:pPr>
            <w:r>
              <w:rPr>
                <w:sz w:val="16"/>
                <w:szCs w:val="16"/>
              </w:rPr>
              <w:t>PNG</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A1" w14:textId="77777777" w:rsidR="0044110D" w:rsidRDefault="00000000">
            <w:pPr>
              <w:spacing w:after="0" w:line="259" w:lineRule="auto"/>
              <w:ind w:left="0" w:right="0" w:firstLine="0"/>
              <w:jc w:val="left"/>
            </w:pPr>
            <w:r>
              <w:rPr>
                <w:sz w:val="16"/>
                <w:szCs w:val="16"/>
              </w:rPr>
              <w:t>Papua New Guinea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A2"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3" w14:textId="77777777" w:rsidR="0044110D" w:rsidRDefault="00000000">
            <w:pPr>
              <w:spacing w:after="0" w:line="259" w:lineRule="auto"/>
              <w:ind w:left="0" w:right="24" w:firstLine="0"/>
              <w:jc w:val="center"/>
            </w:pPr>
            <w:r>
              <w:rPr>
                <w:sz w:val="16"/>
                <w:szCs w:val="16"/>
              </w:rPr>
              <w:t>622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4" w14:textId="77777777" w:rsidR="0044110D" w:rsidRDefault="00000000">
            <w:pPr>
              <w:spacing w:after="0" w:line="259" w:lineRule="auto"/>
              <w:ind w:left="0" w:right="24" w:firstLine="0"/>
              <w:jc w:val="center"/>
            </w:pPr>
            <w:r>
              <w:rPr>
                <w:sz w:val="16"/>
                <w:szCs w:val="16"/>
              </w:rPr>
              <w:t>0.42</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5" w14:textId="77777777" w:rsidR="0044110D" w:rsidRDefault="00000000">
            <w:pPr>
              <w:spacing w:after="0" w:line="259" w:lineRule="auto"/>
              <w:ind w:left="0" w:right="24" w:firstLine="0"/>
              <w:jc w:val="center"/>
            </w:pPr>
            <w:r>
              <w:rPr>
                <w:sz w:val="16"/>
                <w:szCs w:val="16"/>
              </w:rPr>
              <w:t>0.63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6" w14:textId="77777777" w:rsidR="0044110D" w:rsidRDefault="00000000">
            <w:pPr>
              <w:spacing w:after="0" w:line="259" w:lineRule="auto"/>
              <w:ind w:left="0" w:right="24" w:firstLine="0"/>
              <w:jc w:val="center"/>
            </w:pPr>
            <w:r>
              <w:rPr>
                <w:sz w:val="16"/>
                <w:szCs w:val="16"/>
              </w:rPr>
              <w:t>0.42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7" w14:textId="77777777" w:rsidR="0044110D" w:rsidRDefault="00000000">
            <w:pPr>
              <w:spacing w:after="0" w:line="259" w:lineRule="auto"/>
              <w:ind w:left="0" w:right="24" w:firstLine="0"/>
              <w:jc w:val="center"/>
            </w:pPr>
            <w:r>
              <w:rPr>
                <w:sz w:val="16"/>
                <w:szCs w:val="16"/>
              </w:rPr>
              <w:t>0.66</w:t>
            </w:r>
          </w:p>
        </w:tc>
      </w:tr>
      <w:tr w:rsidR="0044110D" w14:paraId="1CB566B1"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6A9" w14:textId="77777777" w:rsidR="0044110D" w:rsidRDefault="00000000">
            <w:pPr>
              <w:spacing w:after="0" w:line="259" w:lineRule="auto"/>
              <w:ind w:left="32" w:right="0" w:firstLine="0"/>
              <w:jc w:val="left"/>
            </w:pPr>
            <w:r>
              <w:rPr>
                <w:sz w:val="16"/>
                <w:szCs w:val="16"/>
              </w:rPr>
              <w:t>POL</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AA" w14:textId="77777777" w:rsidR="0044110D" w:rsidRDefault="00000000">
            <w:pPr>
              <w:spacing w:after="0" w:line="259" w:lineRule="auto"/>
              <w:ind w:left="0" w:right="0" w:firstLine="0"/>
              <w:jc w:val="left"/>
            </w:pPr>
            <w:r>
              <w:rPr>
                <w:sz w:val="16"/>
                <w:szCs w:val="16"/>
              </w:rPr>
              <w:t>Poland</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AB"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C" w14:textId="77777777" w:rsidR="0044110D" w:rsidRDefault="00000000">
            <w:pPr>
              <w:spacing w:after="0" w:line="259" w:lineRule="auto"/>
              <w:ind w:left="0" w:right="24" w:firstLine="0"/>
              <w:jc w:val="center"/>
            </w:pPr>
            <w:r>
              <w:rPr>
                <w:sz w:val="16"/>
                <w:szCs w:val="16"/>
              </w:rPr>
              <w:t>1143</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D" w14:textId="77777777" w:rsidR="0044110D" w:rsidRDefault="00000000">
            <w:pPr>
              <w:spacing w:after="0" w:line="259" w:lineRule="auto"/>
              <w:ind w:left="0" w:right="24" w:firstLine="0"/>
              <w:jc w:val="center"/>
            </w:pPr>
            <w:r>
              <w:rPr>
                <w:sz w:val="16"/>
                <w:szCs w:val="16"/>
              </w:rPr>
              <w:t>0.60</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E" w14:textId="77777777" w:rsidR="0044110D" w:rsidRDefault="00000000">
            <w:pPr>
              <w:spacing w:after="0" w:line="259" w:lineRule="auto"/>
              <w:ind w:left="0" w:right="24" w:firstLine="0"/>
              <w:jc w:val="center"/>
            </w:pPr>
            <w:r>
              <w:rPr>
                <w:sz w:val="16"/>
                <w:szCs w:val="16"/>
              </w:rPr>
              <w:t>0.65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AF" w14:textId="77777777" w:rsidR="0044110D" w:rsidRDefault="00000000">
            <w:pPr>
              <w:spacing w:after="0" w:line="259" w:lineRule="auto"/>
              <w:ind w:left="0" w:right="24" w:firstLine="0"/>
              <w:jc w:val="center"/>
            </w:pPr>
            <w:r>
              <w:rPr>
                <w:sz w:val="16"/>
                <w:szCs w:val="16"/>
              </w:rPr>
              <w:t>0.64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0" w14:textId="77777777" w:rsidR="0044110D" w:rsidRDefault="00000000">
            <w:pPr>
              <w:spacing w:after="0" w:line="259" w:lineRule="auto"/>
              <w:ind w:left="0" w:right="24" w:firstLine="0"/>
              <w:jc w:val="center"/>
            </w:pPr>
            <w:r>
              <w:rPr>
                <w:sz w:val="16"/>
                <w:szCs w:val="16"/>
              </w:rPr>
              <w:t>0.27</w:t>
            </w:r>
          </w:p>
        </w:tc>
      </w:tr>
      <w:tr w:rsidR="0044110D" w14:paraId="1CB566BA"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2" w:type="dxa"/>
              <w:bottom w:w="80" w:type="dxa"/>
              <w:right w:w="80" w:type="dxa"/>
            </w:tcMar>
          </w:tcPr>
          <w:p w14:paraId="1CB566B2" w14:textId="77777777" w:rsidR="0044110D" w:rsidRDefault="00000000">
            <w:pPr>
              <w:spacing w:after="0" w:line="259" w:lineRule="auto"/>
              <w:ind w:left="42" w:right="0" w:firstLine="0"/>
              <w:jc w:val="left"/>
            </w:pPr>
            <w:r>
              <w:rPr>
                <w:sz w:val="16"/>
                <w:szCs w:val="16"/>
              </w:rPr>
              <w:t>PRT</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B3" w14:textId="77777777" w:rsidR="0044110D" w:rsidRDefault="00000000">
            <w:pPr>
              <w:spacing w:after="0" w:line="259" w:lineRule="auto"/>
              <w:ind w:left="0" w:right="0" w:firstLine="0"/>
              <w:jc w:val="left"/>
            </w:pPr>
            <w:r>
              <w:rPr>
                <w:sz w:val="16"/>
                <w:szCs w:val="16"/>
              </w:rPr>
              <w:t>Portugal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B4"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5" w14:textId="77777777" w:rsidR="0044110D" w:rsidRDefault="00000000">
            <w:pPr>
              <w:spacing w:after="0" w:line="259" w:lineRule="auto"/>
              <w:ind w:left="0" w:right="24" w:firstLine="0"/>
              <w:jc w:val="center"/>
            </w:pPr>
            <w:r>
              <w:rPr>
                <w:sz w:val="16"/>
                <w:szCs w:val="16"/>
              </w:rPr>
              <w:t>726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6" w14:textId="77777777" w:rsidR="0044110D" w:rsidRDefault="00000000">
            <w:pPr>
              <w:spacing w:after="0" w:line="259" w:lineRule="auto"/>
              <w:ind w:left="0" w:right="24" w:firstLine="0"/>
              <w:jc w:val="center"/>
            </w:pPr>
            <w:r>
              <w:rPr>
                <w:sz w:val="16"/>
                <w:szCs w:val="16"/>
              </w:rPr>
              <w:t>0.77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7" w14:textId="77777777" w:rsidR="0044110D" w:rsidRDefault="00000000">
            <w:pPr>
              <w:spacing w:after="0" w:line="259" w:lineRule="auto"/>
              <w:ind w:left="0" w:right="24" w:firstLine="0"/>
              <w:jc w:val="center"/>
            </w:pPr>
            <w:r>
              <w:rPr>
                <w:sz w:val="16"/>
                <w:szCs w:val="16"/>
              </w:rPr>
              <w:t>0.52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8" w14:textId="77777777" w:rsidR="0044110D" w:rsidRDefault="00000000">
            <w:pPr>
              <w:spacing w:after="0" w:line="259" w:lineRule="auto"/>
              <w:ind w:left="0" w:right="24" w:firstLine="0"/>
              <w:jc w:val="center"/>
            </w:pPr>
            <w:r>
              <w:rPr>
                <w:sz w:val="16"/>
                <w:szCs w:val="16"/>
              </w:rPr>
              <w:t>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9" w14:textId="77777777" w:rsidR="0044110D" w:rsidRDefault="00000000">
            <w:pPr>
              <w:spacing w:after="0" w:line="259" w:lineRule="auto"/>
              <w:ind w:left="0" w:right="24" w:firstLine="0"/>
              <w:jc w:val="center"/>
            </w:pPr>
            <w:r>
              <w:rPr>
                <w:sz w:val="16"/>
                <w:szCs w:val="16"/>
              </w:rPr>
              <w:t>0.16</w:t>
            </w:r>
          </w:p>
        </w:tc>
      </w:tr>
      <w:tr w:rsidR="0044110D" w14:paraId="1CB566C3"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3" w:type="dxa"/>
              <w:bottom w:w="80" w:type="dxa"/>
              <w:right w:w="80" w:type="dxa"/>
            </w:tcMar>
          </w:tcPr>
          <w:p w14:paraId="1CB566BB" w14:textId="77777777" w:rsidR="0044110D" w:rsidRDefault="00000000">
            <w:pPr>
              <w:spacing w:after="0" w:line="259" w:lineRule="auto"/>
              <w:ind w:left="33" w:right="0" w:firstLine="0"/>
              <w:jc w:val="left"/>
            </w:pPr>
            <w:r>
              <w:rPr>
                <w:sz w:val="16"/>
                <w:szCs w:val="16"/>
              </w:rPr>
              <w:t>PRY</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BC" w14:textId="77777777" w:rsidR="0044110D" w:rsidRDefault="00000000">
            <w:pPr>
              <w:spacing w:after="0" w:line="259" w:lineRule="auto"/>
              <w:ind w:left="0" w:right="0" w:firstLine="0"/>
              <w:jc w:val="left"/>
            </w:pPr>
            <w:r>
              <w:rPr>
                <w:sz w:val="16"/>
                <w:szCs w:val="16"/>
              </w:rPr>
              <w:t>Paraguay</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BD"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E" w14:textId="77777777" w:rsidR="0044110D" w:rsidRDefault="00000000">
            <w:pPr>
              <w:spacing w:after="0" w:line="259" w:lineRule="auto"/>
              <w:ind w:left="0" w:right="24" w:firstLine="0"/>
              <w:jc w:val="center"/>
            </w:pPr>
            <w:r>
              <w:rPr>
                <w:sz w:val="16"/>
                <w:szCs w:val="16"/>
              </w:rPr>
              <w:t>2108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BF" w14:textId="77777777" w:rsidR="0044110D" w:rsidRDefault="00000000">
            <w:pPr>
              <w:spacing w:after="0" w:line="259" w:lineRule="auto"/>
              <w:ind w:left="0" w:right="24" w:firstLine="0"/>
              <w:jc w:val="center"/>
            </w:pPr>
            <w:r>
              <w:rPr>
                <w:sz w:val="16"/>
                <w:szCs w:val="16"/>
              </w:rPr>
              <w:t>0.59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0" w14:textId="77777777" w:rsidR="0044110D" w:rsidRDefault="00000000">
            <w:pPr>
              <w:spacing w:after="0" w:line="259" w:lineRule="auto"/>
              <w:ind w:left="0" w:right="24"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1" w14:textId="77777777" w:rsidR="0044110D" w:rsidRDefault="00000000">
            <w:pPr>
              <w:spacing w:after="0" w:line="259" w:lineRule="auto"/>
              <w:ind w:left="0" w:right="24"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2" w14:textId="77777777" w:rsidR="0044110D" w:rsidRDefault="00000000">
            <w:pPr>
              <w:spacing w:after="0" w:line="259" w:lineRule="auto"/>
              <w:ind w:left="0" w:right="24" w:firstLine="0"/>
              <w:jc w:val="center"/>
            </w:pPr>
            <w:r>
              <w:rPr>
                <w:sz w:val="16"/>
                <w:szCs w:val="16"/>
              </w:rPr>
              <w:t>0.26</w:t>
            </w:r>
          </w:p>
        </w:tc>
      </w:tr>
      <w:tr w:rsidR="0044110D" w14:paraId="1CB566CC"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6C4" w14:textId="77777777" w:rsidR="0044110D" w:rsidRDefault="00000000">
            <w:pPr>
              <w:spacing w:after="0" w:line="259" w:lineRule="auto"/>
              <w:ind w:left="46" w:right="0" w:firstLine="0"/>
              <w:jc w:val="left"/>
            </w:pPr>
            <w:r>
              <w:rPr>
                <w:sz w:val="16"/>
                <w:szCs w:val="16"/>
              </w:rPr>
              <w:t>PSE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C5" w14:textId="77777777" w:rsidR="0044110D" w:rsidRDefault="00000000">
            <w:pPr>
              <w:spacing w:after="0" w:line="259" w:lineRule="auto"/>
              <w:ind w:left="0" w:right="0" w:firstLine="0"/>
              <w:jc w:val="left"/>
            </w:pPr>
            <w:r>
              <w:rPr>
                <w:sz w:val="16"/>
                <w:szCs w:val="16"/>
              </w:rPr>
              <w:t>Palestine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C6" w14:textId="77777777" w:rsidR="0044110D" w:rsidRDefault="00000000">
            <w:pPr>
              <w:spacing w:after="0" w:line="259" w:lineRule="auto"/>
              <w:ind w:left="0" w:right="0" w:firstLine="0"/>
              <w:jc w:val="left"/>
            </w:pPr>
            <w:r>
              <w:rPr>
                <w:sz w:val="16"/>
                <w:szCs w:val="16"/>
              </w:rPr>
              <w:t>Middle East North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7" w14:textId="77777777" w:rsidR="0044110D" w:rsidRDefault="00000000">
            <w:pPr>
              <w:spacing w:after="0" w:line="259" w:lineRule="auto"/>
              <w:ind w:left="0" w:right="24" w:firstLine="0"/>
              <w:jc w:val="center"/>
            </w:pPr>
            <w:r>
              <w:rPr>
                <w:sz w:val="16"/>
                <w:szCs w:val="16"/>
              </w:rPr>
              <w:t>1071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8" w14:textId="77777777" w:rsidR="0044110D" w:rsidRDefault="00000000">
            <w:pPr>
              <w:spacing w:after="0" w:line="259" w:lineRule="auto"/>
              <w:ind w:left="0" w:right="24" w:firstLine="0"/>
              <w:jc w:val="center"/>
            </w:pPr>
            <w:r>
              <w:rPr>
                <w:sz w:val="16"/>
                <w:szCs w:val="16"/>
              </w:rPr>
              <w:t>0.53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9" w14:textId="77777777" w:rsidR="0044110D" w:rsidRDefault="00000000">
            <w:pPr>
              <w:spacing w:after="0" w:line="259" w:lineRule="auto"/>
              <w:ind w:left="0" w:right="24" w:firstLine="0"/>
              <w:jc w:val="center"/>
            </w:pPr>
            <w:r>
              <w:rPr>
                <w:sz w:val="16"/>
                <w:szCs w:val="16"/>
              </w:rPr>
              <w:t>0.62</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A" w14:textId="77777777" w:rsidR="0044110D" w:rsidRDefault="00000000">
            <w:pPr>
              <w:spacing w:after="0" w:line="259" w:lineRule="auto"/>
              <w:ind w:left="0" w:right="24" w:firstLine="0"/>
              <w:jc w:val="center"/>
            </w:pPr>
            <w:r>
              <w:rPr>
                <w:sz w:val="16"/>
                <w:szCs w:val="16"/>
              </w:rPr>
              <w:t>0.54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CB" w14:textId="77777777" w:rsidR="0044110D" w:rsidRDefault="00000000">
            <w:pPr>
              <w:spacing w:after="0" w:line="259" w:lineRule="auto"/>
              <w:ind w:left="0" w:right="24" w:firstLine="0"/>
              <w:jc w:val="center"/>
            </w:pPr>
            <w:r>
              <w:rPr>
                <w:sz w:val="16"/>
                <w:szCs w:val="16"/>
              </w:rPr>
              <w:t>0.47</w:t>
            </w:r>
          </w:p>
        </w:tc>
      </w:tr>
      <w:tr w:rsidR="0044110D" w14:paraId="1CB566D5"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8" w:type="dxa"/>
              <w:bottom w:w="80" w:type="dxa"/>
              <w:right w:w="80" w:type="dxa"/>
            </w:tcMar>
          </w:tcPr>
          <w:p w14:paraId="1CB566CD" w14:textId="77777777" w:rsidR="0044110D" w:rsidRDefault="00000000">
            <w:pPr>
              <w:spacing w:after="0" w:line="259" w:lineRule="auto"/>
              <w:ind w:left="18" w:right="0" w:firstLine="0"/>
              <w:jc w:val="left"/>
            </w:pPr>
            <w:r>
              <w:rPr>
                <w:sz w:val="16"/>
                <w:szCs w:val="16"/>
              </w:rPr>
              <w:t>ROU</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CE" w14:textId="77777777" w:rsidR="0044110D" w:rsidRDefault="00000000">
            <w:pPr>
              <w:spacing w:after="0" w:line="259" w:lineRule="auto"/>
              <w:ind w:left="0" w:right="0" w:firstLine="0"/>
              <w:jc w:val="left"/>
            </w:pPr>
            <w:r>
              <w:rPr>
                <w:sz w:val="16"/>
                <w:szCs w:val="16"/>
              </w:rPr>
              <w:t>Romania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CF"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0" w14:textId="77777777" w:rsidR="0044110D" w:rsidRDefault="00000000">
            <w:pPr>
              <w:spacing w:after="0" w:line="259" w:lineRule="auto"/>
              <w:ind w:left="0" w:right="24" w:firstLine="0"/>
              <w:jc w:val="center"/>
            </w:pPr>
            <w:r>
              <w:rPr>
                <w:sz w:val="16"/>
                <w:szCs w:val="16"/>
              </w:rPr>
              <w:t>316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1" w14:textId="77777777" w:rsidR="0044110D" w:rsidRDefault="00000000">
            <w:pPr>
              <w:spacing w:after="0" w:line="259" w:lineRule="auto"/>
              <w:ind w:left="0" w:right="24" w:firstLine="0"/>
              <w:jc w:val="center"/>
            </w:pPr>
            <w:r>
              <w:rPr>
                <w:sz w:val="16"/>
                <w:szCs w:val="16"/>
              </w:rPr>
              <w:t>0.54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2" w14:textId="77777777" w:rsidR="0044110D" w:rsidRDefault="00000000">
            <w:pPr>
              <w:spacing w:after="0" w:line="259" w:lineRule="auto"/>
              <w:ind w:left="0" w:right="24" w:firstLine="0"/>
              <w:jc w:val="center"/>
            </w:pPr>
            <w:r>
              <w:rPr>
                <w:sz w:val="16"/>
                <w:szCs w:val="16"/>
              </w:rPr>
              <w:t>0.31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3" w14:textId="77777777" w:rsidR="0044110D" w:rsidRDefault="00000000">
            <w:pPr>
              <w:spacing w:after="0" w:line="259" w:lineRule="auto"/>
              <w:ind w:left="0" w:right="24" w:firstLine="0"/>
              <w:jc w:val="center"/>
            </w:pPr>
            <w:r>
              <w:rPr>
                <w:sz w:val="16"/>
                <w:szCs w:val="16"/>
              </w:rPr>
              <w:t>0.61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4" w14:textId="77777777" w:rsidR="0044110D" w:rsidRDefault="00000000">
            <w:pPr>
              <w:spacing w:after="0" w:line="259" w:lineRule="auto"/>
              <w:ind w:left="0" w:right="24" w:firstLine="0"/>
              <w:jc w:val="center"/>
            </w:pPr>
            <w:r>
              <w:rPr>
                <w:sz w:val="16"/>
                <w:szCs w:val="16"/>
              </w:rPr>
              <w:t>0.45</w:t>
            </w:r>
          </w:p>
        </w:tc>
      </w:tr>
      <w:tr w:rsidR="0044110D" w14:paraId="1CB566DE"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1" w:type="dxa"/>
              <w:bottom w:w="80" w:type="dxa"/>
              <w:right w:w="80" w:type="dxa"/>
            </w:tcMar>
          </w:tcPr>
          <w:p w14:paraId="1CB566D6" w14:textId="77777777" w:rsidR="0044110D" w:rsidRDefault="00000000">
            <w:pPr>
              <w:spacing w:after="0" w:line="259" w:lineRule="auto"/>
              <w:ind w:left="31" w:right="0" w:firstLine="0"/>
              <w:jc w:val="left"/>
            </w:pPr>
            <w:r>
              <w:rPr>
                <w:sz w:val="16"/>
                <w:szCs w:val="16"/>
              </w:rPr>
              <w:t>RUS</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D7" w14:textId="77777777" w:rsidR="0044110D" w:rsidRDefault="00000000">
            <w:pPr>
              <w:spacing w:after="0" w:line="259" w:lineRule="auto"/>
              <w:ind w:left="0" w:right="0" w:firstLine="0"/>
              <w:jc w:val="left"/>
            </w:pPr>
            <w:r>
              <w:rPr>
                <w:sz w:val="16"/>
                <w:szCs w:val="16"/>
              </w:rPr>
              <w:t>Russia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D8" w14:textId="77777777" w:rsidR="0044110D" w:rsidRDefault="00000000">
            <w:pPr>
              <w:spacing w:after="0" w:line="259" w:lineRule="auto"/>
              <w:ind w:left="0" w:right="0" w:firstLine="0"/>
              <w:jc w:val="left"/>
            </w:pPr>
            <w:r>
              <w:rPr>
                <w:sz w:val="16"/>
                <w:szCs w:val="16"/>
              </w:rPr>
              <w:t>Europe Central Asia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9" w14:textId="77777777" w:rsidR="0044110D" w:rsidRDefault="00000000">
            <w:pPr>
              <w:spacing w:after="0" w:line="259" w:lineRule="auto"/>
              <w:ind w:left="0" w:right="24" w:firstLine="0"/>
              <w:jc w:val="center"/>
            </w:pPr>
            <w:r>
              <w:rPr>
                <w:sz w:val="16"/>
                <w:szCs w:val="16"/>
              </w:rPr>
              <w:t>1166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A" w14:textId="77777777" w:rsidR="0044110D" w:rsidRDefault="00000000">
            <w:pPr>
              <w:spacing w:after="0" w:line="259" w:lineRule="auto"/>
              <w:ind w:left="0" w:right="24" w:firstLine="0"/>
              <w:jc w:val="center"/>
            </w:pPr>
            <w:r>
              <w:rPr>
                <w:sz w:val="16"/>
                <w:szCs w:val="16"/>
              </w:rPr>
              <w:t>0.48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B" w14:textId="77777777" w:rsidR="0044110D" w:rsidRDefault="00000000">
            <w:pPr>
              <w:spacing w:after="0" w:line="259" w:lineRule="auto"/>
              <w:ind w:left="0" w:right="24" w:firstLine="0"/>
              <w:jc w:val="center"/>
            </w:pPr>
            <w:r>
              <w:rPr>
                <w:sz w:val="16"/>
                <w:szCs w:val="16"/>
              </w:rPr>
              <w:t>0.59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C" w14:textId="77777777" w:rsidR="0044110D" w:rsidRDefault="00000000">
            <w:pPr>
              <w:spacing w:after="0" w:line="259" w:lineRule="auto"/>
              <w:ind w:left="0" w:right="24" w:firstLine="0"/>
              <w:jc w:val="center"/>
            </w:pPr>
            <w:r>
              <w:rPr>
                <w:sz w:val="16"/>
                <w:szCs w:val="16"/>
              </w:rPr>
              <w:t>0.68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DD" w14:textId="77777777" w:rsidR="0044110D" w:rsidRDefault="00000000">
            <w:pPr>
              <w:spacing w:after="0" w:line="259" w:lineRule="auto"/>
              <w:ind w:left="0" w:right="24" w:firstLine="0"/>
              <w:jc w:val="center"/>
            </w:pPr>
            <w:r>
              <w:rPr>
                <w:sz w:val="16"/>
                <w:szCs w:val="16"/>
              </w:rPr>
              <w:t>0.32</w:t>
            </w:r>
          </w:p>
        </w:tc>
      </w:tr>
      <w:tr w:rsidR="0044110D" w14:paraId="1CB566E7"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91" w:type="dxa"/>
              <w:bottom w:w="80" w:type="dxa"/>
              <w:right w:w="80" w:type="dxa"/>
            </w:tcMar>
          </w:tcPr>
          <w:p w14:paraId="1CB566DF" w14:textId="77777777" w:rsidR="0044110D" w:rsidRDefault="00000000">
            <w:pPr>
              <w:spacing w:after="0" w:line="259" w:lineRule="auto"/>
              <w:ind w:left="11" w:right="0" w:firstLine="0"/>
              <w:jc w:val="left"/>
            </w:pPr>
            <w:r>
              <w:rPr>
                <w:sz w:val="16"/>
                <w:szCs w:val="16"/>
              </w:rPr>
              <w:t>RWA</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E0" w14:textId="77777777" w:rsidR="0044110D" w:rsidRDefault="00000000">
            <w:pPr>
              <w:spacing w:after="0" w:line="259" w:lineRule="auto"/>
              <w:ind w:left="0" w:right="0" w:firstLine="0"/>
              <w:jc w:val="left"/>
            </w:pPr>
            <w:r>
              <w:rPr>
                <w:sz w:val="16"/>
                <w:szCs w:val="16"/>
              </w:rPr>
              <w:t>Rwanda</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E1"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2" w14:textId="77777777" w:rsidR="0044110D" w:rsidRDefault="00000000">
            <w:pPr>
              <w:spacing w:after="0" w:line="259" w:lineRule="auto"/>
              <w:ind w:left="0" w:right="24" w:firstLine="0"/>
              <w:jc w:val="center"/>
            </w:pPr>
            <w:r>
              <w:rPr>
                <w:sz w:val="16"/>
                <w:szCs w:val="16"/>
              </w:rPr>
              <w:t>1154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3" w14:textId="77777777" w:rsidR="0044110D" w:rsidRDefault="00000000">
            <w:pPr>
              <w:spacing w:after="0" w:line="259" w:lineRule="auto"/>
              <w:ind w:left="0" w:right="24" w:firstLine="0"/>
              <w:jc w:val="center"/>
            </w:pPr>
            <w:r>
              <w:rPr>
                <w:sz w:val="16"/>
                <w:szCs w:val="16"/>
              </w:rPr>
              <w:t>0.38</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4" w14:textId="77777777" w:rsidR="0044110D" w:rsidRDefault="00000000">
            <w:pPr>
              <w:spacing w:after="0" w:line="259" w:lineRule="auto"/>
              <w:ind w:left="0" w:right="24" w:firstLine="0"/>
              <w:jc w:val="center"/>
            </w:pPr>
            <w:r>
              <w:rPr>
                <w:sz w:val="16"/>
                <w:szCs w:val="16"/>
              </w:rPr>
              <w:t>0.49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5" w14:textId="77777777" w:rsidR="0044110D" w:rsidRDefault="00000000">
            <w:pPr>
              <w:spacing w:after="0" w:line="259" w:lineRule="auto"/>
              <w:ind w:left="0" w:right="24" w:firstLine="0"/>
              <w:jc w:val="center"/>
            </w:pPr>
            <w:r>
              <w:rPr>
                <w:sz w:val="16"/>
                <w:szCs w:val="16"/>
              </w:rPr>
              <w:t>0.38</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6" w14:textId="77777777" w:rsidR="0044110D" w:rsidRDefault="00000000">
            <w:pPr>
              <w:spacing w:after="0" w:line="259" w:lineRule="auto"/>
              <w:ind w:left="0" w:right="24" w:firstLine="0"/>
              <w:jc w:val="center"/>
            </w:pPr>
            <w:r>
              <w:rPr>
                <w:sz w:val="16"/>
                <w:szCs w:val="16"/>
              </w:rPr>
              <w:t>0.41</w:t>
            </w:r>
          </w:p>
        </w:tc>
      </w:tr>
      <w:tr w:rsidR="0044110D" w14:paraId="1CB566F0"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6E8" w14:textId="77777777" w:rsidR="0044110D" w:rsidRDefault="00000000">
            <w:pPr>
              <w:spacing w:after="0" w:line="259" w:lineRule="auto"/>
              <w:ind w:left="24" w:right="0" w:firstLine="0"/>
              <w:jc w:val="left"/>
            </w:pPr>
            <w:r>
              <w:rPr>
                <w:sz w:val="16"/>
                <w:szCs w:val="16"/>
              </w:rPr>
              <w:t>SDN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E9" w14:textId="77777777" w:rsidR="0044110D" w:rsidRDefault="00000000">
            <w:pPr>
              <w:spacing w:after="0" w:line="259" w:lineRule="auto"/>
              <w:ind w:left="0" w:right="0" w:firstLine="0"/>
              <w:jc w:val="left"/>
            </w:pPr>
            <w:r>
              <w:rPr>
                <w:sz w:val="16"/>
                <w:szCs w:val="16"/>
              </w:rPr>
              <w:t>Sudan</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EA"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B" w14:textId="77777777" w:rsidR="0044110D" w:rsidRDefault="00000000">
            <w:pPr>
              <w:spacing w:after="0" w:line="259" w:lineRule="auto"/>
              <w:ind w:left="0" w:right="24" w:firstLine="0"/>
              <w:jc w:val="center"/>
            </w:pPr>
            <w:r>
              <w:rPr>
                <w:sz w:val="16"/>
                <w:szCs w:val="16"/>
              </w:rPr>
              <w:t>1077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C" w14:textId="77777777" w:rsidR="0044110D" w:rsidRDefault="00000000">
            <w:pPr>
              <w:spacing w:after="0" w:line="259" w:lineRule="auto"/>
              <w:ind w:left="0" w:right="24" w:firstLine="0"/>
              <w:jc w:val="center"/>
            </w:pPr>
            <w:r>
              <w:rPr>
                <w:sz w:val="16"/>
                <w:szCs w:val="16"/>
              </w:rPr>
              <w:t>0.37</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D" w14:textId="77777777" w:rsidR="0044110D" w:rsidRDefault="00000000">
            <w:pPr>
              <w:spacing w:after="0" w:line="259" w:lineRule="auto"/>
              <w:ind w:left="0" w:right="24" w:firstLine="0"/>
              <w:jc w:val="center"/>
            </w:pPr>
            <w:r>
              <w:rPr>
                <w:sz w:val="16"/>
                <w:szCs w:val="16"/>
              </w:rPr>
              <w:t>0.29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E" w14:textId="77777777" w:rsidR="0044110D" w:rsidRDefault="00000000">
            <w:pPr>
              <w:spacing w:after="0" w:line="259" w:lineRule="auto"/>
              <w:ind w:left="0" w:right="24"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EF" w14:textId="77777777" w:rsidR="0044110D" w:rsidRDefault="00000000">
            <w:pPr>
              <w:spacing w:after="0" w:line="259" w:lineRule="auto"/>
              <w:ind w:left="0" w:right="24" w:firstLine="0"/>
              <w:jc w:val="center"/>
            </w:pPr>
            <w:r>
              <w:rPr>
                <w:sz w:val="16"/>
                <w:szCs w:val="16"/>
              </w:rPr>
              <w:t>0.36</w:t>
            </w:r>
          </w:p>
        </w:tc>
      </w:tr>
      <w:tr w:rsidR="0044110D" w14:paraId="1CB566F9"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6F1" w14:textId="77777777" w:rsidR="0044110D" w:rsidRDefault="00000000">
            <w:pPr>
              <w:spacing w:after="0" w:line="259" w:lineRule="auto"/>
              <w:ind w:left="32" w:right="0" w:firstLine="0"/>
              <w:jc w:val="left"/>
            </w:pPr>
            <w:r>
              <w:rPr>
                <w:sz w:val="16"/>
                <w:szCs w:val="16"/>
              </w:rPr>
              <w:t>SEN</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F2" w14:textId="77777777" w:rsidR="0044110D" w:rsidRDefault="00000000">
            <w:pPr>
              <w:spacing w:after="0" w:line="259" w:lineRule="auto"/>
              <w:ind w:left="0" w:right="0" w:firstLine="0"/>
              <w:jc w:val="left"/>
            </w:pPr>
            <w:r>
              <w:rPr>
                <w:sz w:val="16"/>
                <w:szCs w:val="16"/>
              </w:rPr>
              <w:t>Senegal</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F3"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4" w14:textId="77777777" w:rsidR="0044110D" w:rsidRDefault="00000000">
            <w:pPr>
              <w:spacing w:after="0" w:line="259" w:lineRule="auto"/>
              <w:ind w:left="0" w:right="24" w:firstLine="0"/>
              <w:jc w:val="center"/>
            </w:pPr>
            <w:r>
              <w:rPr>
                <w:sz w:val="16"/>
                <w:szCs w:val="16"/>
              </w:rPr>
              <w:t>1086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5" w14:textId="77777777" w:rsidR="0044110D" w:rsidRDefault="00000000">
            <w:pPr>
              <w:spacing w:after="0" w:line="259" w:lineRule="auto"/>
              <w:ind w:left="0" w:right="24" w:firstLine="0"/>
              <w:jc w:val="center"/>
            </w:pPr>
            <w:r>
              <w:rPr>
                <w:sz w:val="16"/>
                <w:szCs w:val="16"/>
              </w:rPr>
              <w:t>0.23</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6" w14:textId="77777777" w:rsidR="0044110D" w:rsidRDefault="00000000">
            <w:pPr>
              <w:spacing w:after="0" w:line="259" w:lineRule="auto"/>
              <w:ind w:left="0" w:right="24"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7" w14:textId="77777777" w:rsidR="0044110D" w:rsidRDefault="00000000">
            <w:pPr>
              <w:spacing w:after="0" w:line="259" w:lineRule="auto"/>
              <w:ind w:left="0" w:right="24" w:firstLine="0"/>
              <w:jc w:val="center"/>
            </w:pPr>
            <w:r>
              <w:rPr>
                <w:sz w:val="16"/>
                <w:szCs w:val="16"/>
              </w:rPr>
              <w:t>0.24</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8" w14:textId="77777777" w:rsidR="0044110D" w:rsidRDefault="00000000">
            <w:pPr>
              <w:spacing w:after="0" w:line="259" w:lineRule="auto"/>
              <w:ind w:left="0" w:right="24" w:firstLine="0"/>
              <w:jc w:val="center"/>
            </w:pPr>
            <w:r>
              <w:rPr>
                <w:sz w:val="16"/>
                <w:szCs w:val="16"/>
              </w:rPr>
              <w:t>0.61</w:t>
            </w:r>
          </w:p>
        </w:tc>
      </w:tr>
      <w:tr w:rsidR="0044110D" w14:paraId="1CB56702"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17" w:type="dxa"/>
              <w:bottom w:w="80" w:type="dxa"/>
              <w:right w:w="80" w:type="dxa"/>
            </w:tcMar>
          </w:tcPr>
          <w:p w14:paraId="1CB566FA" w14:textId="77777777" w:rsidR="0044110D" w:rsidRDefault="00000000">
            <w:pPr>
              <w:spacing w:after="0" w:line="259" w:lineRule="auto"/>
              <w:ind w:left="37" w:right="0" w:firstLine="0"/>
              <w:jc w:val="left"/>
            </w:pPr>
            <w:r>
              <w:rPr>
                <w:sz w:val="16"/>
                <w:szCs w:val="16"/>
              </w:rPr>
              <w:t>SLB</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FB" w14:textId="77777777" w:rsidR="0044110D" w:rsidRDefault="00000000">
            <w:pPr>
              <w:spacing w:after="0" w:line="259" w:lineRule="auto"/>
              <w:ind w:left="0" w:right="0" w:firstLine="0"/>
              <w:jc w:val="left"/>
            </w:pPr>
            <w:r>
              <w:rPr>
                <w:sz w:val="16"/>
                <w:szCs w:val="16"/>
              </w:rPr>
              <w:t>Solomons</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6FC" w14:textId="77777777" w:rsidR="0044110D" w:rsidRDefault="00000000">
            <w:pPr>
              <w:spacing w:after="0" w:line="259" w:lineRule="auto"/>
              <w:ind w:left="0" w:right="0" w:firstLine="0"/>
              <w:jc w:val="left"/>
            </w:pPr>
            <w:r>
              <w:rPr>
                <w:sz w:val="16"/>
                <w:szCs w:val="16"/>
              </w:rPr>
              <w:t>East Asia Pacific</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D" w14:textId="77777777" w:rsidR="0044110D" w:rsidRDefault="00000000">
            <w:pPr>
              <w:spacing w:after="0" w:line="259" w:lineRule="auto"/>
              <w:ind w:left="0" w:right="24" w:firstLine="0"/>
              <w:jc w:val="center"/>
            </w:pPr>
            <w:r>
              <w:rPr>
                <w:sz w:val="16"/>
                <w:szCs w:val="16"/>
              </w:rPr>
              <w:t>521</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E" w14:textId="77777777" w:rsidR="0044110D" w:rsidRDefault="00000000">
            <w:pPr>
              <w:spacing w:after="0" w:line="259" w:lineRule="auto"/>
              <w:ind w:left="0" w:right="24" w:firstLine="0"/>
              <w:jc w:val="center"/>
            </w:pPr>
            <w:r>
              <w:rPr>
                <w:sz w:val="16"/>
                <w:szCs w:val="16"/>
              </w:rPr>
              <w:t>0.54</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6FF" w14:textId="77777777" w:rsidR="0044110D" w:rsidRDefault="00000000">
            <w:pPr>
              <w:spacing w:after="0" w:line="259" w:lineRule="auto"/>
              <w:ind w:left="0" w:right="24" w:firstLine="0"/>
              <w:jc w:val="center"/>
            </w:pPr>
            <w:r>
              <w:rPr>
                <w:sz w:val="16"/>
                <w:szCs w:val="16"/>
              </w:rPr>
              <w:t>0.47</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0" w14:textId="77777777" w:rsidR="0044110D" w:rsidRDefault="00000000">
            <w:pPr>
              <w:spacing w:after="0" w:line="259" w:lineRule="auto"/>
              <w:ind w:left="0" w:right="24" w:firstLine="0"/>
              <w:jc w:val="center"/>
            </w:pPr>
            <w:r>
              <w:rPr>
                <w:sz w:val="16"/>
                <w:szCs w:val="16"/>
              </w:rPr>
              <w:t>0.55</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1" w14:textId="77777777" w:rsidR="0044110D" w:rsidRDefault="00000000">
            <w:pPr>
              <w:spacing w:after="0" w:line="259" w:lineRule="auto"/>
              <w:ind w:left="0" w:right="24" w:firstLine="0"/>
              <w:jc w:val="center"/>
            </w:pPr>
            <w:r>
              <w:rPr>
                <w:sz w:val="16"/>
                <w:szCs w:val="16"/>
              </w:rPr>
              <w:t>0.49</w:t>
            </w:r>
          </w:p>
        </w:tc>
      </w:tr>
      <w:tr w:rsidR="0044110D" w14:paraId="1CB5670B" w14:textId="77777777">
        <w:trPr>
          <w:trHeight w:val="172"/>
        </w:trPr>
        <w:tc>
          <w:tcPr>
            <w:tcW w:w="59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703" w14:textId="77777777" w:rsidR="0044110D" w:rsidRDefault="00000000">
            <w:pPr>
              <w:spacing w:after="0" w:line="259" w:lineRule="auto"/>
              <w:ind w:left="41" w:right="0" w:firstLine="0"/>
              <w:jc w:val="left"/>
            </w:pPr>
            <w:r>
              <w:rPr>
                <w:sz w:val="16"/>
                <w:szCs w:val="16"/>
              </w:rPr>
              <w:t>SLE</w:t>
            </w:r>
          </w:p>
        </w:tc>
        <w:tc>
          <w:tcPr>
            <w:tcW w:w="1878"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04" w14:textId="77777777" w:rsidR="0044110D" w:rsidRDefault="00000000">
            <w:pPr>
              <w:spacing w:after="0" w:line="259" w:lineRule="auto"/>
              <w:ind w:left="0" w:right="0" w:firstLine="0"/>
              <w:jc w:val="left"/>
            </w:pPr>
            <w:r>
              <w:rPr>
                <w:sz w:val="16"/>
                <w:szCs w:val="16"/>
              </w:rPr>
              <w:t>Sierra Leone</w:t>
            </w:r>
          </w:p>
        </w:tc>
        <w:tc>
          <w:tcPr>
            <w:tcW w:w="207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05" w14:textId="77777777" w:rsidR="0044110D" w:rsidRDefault="00000000">
            <w:pPr>
              <w:spacing w:after="0" w:line="259" w:lineRule="auto"/>
              <w:ind w:left="0" w:right="0" w:firstLine="0"/>
              <w:jc w:val="left"/>
            </w:pPr>
            <w:r>
              <w:rPr>
                <w:sz w:val="16"/>
                <w:szCs w:val="16"/>
              </w:rPr>
              <w:t>Sub-Saharan Africa</w:t>
            </w:r>
          </w:p>
        </w:tc>
        <w:tc>
          <w:tcPr>
            <w:tcW w:w="76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6" w14:textId="77777777" w:rsidR="0044110D" w:rsidRDefault="00000000">
            <w:pPr>
              <w:spacing w:after="0" w:line="259" w:lineRule="auto"/>
              <w:ind w:left="0" w:right="24" w:firstLine="0"/>
              <w:jc w:val="center"/>
            </w:pPr>
            <w:r>
              <w:rPr>
                <w:sz w:val="16"/>
                <w:szCs w:val="16"/>
              </w:rPr>
              <w:t>616</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7" w14:textId="77777777" w:rsidR="0044110D" w:rsidRDefault="00000000">
            <w:pPr>
              <w:spacing w:after="0" w:line="259" w:lineRule="auto"/>
              <w:ind w:left="0" w:right="24" w:firstLine="0"/>
              <w:jc w:val="center"/>
            </w:pPr>
            <w:r>
              <w:rPr>
                <w:sz w:val="16"/>
                <w:szCs w:val="16"/>
              </w:rPr>
              <w:t>0.39</w:t>
            </w:r>
          </w:p>
        </w:tc>
        <w:tc>
          <w:tcPr>
            <w:tcW w:w="1026"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8" w14:textId="77777777" w:rsidR="0044110D" w:rsidRDefault="00000000">
            <w:pPr>
              <w:spacing w:after="0" w:line="259" w:lineRule="auto"/>
              <w:ind w:left="0" w:right="24" w:firstLine="0"/>
              <w:jc w:val="center"/>
            </w:pPr>
            <w:r>
              <w:rPr>
                <w:sz w:val="16"/>
                <w:szCs w:val="16"/>
              </w:rPr>
              <w:t>0.39</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9" w14:textId="77777777" w:rsidR="0044110D" w:rsidRDefault="00000000">
            <w:pPr>
              <w:spacing w:after="0" w:line="259" w:lineRule="auto"/>
              <w:ind w:left="0" w:right="24" w:firstLine="0"/>
              <w:jc w:val="center"/>
            </w:pPr>
            <w:r>
              <w:rPr>
                <w:sz w:val="16"/>
                <w:szCs w:val="16"/>
              </w:rPr>
              <w:t>0.40</w:t>
            </w:r>
          </w:p>
        </w:tc>
        <w:tc>
          <w:tcPr>
            <w:tcW w:w="89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104" w:type="dxa"/>
            </w:tcMar>
          </w:tcPr>
          <w:p w14:paraId="1CB5670A" w14:textId="77777777" w:rsidR="0044110D" w:rsidRDefault="00000000">
            <w:pPr>
              <w:spacing w:after="0" w:line="259" w:lineRule="auto"/>
              <w:ind w:left="0" w:right="24" w:firstLine="0"/>
              <w:jc w:val="center"/>
            </w:pPr>
            <w:r>
              <w:rPr>
                <w:sz w:val="16"/>
                <w:szCs w:val="16"/>
              </w:rPr>
              <w:t>0.42</w:t>
            </w:r>
          </w:p>
        </w:tc>
      </w:tr>
      <w:tr w:rsidR="0044110D" w14:paraId="1CB56714" w14:textId="77777777">
        <w:trPr>
          <w:trHeight w:val="175"/>
        </w:trPr>
        <w:tc>
          <w:tcPr>
            <w:tcW w:w="593" w:type="dxa"/>
            <w:tcBorders>
              <w:top w:val="single" w:sz="3" w:space="0" w:color="000000"/>
              <w:left w:val="single" w:sz="3" w:space="0" w:color="000000"/>
              <w:bottom w:val="single" w:sz="5" w:space="0" w:color="000000"/>
              <w:right w:val="single" w:sz="3" w:space="0" w:color="000000"/>
            </w:tcBorders>
            <w:shd w:val="clear" w:color="auto" w:fill="auto"/>
            <w:tcMar>
              <w:top w:w="80" w:type="dxa"/>
              <w:left w:w="120" w:type="dxa"/>
              <w:bottom w:w="80" w:type="dxa"/>
              <w:right w:w="80" w:type="dxa"/>
            </w:tcMar>
          </w:tcPr>
          <w:p w14:paraId="1CB5670C" w14:textId="77777777" w:rsidR="0044110D" w:rsidRDefault="00000000">
            <w:pPr>
              <w:spacing w:after="0" w:line="259" w:lineRule="auto"/>
              <w:ind w:left="40" w:right="0" w:firstLine="0"/>
              <w:jc w:val="left"/>
            </w:pPr>
            <w:r>
              <w:rPr>
                <w:sz w:val="16"/>
                <w:szCs w:val="16"/>
              </w:rPr>
              <w:t>SLV</w:t>
            </w:r>
          </w:p>
        </w:tc>
        <w:tc>
          <w:tcPr>
            <w:tcW w:w="1878"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70D" w14:textId="77777777" w:rsidR="0044110D" w:rsidRDefault="00000000">
            <w:pPr>
              <w:spacing w:after="0" w:line="259" w:lineRule="auto"/>
              <w:ind w:left="0" w:right="0" w:firstLine="0"/>
              <w:jc w:val="left"/>
            </w:pPr>
            <w:r>
              <w:rPr>
                <w:sz w:val="16"/>
                <w:szCs w:val="16"/>
              </w:rPr>
              <w:t>El Salvador</w:t>
            </w:r>
          </w:p>
        </w:tc>
        <w:tc>
          <w:tcPr>
            <w:tcW w:w="207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70E" w14:textId="77777777" w:rsidR="0044110D" w:rsidRDefault="00000000">
            <w:pPr>
              <w:spacing w:after="0" w:line="259" w:lineRule="auto"/>
              <w:ind w:left="0" w:right="0" w:firstLine="0"/>
              <w:jc w:val="left"/>
            </w:pPr>
            <w:r>
              <w:rPr>
                <w:sz w:val="16"/>
                <w:szCs w:val="16"/>
              </w:rPr>
              <w:t>Latin America Caribbean</w:t>
            </w:r>
          </w:p>
        </w:tc>
        <w:tc>
          <w:tcPr>
            <w:tcW w:w="76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04" w:type="dxa"/>
            </w:tcMar>
          </w:tcPr>
          <w:p w14:paraId="1CB5670F" w14:textId="77777777" w:rsidR="0044110D" w:rsidRDefault="00000000">
            <w:pPr>
              <w:spacing w:after="0" w:line="259" w:lineRule="auto"/>
              <w:ind w:left="0" w:right="24" w:firstLine="0"/>
              <w:jc w:val="center"/>
            </w:pPr>
            <w:r>
              <w:rPr>
                <w:sz w:val="16"/>
                <w:szCs w:val="16"/>
              </w:rPr>
              <w:t>1669</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04" w:type="dxa"/>
            </w:tcMar>
          </w:tcPr>
          <w:p w14:paraId="1CB56710" w14:textId="77777777" w:rsidR="0044110D" w:rsidRDefault="00000000">
            <w:pPr>
              <w:spacing w:after="0" w:line="259" w:lineRule="auto"/>
              <w:ind w:left="0" w:right="24" w:firstLine="0"/>
              <w:jc w:val="center"/>
            </w:pPr>
            <w:r>
              <w:rPr>
                <w:sz w:val="16"/>
                <w:szCs w:val="16"/>
              </w:rPr>
              <w:t>0.44</w:t>
            </w:r>
          </w:p>
        </w:tc>
        <w:tc>
          <w:tcPr>
            <w:tcW w:w="1026"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04" w:type="dxa"/>
            </w:tcMar>
          </w:tcPr>
          <w:p w14:paraId="1CB56711" w14:textId="77777777" w:rsidR="0044110D" w:rsidRDefault="00000000">
            <w:pPr>
              <w:spacing w:after="0" w:line="259" w:lineRule="auto"/>
              <w:ind w:left="0" w:right="24" w:firstLine="0"/>
              <w:jc w:val="center"/>
            </w:pPr>
            <w:r>
              <w:rPr>
                <w:sz w:val="16"/>
                <w:szCs w:val="16"/>
              </w:rPr>
              <w:t>0.55</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04" w:type="dxa"/>
            </w:tcMar>
          </w:tcPr>
          <w:p w14:paraId="1CB56712" w14:textId="77777777" w:rsidR="0044110D" w:rsidRDefault="00000000">
            <w:pPr>
              <w:spacing w:after="0" w:line="259" w:lineRule="auto"/>
              <w:ind w:left="0" w:right="24" w:firstLine="0"/>
              <w:jc w:val="center"/>
            </w:pPr>
            <w:r>
              <w:rPr>
                <w:sz w:val="16"/>
                <w:szCs w:val="16"/>
              </w:rPr>
              <w:t>0.44</w:t>
            </w:r>
          </w:p>
        </w:tc>
        <w:tc>
          <w:tcPr>
            <w:tcW w:w="89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104" w:type="dxa"/>
            </w:tcMar>
          </w:tcPr>
          <w:p w14:paraId="1CB56713" w14:textId="77777777" w:rsidR="0044110D" w:rsidRDefault="00000000">
            <w:pPr>
              <w:spacing w:after="0" w:line="259" w:lineRule="auto"/>
              <w:ind w:left="0" w:right="24" w:firstLine="0"/>
              <w:jc w:val="center"/>
            </w:pPr>
            <w:r>
              <w:rPr>
                <w:sz w:val="16"/>
                <w:szCs w:val="16"/>
              </w:rPr>
              <w:t>0.43</w:t>
            </w:r>
          </w:p>
        </w:tc>
      </w:tr>
    </w:tbl>
    <w:p w14:paraId="1CB56715" w14:textId="77777777" w:rsidR="0044110D" w:rsidRDefault="0044110D">
      <w:pPr>
        <w:widowControl w:val="0"/>
        <w:spacing w:after="0" w:line="240" w:lineRule="auto"/>
        <w:ind w:left="0" w:right="0" w:firstLine="0"/>
        <w:jc w:val="left"/>
      </w:pPr>
    </w:p>
    <w:p w14:paraId="1CB56716" w14:textId="77777777" w:rsidR="0044110D" w:rsidRDefault="0044110D">
      <w:pPr>
        <w:sectPr w:rsidR="0044110D">
          <w:headerReference w:type="default" r:id="rId29"/>
          <w:footerReference w:type="default" r:id="rId30"/>
          <w:headerReference w:type="first" r:id="rId31"/>
          <w:footerReference w:type="first" r:id="rId32"/>
          <w:pgSz w:w="11900" w:h="16840"/>
          <w:pgMar w:top="1440" w:right="1440" w:bottom="1440" w:left="1440" w:header="708" w:footer="708" w:gutter="0"/>
          <w:cols w:space="720"/>
          <w:titlePg/>
        </w:sectPr>
      </w:pPr>
    </w:p>
    <w:tbl>
      <w:tblPr>
        <w:tblW w:w="9319" w:type="dxa"/>
        <w:tblInd w:w="1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614"/>
        <w:gridCol w:w="1941"/>
        <w:gridCol w:w="2143"/>
        <w:gridCol w:w="789"/>
        <w:gridCol w:w="924"/>
        <w:gridCol w:w="1060"/>
        <w:gridCol w:w="924"/>
        <w:gridCol w:w="924"/>
      </w:tblGrid>
      <w:tr w:rsidR="0044110D" w14:paraId="1CB5671F" w14:textId="77777777">
        <w:trPr>
          <w:trHeight w:val="175"/>
        </w:trPr>
        <w:tc>
          <w:tcPr>
            <w:tcW w:w="613" w:type="dxa"/>
            <w:tcBorders>
              <w:top w:val="single" w:sz="5"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717" w14:textId="77777777" w:rsidR="0044110D" w:rsidRDefault="00000000">
            <w:pPr>
              <w:spacing w:after="0" w:line="259" w:lineRule="auto"/>
              <w:ind w:left="32" w:right="0" w:firstLine="0"/>
              <w:jc w:val="left"/>
            </w:pPr>
            <w:r>
              <w:rPr>
                <w:sz w:val="16"/>
                <w:szCs w:val="16"/>
              </w:rPr>
              <w:t>SRB</w:t>
            </w:r>
          </w:p>
        </w:tc>
        <w:tc>
          <w:tcPr>
            <w:tcW w:w="1940"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18" w14:textId="77777777" w:rsidR="0044110D" w:rsidRDefault="00000000">
            <w:pPr>
              <w:spacing w:after="0" w:line="259" w:lineRule="auto"/>
              <w:ind w:left="0" w:right="0" w:firstLine="0"/>
              <w:jc w:val="left"/>
            </w:pPr>
            <w:r>
              <w:rPr>
                <w:sz w:val="16"/>
                <w:szCs w:val="16"/>
              </w:rPr>
              <w:t>Serbia</w:t>
            </w:r>
          </w:p>
        </w:tc>
        <w:tc>
          <w:tcPr>
            <w:tcW w:w="2143"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19"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1A" w14:textId="77777777" w:rsidR="0044110D" w:rsidRDefault="00000000">
            <w:pPr>
              <w:spacing w:after="0" w:line="259" w:lineRule="auto"/>
              <w:ind w:left="0" w:right="6" w:firstLine="0"/>
              <w:jc w:val="center"/>
            </w:pPr>
            <w:r>
              <w:rPr>
                <w:sz w:val="16"/>
                <w:szCs w:val="16"/>
              </w:rPr>
              <w:t>489</w:t>
            </w:r>
          </w:p>
        </w:tc>
        <w:tc>
          <w:tcPr>
            <w:tcW w:w="92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1B" w14:textId="77777777" w:rsidR="0044110D" w:rsidRDefault="00000000">
            <w:pPr>
              <w:spacing w:after="0" w:line="259" w:lineRule="auto"/>
              <w:ind w:left="0" w:right="6" w:firstLine="0"/>
              <w:jc w:val="center"/>
            </w:pPr>
            <w:r>
              <w:rPr>
                <w:sz w:val="16"/>
                <w:szCs w:val="16"/>
              </w:rPr>
              <w:t>0.44</w:t>
            </w:r>
          </w:p>
        </w:tc>
        <w:tc>
          <w:tcPr>
            <w:tcW w:w="1060"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1C" w14:textId="77777777" w:rsidR="0044110D" w:rsidRDefault="00000000">
            <w:pPr>
              <w:spacing w:after="0" w:line="259" w:lineRule="auto"/>
              <w:ind w:left="0" w:right="6" w:firstLine="0"/>
              <w:jc w:val="center"/>
            </w:pPr>
            <w:r>
              <w:rPr>
                <w:sz w:val="16"/>
                <w:szCs w:val="16"/>
              </w:rPr>
              <w:t>0.55</w:t>
            </w:r>
          </w:p>
        </w:tc>
        <w:tc>
          <w:tcPr>
            <w:tcW w:w="92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1D" w14:textId="77777777" w:rsidR="0044110D" w:rsidRDefault="00000000">
            <w:pPr>
              <w:spacing w:after="0" w:line="259" w:lineRule="auto"/>
              <w:ind w:left="0" w:right="6" w:firstLine="0"/>
              <w:jc w:val="center"/>
            </w:pPr>
            <w:r>
              <w:rPr>
                <w:sz w:val="16"/>
                <w:szCs w:val="16"/>
              </w:rPr>
              <w:t>0.46</w:t>
            </w:r>
          </w:p>
        </w:tc>
        <w:tc>
          <w:tcPr>
            <w:tcW w:w="924" w:type="dxa"/>
            <w:tcBorders>
              <w:top w:val="single" w:sz="5"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1E" w14:textId="77777777" w:rsidR="0044110D" w:rsidRDefault="00000000">
            <w:pPr>
              <w:spacing w:after="0" w:line="259" w:lineRule="auto"/>
              <w:ind w:left="0" w:right="6" w:firstLine="0"/>
              <w:jc w:val="center"/>
            </w:pPr>
            <w:r>
              <w:rPr>
                <w:sz w:val="16"/>
                <w:szCs w:val="16"/>
              </w:rPr>
              <w:t>0.46</w:t>
            </w:r>
          </w:p>
        </w:tc>
      </w:tr>
      <w:tr w:rsidR="0044110D" w14:paraId="1CB56728"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17" w:type="dxa"/>
              <w:bottom w:w="80" w:type="dxa"/>
              <w:right w:w="80" w:type="dxa"/>
            </w:tcMar>
          </w:tcPr>
          <w:p w14:paraId="1CB56720" w14:textId="77777777" w:rsidR="0044110D" w:rsidRDefault="00000000">
            <w:pPr>
              <w:spacing w:after="0" w:line="259" w:lineRule="auto"/>
              <w:ind w:left="37" w:right="0" w:firstLine="0"/>
              <w:jc w:val="left"/>
            </w:pPr>
            <w:r>
              <w:rPr>
                <w:sz w:val="16"/>
                <w:szCs w:val="16"/>
              </w:rPr>
              <w:t>SSD</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21" w14:textId="77777777" w:rsidR="0044110D" w:rsidRDefault="00000000">
            <w:pPr>
              <w:spacing w:after="0" w:line="259" w:lineRule="auto"/>
              <w:ind w:left="0" w:right="0" w:firstLine="0"/>
              <w:jc w:val="left"/>
            </w:pPr>
            <w:r>
              <w:rPr>
                <w:sz w:val="16"/>
                <w:szCs w:val="16"/>
              </w:rPr>
              <w:t>South Sudan</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22"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3" w14:textId="77777777" w:rsidR="0044110D" w:rsidRDefault="00000000">
            <w:pPr>
              <w:spacing w:after="0" w:line="259" w:lineRule="auto"/>
              <w:ind w:left="0" w:right="6" w:firstLine="0"/>
              <w:jc w:val="center"/>
            </w:pPr>
            <w:r>
              <w:rPr>
                <w:sz w:val="16"/>
                <w:szCs w:val="16"/>
              </w:rPr>
              <w:t>343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4" w14:textId="77777777" w:rsidR="0044110D" w:rsidRDefault="00000000">
            <w:pPr>
              <w:spacing w:after="0" w:line="259" w:lineRule="auto"/>
              <w:ind w:left="0" w:right="6" w:firstLine="0"/>
              <w:jc w:val="center"/>
            </w:pPr>
            <w:r>
              <w:rPr>
                <w:sz w:val="16"/>
                <w:szCs w:val="16"/>
              </w:rPr>
              <w:t>0.05</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5" w14:textId="77777777" w:rsidR="0044110D" w:rsidRDefault="00000000">
            <w:pPr>
              <w:spacing w:after="0" w:line="259" w:lineRule="auto"/>
              <w:ind w:left="0" w:right="6" w:firstLine="0"/>
              <w:jc w:val="center"/>
            </w:pPr>
            <w:r>
              <w:rPr>
                <w:sz w:val="16"/>
                <w:szCs w:val="16"/>
              </w:rPr>
              <w:t>0.64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6" w14:textId="77777777" w:rsidR="0044110D" w:rsidRDefault="00000000">
            <w:pPr>
              <w:spacing w:after="0" w:line="259" w:lineRule="auto"/>
              <w:ind w:left="0" w:right="6" w:firstLine="0"/>
              <w:jc w:val="center"/>
            </w:pPr>
            <w:r>
              <w:rPr>
                <w:sz w:val="16"/>
                <w:szCs w:val="16"/>
              </w:rPr>
              <w:t>0.05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7" w14:textId="77777777" w:rsidR="0044110D" w:rsidRDefault="00000000">
            <w:pPr>
              <w:spacing w:after="0" w:line="259" w:lineRule="auto"/>
              <w:ind w:left="0" w:right="6" w:firstLine="0"/>
              <w:jc w:val="center"/>
            </w:pPr>
            <w:r>
              <w:rPr>
                <w:sz w:val="16"/>
                <w:szCs w:val="16"/>
              </w:rPr>
              <w:t>0.68</w:t>
            </w:r>
          </w:p>
        </w:tc>
      </w:tr>
      <w:tr w:rsidR="0044110D" w14:paraId="1CB56731"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729" w14:textId="77777777" w:rsidR="0044110D" w:rsidRDefault="00000000">
            <w:pPr>
              <w:spacing w:after="0" w:line="259" w:lineRule="auto"/>
              <w:ind w:left="46" w:right="0" w:firstLine="0"/>
              <w:jc w:val="left"/>
            </w:pPr>
            <w:r>
              <w:rPr>
                <w:sz w:val="16"/>
                <w:szCs w:val="16"/>
              </w:rPr>
              <w:t>STP</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2A" w14:textId="77777777" w:rsidR="0044110D" w:rsidRDefault="00000000">
            <w:pPr>
              <w:spacing w:after="0" w:line="259" w:lineRule="auto"/>
              <w:ind w:left="0" w:right="0" w:firstLine="0"/>
              <w:jc w:val="left"/>
            </w:pPr>
            <w:r>
              <w:rPr>
                <w:sz w:val="16"/>
                <w:szCs w:val="16"/>
              </w:rPr>
              <w:t>Sao Tome and Principe</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2B"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C" w14:textId="77777777" w:rsidR="0044110D" w:rsidRDefault="00000000">
            <w:pPr>
              <w:spacing w:after="0" w:line="259" w:lineRule="auto"/>
              <w:ind w:left="0" w:right="6" w:firstLine="0"/>
              <w:jc w:val="center"/>
            </w:pPr>
            <w:r>
              <w:rPr>
                <w:sz w:val="16"/>
                <w:szCs w:val="16"/>
              </w:rPr>
              <w:t>189</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D" w14:textId="77777777" w:rsidR="0044110D" w:rsidRDefault="00000000">
            <w:pPr>
              <w:spacing w:after="0" w:line="259" w:lineRule="auto"/>
              <w:ind w:left="0" w:right="6" w:firstLine="0"/>
              <w:jc w:val="center"/>
            </w:pPr>
            <w:r>
              <w:rPr>
                <w:sz w:val="16"/>
                <w:szCs w:val="16"/>
              </w:rPr>
              <w:t>0.42</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E" w14:textId="77777777" w:rsidR="0044110D" w:rsidRDefault="00000000">
            <w:pPr>
              <w:spacing w:after="0" w:line="259" w:lineRule="auto"/>
              <w:ind w:left="0" w:right="6" w:firstLine="0"/>
              <w:jc w:val="center"/>
            </w:pPr>
            <w:r>
              <w:rPr>
                <w:sz w:val="16"/>
                <w:szCs w:val="16"/>
              </w:rPr>
              <w:t>0.77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2F" w14:textId="77777777" w:rsidR="0044110D" w:rsidRDefault="00000000">
            <w:pPr>
              <w:spacing w:after="0" w:line="259" w:lineRule="auto"/>
              <w:ind w:left="0" w:right="6" w:firstLine="0"/>
              <w:jc w:val="center"/>
            </w:pPr>
            <w:r>
              <w:rPr>
                <w:sz w:val="16"/>
                <w:szCs w:val="16"/>
              </w:rPr>
              <w:t>0.40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0" w14:textId="77777777" w:rsidR="0044110D" w:rsidRDefault="00000000">
            <w:pPr>
              <w:spacing w:after="0" w:line="259" w:lineRule="auto"/>
              <w:ind w:left="0" w:right="6" w:firstLine="0"/>
              <w:jc w:val="center"/>
            </w:pPr>
            <w:r>
              <w:rPr>
                <w:sz w:val="16"/>
                <w:szCs w:val="16"/>
              </w:rPr>
              <w:t>0.55</w:t>
            </w:r>
          </w:p>
        </w:tc>
      </w:tr>
      <w:tr w:rsidR="0044110D" w14:paraId="1CB5673A"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732" w14:textId="77777777" w:rsidR="0044110D" w:rsidRDefault="00000000">
            <w:pPr>
              <w:spacing w:after="0" w:line="259" w:lineRule="auto"/>
              <w:ind w:left="24" w:right="0" w:firstLine="0"/>
              <w:jc w:val="left"/>
            </w:pPr>
            <w:r>
              <w:rPr>
                <w:sz w:val="16"/>
                <w:szCs w:val="16"/>
              </w:rPr>
              <w:t>SVK</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33" w14:textId="77777777" w:rsidR="0044110D" w:rsidRDefault="00000000">
            <w:pPr>
              <w:spacing w:after="0" w:line="259" w:lineRule="auto"/>
              <w:ind w:left="0" w:right="0" w:firstLine="0"/>
              <w:jc w:val="left"/>
            </w:pPr>
            <w:r>
              <w:rPr>
                <w:sz w:val="16"/>
                <w:szCs w:val="16"/>
              </w:rPr>
              <w:t>Slovakia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34"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5" w14:textId="77777777" w:rsidR="0044110D" w:rsidRDefault="00000000">
            <w:pPr>
              <w:spacing w:after="0" w:line="259" w:lineRule="auto"/>
              <w:ind w:left="0" w:right="6" w:firstLine="0"/>
              <w:jc w:val="center"/>
            </w:pPr>
            <w:r>
              <w:rPr>
                <w:sz w:val="16"/>
                <w:szCs w:val="16"/>
              </w:rPr>
              <w:t>461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6" w14:textId="77777777" w:rsidR="0044110D" w:rsidRDefault="00000000">
            <w:pPr>
              <w:spacing w:after="0" w:line="259" w:lineRule="auto"/>
              <w:ind w:left="0" w:right="6" w:firstLine="0"/>
              <w:jc w:val="center"/>
            </w:pPr>
            <w:r>
              <w:rPr>
                <w:sz w:val="16"/>
                <w:szCs w:val="16"/>
              </w:rPr>
              <w:t>0.32</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7" w14:textId="77777777" w:rsidR="0044110D" w:rsidRDefault="00000000">
            <w:pPr>
              <w:spacing w:after="0" w:line="259" w:lineRule="auto"/>
              <w:ind w:left="0" w:right="6" w:firstLine="0"/>
              <w:jc w:val="center"/>
            </w:pPr>
            <w:r>
              <w:rPr>
                <w:sz w:val="16"/>
                <w:szCs w:val="16"/>
              </w:rPr>
              <w:t>0.61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8" w14:textId="77777777" w:rsidR="0044110D" w:rsidRDefault="00000000">
            <w:pPr>
              <w:spacing w:after="0" w:line="259" w:lineRule="auto"/>
              <w:ind w:left="0" w:right="6" w:firstLine="0"/>
              <w:jc w:val="center"/>
            </w:pPr>
            <w:r>
              <w:rPr>
                <w:sz w:val="16"/>
                <w:szCs w:val="16"/>
              </w:rPr>
              <w:t>0.40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9" w14:textId="77777777" w:rsidR="0044110D" w:rsidRDefault="00000000">
            <w:pPr>
              <w:spacing w:after="0" w:line="259" w:lineRule="auto"/>
              <w:ind w:left="0" w:right="6" w:firstLine="0"/>
              <w:jc w:val="center"/>
            </w:pPr>
            <w:r>
              <w:rPr>
                <w:sz w:val="16"/>
                <w:szCs w:val="16"/>
              </w:rPr>
              <w:t>0.37</w:t>
            </w:r>
          </w:p>
        </w:tc>
      </w:tr>
      <w:tr w:rsidR="0044110D" w14:paraId="1CB56743"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73B" w14:textId="77777777" w:rsidR="0044110D" w:rsidRDefault="00000000">
            <w:pPr>
              <w:spacing w:after="0" w:line="259" w:lineRule="auto"/>
              <w:ind w:left="24" w:right="0" w:firstLine="0"/>
              <w:jc w:val="left"/>
            </w:pPr>
            <w:r>
              <w:rPr>
                <w:sz w:val="16"/>
                <w:szCs w:val="16"/>
              </w:rPr>
              <w:t>SVN</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3C" w14:textId="77777777" w:rsidR="0044110D" w:rsidRDefault="00000000">
            <w:pPr>
              <w:spacing w:after="0" w:line="259" w:lineRule="auto"/>
              <w:ind w:left="0" w:right="0" w:firstLine="0"/>
              <w:jc w:val="left"/>
            </w:pPr>
            <w:r>
              <w:rPr>
                <w:sz w:val="16"/>
                <w:szCs w:val="16"/>
              </w:rPr>
              <w:t>Slovenia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3D"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E" w14:textId="77777777" w:rsidR="0044110D" w:rsidRDefault="00000000">
            <w:pPr>
              <w:spacing w:after="0" w:line="259" w:lineRule="auto"/>
              <w:ind w:left="0" w:right="6" w:firstLine="0"/>
              <w:jc w:val="center"/>
            </w:pPr>
            <w:r>
              <w:rPr>
                <w:sz w:val="16"/>
                <w:szCs w:val="16"/>
              </w:rPr>
              <w:t>689</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3F" w14:textId="77777777" w:rsidR="0044110D" w:rsidRDefault="00000000">
            <w:pPr>
              <w:spacing w:after="0" w:line="259" w:lineRule="auto"/>
              <w:ind w:left="0" w:right="6" w:firstLine="0"/>
              <w:jc w:val="center"/>
            </w:pPr>
            <w:r>
              <w:rPr>
                <w:sz w:val="16"/>
                <w:szCs w:val="16"/>
              </w:rPr>
              <w:t>0.54</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0" w14:textId="77777777" w:rsidR="0044110D" w:rsidRDefault="00000000">
            <w:pPr>
              <w:spacing w:after="0" w:line="259" w:lineRule="auto"/>
              <w:ind w:left="0" w:right="6" w:firstLine="0"/>
              <w:jc w:val="center"/>
            </w:pPr>
            <w:r>
              <w:rPr>
                <w:sz w:val="16"/>
                <w:szCs w:val="16"/>
              </w:rPr>
              <w:t>0.64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1" w14:textId="77777777" w:rsidR="0044110D" w:rsidRDefault="00000000">
            <w:pPr>
              <w:spacing w:after="0" w:line="259" w:lineRule="auto"/>
              <w:ind w:left="0" w:right="6" w:firstLine="0"/>
              <w:jc w:val="center"/>
            </w:pPr>
            <w:r>
              <w:rPr>
                <w:sz w:val="16"/>
                <w:szCs w:val="16"/>
              </w:rPr>
              <w:t>0.56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2" w14:textId="77777777" w:rsidR="0044110D" w:rsidRDefault="00000000">
            <w:pPr>
              <w:spacing w:after="0" w:line="259" w:lineRule="auto"/>
              <w:ind w:left="0" w:right="6" w:firstLine="0"/>
              <w:jc w:val="center"/>
            </w:pPr>
            <w:r>
              <w:rPr>
                <w:sz w:val="16"/>
                <w:szCs w:val="16"/>
              </w:rPr>
              <w:t>0.29</w:t>
            </w:r>
          </w:p>
        </w:tc>
      </w:tr>
      <w:tr w:rsidR="0044110D" w14:paraId="1CB5674C"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744" w14:textId="77777777" w:rsidR="0044110D" w:rsidRDefault="00000000">
            <w:pPr>
              <w:spacing w:after="0" w:line="259" w:lineRule="auto"/>
              <w:ind w:left="15" w:right="0" w:firstLine="0"/>
              <w:jc w:val="left"/>
            </w:pPr>
            <w:r>
              <w:rPr>
                <w:sz w:val="16"/>
                <w:szCs w:val="16"/>
              </w:rPr>
              <w:t>SWE</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45" w14:textId="77777777" w:rsidR="0044110D" w:rsidRDefault="00000000">
            <w:pPr>
              <w:spacing w:after="0" w:line="259" w:lineRule="auto"/>
              <w:ind w:left="0" w:right="0" w:firstLine="0"/>
              <w:jc w:val="left"/>
            </w:pPr>
            <w:r>
              <w:rPr>
                <w:sz w:val="16"/>
                <w:szCs w:val="16"/>
              </w:rPr>
              <w:t>Sweden</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46"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7" w14:textId="77777777" w:rsidR="0044110D" w:rsidRDefault="00000000">
            <w:pPr>
              <w:spacing w:after="0" w:line="259" w:lineRule="auto"/>
              <w:ind w:left="0" w:right="6" w:firstLine="0"/>
              <w:jc w:val="center"/>
            </w:pPr>
            <w:r>
              <w:rPr>
                <w:sz w:val="16"/>
                <w:szCs w:val="16"/>
              </w:rPr>
              <w:t>769</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8" w14:textId="77777777" w:rsidR="0044110D" w:rsidRDefault="00000000">
            <w:pPr>
              <w:spacing w:after="0" w:line="259" w:lineRule="auto"/>
              <w:ind w:left="0" w:right="6" w:firstLine="0"/>
              <w:jc w:val="center"/>
            </w:pPr>
            <w:r>
              <w:rPr>
                <w:sz w:val="16"/>
                <w:szCs w:val="16"/>
              </w:rPr>
              <w:t>0.59</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9" w14:textId="77777777" w:rsidR="0044110D" w:rsidRDefault="00000000">
            <w:pPr>
              <w:spacing w:after="0" w:line="259" w:lineRule="auto"/>
              <w:ind w:left="0" w:right="6" w:firstLine="0"/>
              <w:jc w:val="center"/>
            </w:pPr>
            <w:r>
              <w:rPr>
                <w:sz w:val="16"/>
                <w:szCs w:val="16"/>
              </w:rPr>
              <w:t>0.64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A" w14:textId="77777777" w:rsidR="0044110D" w:rsidRDefault="00000000">
            <w:pPr>
              <w:spacing w:after="0" w:line="259" w:lineRule="auto"/>
              <w:ind w:left="0" w:right="6" w:firstLine="0"/>
              <w:jc w:val="center"/>
            </w:pPr>
            <w:r>
              <w:rPr>
                <w:sz w:val="16"/>
                <w:szCs w:val="16"/>
              </w:rPr>
              <w:t>0.66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4B" w14:textId="77777777" w:rsidR="0044110D" w:rsidRDefault="00000000">
            <w:pPr>
              <w:spacing w:after="0" w:line="259" w:lineRule="auto"/>
              <w:ind w:left="0" w:right="6" w:firstLine="0"/>
              <w:jc w:val="center"/>
            </w:pPr>
            <w:r>
              <w:rPr>
                <w:sz w:val="16"/>
                <w:szCs w:val="16"/>
              </w:rPr>
              <w:t>0.25</w:t>
            </w:r>
          </w:p>
        </w:tc>
      </w:tr>
      <w:tr w:rsidR="0044110D" w14:paraId="1CB56755"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74D" w14:textId="77777777" w:rsidR="0044110D" w:rsidRDefault="00000000">
            <w:pPr>
              <w:spacing w:after="0" w:line="259" w:lineRule="auto"/>
              <w:ind w:left="15" w:right="0" w:firstLine="0"/>
              <w:jc w:val="left"/>
            </w:pPr>
            <w:r>
              <w:rPr>
                <w:sz w:val="16"/>
                <w:szCs w:val="16"/>
              </w:rPr>
              <w:t>SWZ</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4E" w14:textId="77777777" w:rsidR="0044110D" w:rsidRDefault="00000000">
            <w:pPr>
              <w:spacing w:after="0" w:line="259" w:lineRule="auto"/>
              <w:ind w:left="0" w:right="0" w:firstLine="0"/>
              <w:jc w:val="left"/>
            </w:pPr>
            <w:r>
              <w:rPr>
                <w:sz w:val="16"/>
                <w:szCs w:val="16"/>
              </w:rPr>
              <w:t>Eswatini</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4F"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0" w14:textId="77777777" w:rsidR="0044110D" w:rsidRDefault="00000000">
            <w:pPr>
              <w:spacing w:after="0" w:line="259" w:lineRule="auto"/>
              <w:ind w:left="0" w:right="6" w:firstLine="0"/>
              <w:jc w:val="center"/>
            </w:pPr>
            <w:r>
              <w:rPr>
                <w:sz w:val="16"/>
                <w:szCs w:val="16"/>
              </w:rPr>
              <w:t>191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1" w14:textId="77777777" w:rsidR="0044110D" w:rsidRDefault="00000000">
            <w:pPr>
              <w:spacing w:after="0" w:line="259" w:lineRule="auto"/>
              <w:ind w:left="0" w:right="6" w:firstLine="0"/>
              <w:jc w:val="center"/>
            </w:pPr>
            <w:r>
              <w:rPr>
                <w:sz w:val="16"/>
                <w:szCs w:val="16"/>
              </w:rPr>
              <w:t>0.38</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2" w14:textId="77777777" w:rsidR="0044110D" w:rsidRDefault="00000000">
            <w:pPr>
              <w:spacing w:after="0" w:line="259" w:lineRule="auto"/>
              <w:ind w:left="0" w:right="6" w:firstLine="0"/>
              <w:jc w:val="center"/>
            </w:pPr>
            <w:r>
              <w:rPr>
                <w:sz w:val="16"/>
                <w:szCs w:val="16"/>
              </w:rPr>
              <w:t>0.62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3" w14:textId="77777777" w:rsidR="0044110D" w:rsidRDefault="00000000">
            <w:pPr>
              <w:spacing w:after="0" w:line="259" w:lineRule="auto"/>
              <w:ind w:left="0" w:right="6" w:firstLine="0"/>
              <w:jc w:val="center"/>
            </w:pPr>
            <w:r>
              <w:rPr>
                <w:sz w:val="16"/>
                <w:szCs w:val="16"/>
              </w:rPr>
              <w:t>0.38</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4" w14:textId="77777777" w:rsidR="0044110D" w:rsidRDefault="00000000">
            <w:pPr>
              <w:spacing w:after="0" w:line="259" w:lineRule="auto"/>
              <w:ind w:left="0" w:right="6" w:firstLine="0"/>
              <w:jc w:val="center"/>
            </w:pPr>
            <w:r>
              <w:rPr>
                <w:sz w:val="16"/>
                <w:szCs w:val="16"/>
              </w:rPr>
              <w:t>0.71</w:t>
            </w:r>
          </w:p>
        </w:tc>
      </w:tr>
      <w:tr w:rsidR="0044110D" w14:paraId="1CB5675E"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756" w14:textId="77777777" w:rsidR="0044110D" w:rsidRDefault="00000000">
            <w:pPr>
              <w:spacing w:after="0" w:line="259" w:lineRule="auto"/>
              <w:ind w:left="24" w:right="0" w:firstLine="0"/>
              <w:jc w:val="left"/>
            </w:pPr>
            <w:r>
              <w:rPr>
                <w:sz w:val="16"/>
                <w:szCs w:val="16"/>
              </w:rPr>
              <w:t>TCD</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57" w14:textId="77777777" w:rsidR="0044110D" w:rsidRDefault="00000000">
            <w:pPr>
              <w:spacing w:after="0" w:line="259" w:lineRule="auto"/>
              <w:ind w:left="0" w:right="0" w:firstLine="0"/>
              <w:jc w:val="left"/>
            </w:pPr>
            <w:r>
              <w:rPr>
                <w:sz w:val="16"/>
                <w:szCs w:val="16"/>
              </w:rPr>
              <w:t>Chad</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58"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9" w14:textId="77777777" w:rsidR="0044110D" w:rsidRDefault="00000000">
            <w:pPr>
              <w:spacing w:after="0" w:line="259" w:lineRule="auto"/>
              <w:ind w:left="0" w:right="6" w:firstLine="0"/>
              <w:jc w:val="center"/>
            </w:pPr>
            <w:r>
              <w:rPr>
                <w:sz w:val="16"/>
                <w:szCs w:val="16"/>
              </w:rPr>
              <w:t>517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A" w14:textId="77777777" w:rsidR="0044110D" w:rsidRDefault="00000000">
            <w:pPr>
              <w:spacing w:after="0" w:line="259" w:lineRule="auto"/>
              <w:ind w:left="0" w:right="6" w:firstLine="0"/>
              <w:jc w:val="center"/>
            </w:pPr>
            <w:r>
              <w:rPr>
                <w:sz w:val="16"/>
                <w:szCs w:val="16"/>
              </w:rPr>
              <w:t>0.12</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B" w14:textId="77777777" w:rsidR="0044110D" w:rsidRDefault="00000000">
            <w:pPr>
              <w:spacing w:after="0" w:line="259" w:lineRule="auto"/>
              <w:ind w:left="0" w:right="6" w:firstLine="0"/>
              <w:jc w:val="center"/>
            </w:pPr>
            <w:r>
              <w:rPr>
                <w:sz w:val="16"/>
                <w:szCs w:val="16"/>
              </w:rPr>
              <w:t>0.46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C" w14:textId="77777777" w:rsidR="0044110D" w:rsidRDefault="00000000">
            <w:pPr>
              <w:spacing w:after="0" w:line="259" w:lineRule="auto"/>
              <w:ind w:left="0" w:right="6" w:firstLine="0"/>
              <w:jc w:val="center"/>
            </w:pPr>
            <w:r>
              <w:rPr>
                <w:sz w:val="16"/>
                <w:szCs w:val="16"/>
              </w:rPr>
              <w:t>0.13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5D" w14:textId="77777777" w:rsidR="0044110D" w:rsidRDefault="00000000">
            <w:pPr>
              <w:spacing w:after="0" w:line="259" w:lineRule="auto"/>
              <w:ind w:left="0" w:right="6" w:firstLine="0"/>
              <w:jc w:val="center"/>
            </w:pPr>
            <w:r>
              <w:rPr>
                <w:sz w:val="16"/>
                <w:szCs w:val="16"/>
              </w:rPr>
              <w:t>0.59</w:t>
            </w:r>
          </w:p>
        </w:tc>
      </w:tr>
      <w:tr w:rsidR="0044110D" w14:paraId="1CB56767"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75F" w14:textId="77777777" w:rsidR="0044110D" w:rsidRDefault="00000000">
            <w:pPr>
              <w:spacing w:after="0" w:line="259" w:lineRule="auto"/>
              <w:ind w:left="19" w:right="0" w:firstLine="0"/>
              <w:jc w:val="left"/>
            </w:pPr>
            <w:r>
              <w:rPr>
                <w:sz w:val="16"/>
                <w:szCs w:val="16"/>
              </w:rPr>
              <w:t>TGO</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60" w14:textId="77777777" w:rsidR="0044110D" w:rsidRDefault="00000000">
            <w:pPr>
              <w:spacing w:after="0" w:line="259" w:lineRule="auto"/>
              <w:ind w:left="0" w:right="0" w:firstLine="0"/>
              <w:jc w:val="left"/>
            </w:pPr>
            <w:r>
              <w:rPr>
                <w:sz w:val="16"/>
                <w:szCs w:val="16"/>
              </w:rPr>
              <w:t>Togo</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61"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2" w14:textId="77777777" w:rsidR="0044110D" w:rsidRDefault="00000000">
            <w:pPr>
              <w:spacing w:after="0" w:line="259" w:lineRule="auto"/>
              <w:ind w:left="0" w:right="6" w:firstLine="0"/>
              <w:jc w:val="center"/>
            </w:pPr>
            <w:r>
              <w:rPr>
                <w:sz w:val="16"/>
                <w:szCs w:val="16"/>
              </w:rPr>
              <w:t>1363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3" w14:textId="77777777" w:rsidR="0044110D" w:rsidRDefault="00000000">
            <w:pPr>
              <w:spacing w:after="0" w:line="259" w:lineRule="auto"/>
              <w:ind w:left="0" w:right="6" w:firstLine="0"/>
              <w:jc w:val="center"/>
            </w:pPr>
            <w:r>
              <w:rPr>
                <w:sz w:val="16"/>
                <w:szCs w:val="16"/>
              </w:rPr>
              <w:t>0.36</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4" w14:textId="77777777" w:rsidR="0044110D" w:rsidRDefault="00000000">
            <w:pPr>
              <w:spacing w:after="0" w:line="259" w:lineRule="auto"/>
              <w:ind w:left="0" w:right="6" w:firstLine="0"/>
              <w:jc w:val="center"/>
            </w:pPr>
            <w:r>
              <w:rPr>
                <w:sz w:val="16"/>
                <w:szCs w:val="16"/>
              </w:rPr>
              <w:t>0.42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5" w14:textId="77777777" w:rsidR="0044110D" w:rsidRDefault="00000000">
            <w:pPr>
              <w:spacing w:after="0" w:line="259" w:lineRule="auto"/>
              <w:ind w:left="0" w:right="6" w:firstLine="0"/>
              <w:jc w:val="center"/>
            </w:pPr>
            <w:r>
              <w:rPr>
                <w:sz w:val="16"/>
                <w:szCs w:val="16"/>
              </w:rPr>
              <w:t>0.37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6" w14:textId="77777777" w:rsidR="0044110D" w:rsidRDefault="00000000">
            <w:pPr>
              <w:spacing w:after="0" w:line="259" w:lineRule="auto"/>
              <w:ind w:left="0" w:right="6" w:firstLine="0"/>
              <w:jc w:val="center"/>
            </w:pPr>
            <w:r>
              <w:rPr>
                <w:sz w:val="16"/>
                <w:szCs w:val="16"/>
              </w:rPr>
              <w:t>0.54</w:t>
            </w:r>
          </w:p>
        </w:tc>
      </w:tr>
      <w:tr w:rsidR="0044110D" w14:paraId="1CB56770"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768" w14:textId="77777777" w:rsidR="0044110D" w:rsidRDefault="00000000">
            <w:pPr>
              <w:spacing w:after="0" w:line="259" w:lineRule="auto"/>
              <w:ind w:left="19" w:right="0" w:firstLine="0"/>
              <w:jc w:val="left"/>
            </w:pPr>
            <w:r>
              <w:rPr>
                <w:sz w:val="16"/>
                <w:szCs w:val="16"/>
              </w:rPr>
              <w:t>THA</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69" w14:textId="77777777" w:rsidR="0044110D" w:rsidRDefault="00000000">
            <w:pPr>
              <w:spacing w:after="0" w:line="259" w:lineRule="auto"/>
              <w:ind w:left="0" w:right="0" w:firstLine="0"/>
              <w:jc w:val="left"/>
            </w:pPr>
            <w:r>
              <w:rPr>
                <w:sz w:val="16"/>
                <w:szCs w:val="16"/>
              </w:rPr>
              <w:t>Thailand</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6A"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B" w14:textId="77777777" w:rsidR="0044110D" w:rsidRDefault="00000000">
            <w:pPr>
              <w:spacing w:after="0" w:line="259" w:lineRule="auto"/>
              <w:ind w:left="0" w:right="6" w:firstLine="0"/>
              <w:jc w:val="center"/>
            </w:pPr>
            <w:r>
              <w:rPr>
                <w:sz w:val="16"/>
                <w:szCs w:val="16"/>
              </w:rPr>
              <w:t>2603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C" w14:textId="77777777" w:rsidR="0044110D" w:rsidRDefault="00000000">
            <w:pPr>
              <w:spacing w:after="0" w:line="259" w:lineRule="auto"/>
              <w:ind w:left="0" w:right="6" w:firstLine="0"/>
              <w:jc w:val="center"/>
            </w:pPr>
            <w:r>
              <w:rPr>
                <w:sz w:val="16"/>
                <w:szCs w:val="16"/>
              </w:rPr>
              <w:t>0.85</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D" w14:textId="77777777" w:rsidR="0044110D" w:rsidRDefault="00000000">
            <w:pPr>
              <w:spacing w:after="0" w:line="259" w:lineRule="auto"/>
              <w:ind w:left="0" w:right="6" w:firstLine="0"/>
              <w:jc w:val="center"/>
            </w:pPr>
            <w:r>
              <w:rPr>
                <w:sz w:val="16"/>
                <w:szCs w:val="16"/>
              </w:rPr>
              <w:t>0.64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E" w14:textId="77777777" w:rsidR="0044110D" w:rsidRDefault="00000000">
            <w:pPr>
              <w:spacing w:after="0" w:line="259" w:lineRule="auto"/>
              <w:ind w:left="0" w:right="6" w:firstLine="0"/>
              <w:jc w:val="center"/>
            </w:pPr>
            <w:r>
              <w:rPr>
                <w:sz w:val="16"/>
                <w:szCs w:val="16"/>
              </w:rPr>
              <w:t>0.86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6F" w14:textId="77777777" w:rsidR="0044110D" w:rsidRDefault="00000000">
            <w:pPr>
              <w:spacing w:after="0" w:line="259" w:lineRule="auto"/>
              <w:ind w:left="0" w:right="6" w:firstLine="0"/>
              <w:jc w:val="center"/>
            </w:pPr>
            <w:r>
              <w:rPr>
                <w:sz w:val="16"/>
                <w:szCs w:val="16"/>
              </w:rPr>
              <w:t>0.03</w:t>
            </w:r>
          </w:p>
        </w:tc>
      </w:tr>
      <w:tr w:rsidR="0044110D" w14:paraId="1CB56779"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26" w:type="dxa"/>
              <w:bottom w:w="80" w:type="dxa"/>
              <w:right w:w="80" w:type="dxa"/>
            </w:tcMar>
          </w:tcPr>
          <w:p w14:paraId="1CB56771" w14:textId="77777777" w:rsidR="0044110D" w:rsidRDefault="00000000">
            <w:pPr>
              <w:spacing w:after="0" w:line="259" w:lineRule="auto"/>
              <w:ind w:left="46" w:right="0" w:firstLine="0"/>
              <w:jc w:val="left"/>
            </w:pPr>
            <w:r>
              <w:rPr>
                <w:sz w:val="16"/>
                <w:szCs w:val="16"/>
              </w:rPr>
              <w:t>TJK</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72" w14:textId="77777777" w:rsidR="0044110D" w:rsidRDefault="00000000">
            <w:pPr>
              <w:spacing w:after="0" w:line="259" w:lineRule="auto"/>
              <w:ind w:left="0" w:right="0" w:firstLine="0"/>
              <w:jc w:val="left"/>
            </w:pPr>
            <w:r>
              <w:rPr>
                <w:sz w:val="16"/>
                <w:szCs w:val="16"/>
              </w:rPr>
              <w:t>Tajikistan</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73"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4" w14:textId="77777777" w:rsidR="0044110D" w:rsidRDefault="00000000">
            <w:pPr>
              <w:spacing w:after="0" w:line="259" w:lineRule="auto"/>
              <w:ind w:left="0" w:right="6" w:firstLine="0"/>
              <w:jc w:val="center"/>
            </w:pPr>
            <w:r>
              <w:rPr>
                <w:sz w:val="16"/>
                <w:szCs w:val="16"/>
              </w:rPr>
              <w:t>541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5" w14:textId="77777777" w:rsidR="0044110D" w:rsidRDefault="00000000">
            <w:pPr>
              <w:spacing w:after="0" w:line="259" w:lineRule="auto"/>
              <w:ind w:left="0" w:right="6" w:firstLine="0"/>
              <w:jc w:val="center"/>
            </w:pPr>
            <w:r>
              <w:rPr>
                <w:sz w:val="16"/>
                <w:szCs w:val="16"/>
              </w:rPr>
              <w:t>0.50</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6" w14:textId="77777777" w:rsidR="0044110D" w:rsidRDefault="00000000">
            <w:pPr>
              <w:spacing w:after="0" w:line="259" w:lineRule="auto"/>
              <w:ind w:left="0" w:right="6" w:firstLine="0"/>
              <w:jc w:val="center"/>
            </w:pPr>
            <w:r>
              <w:rPr>
                <w:sz w:val="16"/>
                <w:szCs w:val="16"/>
              </w:rPr>
              <w:t>0.77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7" w14:textId="77777777" w:rsidR="0044110D" w:rsidRDefault="00000000">
            <w:pPr>
              <w:spacing w:after="0" w:line="259" w:lineRule="auto"/>
              <w:ind w:left="0" w:right="6" w:firstLine="0"/>
              <w:jc w:val="center"/>
            </w:pPr>
            <w:r>
              <w:rPr>
                <w:sz w:val="16"/>
                <w:szCs w:val="16"/>
              </w:rPr>
              <w:t>0.50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8" w14:textId="77777777" w:rsidR="0044110D" w:rsidRDefault="00000000">
            <w:pPr>
              <w:spacing w:after="0" w:line="259" w:lineRule="auto"/>
              <w:ind w:left="0" w:right="6" w:firstLine="0"/>
              <w:jc w:val="center"/>
            </w:pPr>
            <w:r>
              <w:rPr>
                <w:sz w:val="16"/>
                <w:szCs w:val="16"/>
              </w:rPr>
              <w:t>0.43</w:t>
            </w:r>
          </w:p>
        </w:tc>
      </w:tr>
      <w:tr w:rsidR="0044110D" w14:paraId="1CB56782"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21" w:type="dxa"/>
              <w:bottom w:w="80" w:type="dxa"/>
              <w:right w:w="80" w:type="dxa"/>
            </w:tcMar>
          </w:tcPr>
          <w:p w14:paraId="1CB5677A" w14:textId="77777777" w:rsidR="0044110D" w:rsidRDefault="00000000">
            <w:pPr>
              <w:spacing w:after="0" w:line="259" w:lineRule="auto"/>
              <w:ind w:left="41" w:right="0" w:firstLine="0"/>
              <w:jc w:val="left"/>
            </w:pPr>
            <w:r>
              <w:rPr>
                <w:sz w:val="16"/>
                <w:szCs w:val="16"/>
              </w:rPr>
              <w:t>TLS</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7B" w14:textId="77777777" w:rsidR="0044110D" w:rsidRDefault="00000000">
            <w:pPr>
              <w:spacing w:after="0" w:line="259" w:lineRule="auto"/>
              <w:ind w:left="0" w:right="0" w:firstLine="0"/>
              <w:jc w:val="left"/>
            </w:pPr>
            <w:r>
              <w:rPr>
                <w:sz w:val="16"/>
                <w:szCs w:val="16"/>
              </w:rPr>
              <w:t>Timor-Leste</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7C"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D" w14:textId="77777777" w:rsidR="0044110D" w:rsidRDefault="00000000">
            <w:pPr>
              <w:spacing w:after="0" w:line="259" w:lineRule="auto"/>
              <w:ind w:left="0" w:right="6" w:firstLine="0"/>
              <w:jc w:val="center"/>
            </w:pPr>
            <w:r>
              <w:rPr>
                <w:sz w:val="16"/>
                <w:szCs w:val="16"/>
              </w:rPr>
              <w:t>2203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E" w14:textId="77777777" w:rsidR="0044110D" w:rsidRDefault="00000000">
            <w:pPr>
              <w:spacing w:after="0" w:line="259" w:lineRule="auto"/>
              <w:ind w:left="0" w:right="6" w:firstLine="0"/>
              <w:jc w:val="center"/>
            </w:pPr>
            <w:r>
              <w:rPr>
                <w:sz w:val="16"/>
                <w:szCs w:val="16"/>
              </w:rPr>
              <w:t>0.62</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7F" w14:textId="77777777" w:rsidR="0044110D" w:rsidRDefault="00000000">
            <w:pPr>
              <w:spacing w:after="0" w:line="259" w:lineRule="auto"/>
              <w:ind w:left="0" w:right="6" w:firstLine="0"/>
              <w:jc w:val="center"/>
            </w:pPr>
            <w:r>
              <w:rPr>
                <w:sz w:val="16"/>
                <w:szCs w:val="16"/>
              </w:rPr>
              <w:t>0.42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0" w14:textId="77777777" w:rsidR="0044110D" w:rsidRDefault="00000000">
            <w:pPr>
              <w:spacing w:after="0" w:line="259" w:lineRule="auto"/>
              <w:ind w:left="0" w:right="6" w:firstLine="0"/>
              <w:jc w:val="center"/>
            </w:pPr>
            <w:r>
              <w:rPr>
                <w:sz w:val="16"/>
                <w:szCs w:val="16"/>
              </w:rPr>
              <w:t>0.62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1" w14:textId="77777777" w:rsidR="0044110D" w:rsidRDefault="00000000">
            <w:pPr>
              <w:spacing w:after="0" w:line="259" w:lineRule="auto"/>
              <w:ind w:left="0" w:right="6" w:firstLine="0"/>
              <w:jc w:val="center"/>
            </w:pPr>
            <w:r>
              <w:rPr>
                <w:sz w:val="16"/>
                <w:szCs w:val="16"/>
              </w:rPr>
              <w:t>0.09</w:t>
            </w:r>
          </w:p>
        </w:tc>
      </w:tr>
      <w:tr w:rsidR="0044110D" w14:paraId="1CB5678B"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1" w:type="dxa"/>
              <w:bottom w:w="80" w:type="dxa"/>
              <w:right w:w="80" w:type="dxa"/>
            </w:tcMar>
          </w:tcPr>
          <w:p w14:paraId="1CB56783" w14:textId="77777777" w:rsidR="0044110D" w:rsidRDefault="00000000">
            <w:pPr>
              <w:spacing w:after="0" w:line="259" w:lineRule="auto"/>
              <w:ind w:left="21" w:right="0" w:firstLine="0"/>
              <w:jc w:val="left"/>
            </w:pPr>
            <w:r>
              <w:rPr>
                <w:sz w:val="16"/>
                <w:szCs w:val="16"/>
              </w:rPr>
              <w:t>TON</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84" w14:textId="77777777" w:rsidR="0044110D" w:rsidRDefault="00000000">
            <w:pPr>
              <w:spacing w:after="0" w:line="259" w:lineRule="auto"/>
              <w:ind w:left="0" w:right="0" w:firstLine="0"/>
              <w:jc w:val="left"/>
            </w:pPr>
            <w:r>
              <w:rPr>
                <w:sz w:val="16"/>
                <w:szCs w:val="16"/>
              </w:rPr>
              <w:t>Tonga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85"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6" w14:textId="77777777" w:rsidR="0044110D" w:rsidRDefault="00000000">
            <w:pPr>
              <w:spacing w:after="0" w:line="259" w:lineRule="auto"/>
              <w:ind w:left="0" w:right="6" w:firstLine="0"/>
              <w:jc w:val="center"/>
            </w:pPr>
            <w:r>
              <w:rPr>
                <w:sz w:val="16"/>
                <w:szCs w:val="16"/>
              </w:rPr>
              <w:t>239</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7" w14:textId="77777777" w:rsidR="0044110D" w:rsidRDefault="00000000">
            <w:pPr>
              <w:spacing w:after="0" w:line="259" w:lineRule="auto"/>
              <w:ind w:left="0" w:right="6" w:firstLine="0"/>
              <w:jc w:val="center"/>
            </w:pPr>
            <w:r>
              <w:rPr>
                <w:sz w:val="16"/>
                <w:szCs w:val="16"/>
              </w:rPr>
              <w:t>0.29</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8" w14:textId="77777777" w:rsidR="0044110D" w:rsidRDefault="00000000">
            <w:pPr>
              <w:spacing w:after="0" w:line="259" w:lineRule="auto"/>
              <w:ind w:left="0" w:right="6" w:firstLine="0"/>
              <w:jc w:val="center"/>
            </w:pPr>
            <w:r>
              <w:rPr>
                <w:sz w:val="16"/>
                <w:szCs w:val="16"/>
              </w:rPr>
              <w:t>0.73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9" w14:textId="77777777" w:rsidR="0044110D" w:rsidRDefault="00000000">
            <w:pPr>
              <w:spacing w:after="0" w:line="259" w:lineRule="auto"/>
              <w:ind w:left="0" w:right="6" w:firstLine="0"/>
              <w:jc w:val="center"/>
            </w:pPr>
            <w:r>
              <w:rPr>
                <w:sz w:val="16"/>
                <w:szCs w:val="16"/>
              </w:rPr>
              <w:t>0.29</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A" w14:textId="77777777" w:rsidR="0044110D" w:rsidRDefault="00000000">
            <w:pPr>
              <w:spacing w:after="0" w:line="259" w:lineRule="auto"/>
              <w:ind w:left="0" w:right="6" w:firstLine="0"/>
              <w:jc w:val="center"/>
            </w:pPr>
            <w:r>
              <w:rPr>
                <w:sz w:val="16"/>
                <w:szCs w:val="16"/>
              </w:rPr>
              <w:t>0.64</w:t>
            </w:r>
          </w:p>
        </w:tc>
      </w:tr>
      <w:tr w:rsidR="0044110D" w14:paraId="1CB56794"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78C" w14:textId="77777777" w:rsidR="0044110D" w:rsidRDefault="00000000">
            <w:pPr>
              <w:spacing w:after="0" w:line="259" w:lineRule="auto"/>
              <w:ind w:left="19" w:right="0" w:firstLine="0"/>
              <w:jc w:val="left"/>
            </w:pPr>
            <w:r>
              <w:rPr>
                <w:sz w:val="16"/>
                <w:szCs w:val="16"/>
              </w:rPr>
              <w:t>TUN</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8D" w14:textId="77777777" w:rsidR="0044110D" w:rsidRDefault="00000000">
            <w:pPr>
              <w:spacing w:after="0" w:line="259" w:lineRule="auto"/>
              <w:ind w:left="0" w:right="0" w:firstLine="0"/>
              <w:jc w:val="left"/>
            </w:pPr>
            <w:r>
              <w:rPr>
                <w:sz w:val="16"/>
                <w:szCs w:val="16"/>
              </w:rPr>
              <w:t>Tunisia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8E" w14:textId="77777777" w:rsidR="0044110D" w:rsidRDefault="00000000">
            <w:pPr>
              <w:spacing w:after="0" w:line="259" w:lineRule="auto"/>
              <w:ind w:left="0" w:right="0" w:firstLine="0"/>
              <w:jc w:val="left"/>
            </w:pPr>
            <w:r>
              <w:rPr>
                <w:sz w:val="16"/>
                <w:szCs w:val="16"/>
              </w:rPr>
              <w:t>Middle East North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8F" w14:textId="77777777" w:rsidR="0044110D" w:rsidRDefault="00000000">
            <w:pPr>
              <w:spacing w:after="0" w:line="259" w:lineRule="auto"/>
              <w:ind w:left="0" w:right="6" w:firstLine="0"/>
              <w:jc w:val="center"/>
            </w:pPr>
            <w:r>
              <w:rPr>
                <w:sz w:val="16"/>
                <w:szCs w:val="16"/>
              </w:rPr>
              <w:t>1844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0" w14:textId="77777777" w:rsidR="0044110D" w:rsidRDefault="00000000">
            <w:pPr>
              <w:spacing w:after="0" w:line="259" w:lineRule="auto"/>
              <w:ind w:left="0" w:right="6" w:firstLine="0"/>
              <w:jc w:val="center"/>
            </w:pPr>
            <w:r>
              <w:rPr>
                <w:sz w:val="16"/>
                <w:szCs w:val="16"/>
              </w:rPr>
              <w:t>0.64</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1" w14:textId="77777777" w:rsidR="0044110D" w:rsidRDefault="00000000">
            <w:pPr>
              <w:spacing w:after="0" w:line="259" w:lineRule="auto"/>
              <w:ind w:left="0" w:right="6" w:firstLine="0"/>
              <w:jc w:val="center"/>
            </w:pPr>
            <w:r>
              <w:rPr>
                <w:sz w:val="16"/>
                <w:szCs w:val="16"/>
              </w:rPr>
              <w:t>0.60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2" w14:textId="77777777" w:rsidR="0044110D" w:rsidRDefault="00000000">
            <w:pPr>
              <w:spacing w:after="0" w:line="259" w:lineRule="auto"/>
              <w:ind w:left="0" w:right="6" w:firstLine="0"/>
              <w:jc w:val="center"/>
            </w:pPr>
            <w:r>
              <w:rPr>
                <w:sz w:val="16"/>
                <w:szCs w:val="16"/>
              </w:rPr>
              <w:t>0.64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3" w14:textId="77777777" w:rsidR="0044110D" w:rsidRDefault="00000000">
            <w:pPr>
              <w:spacing w:after="0" w:line="259" w:lineRule="auto"/>
              <w:ind w:left="0" w:right="6" w:firstLine="0"/>
              <w:jc w:val="center"/>
            </w:pPr>
            <w:r>
              <w:rPr>
                <w:sz w:val="16"/>
                <w:szCs w:val="16"/>
              </w:rPr>
              <w:t>0.28</w:t>
            </w:r>
          </w:p>
        </w:tc>
      </w:tr>
      <w:tr w:rsidR="0044110D" w14:paraId="1CB5679D"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795" w14:textId="77777777" w:rsidR="0044110D" w:rsidRDefault="00000000">
            <w:pPr>
              <w:spacing w:after="0" w:line="259" w:lineRule="auto"/>
              <w:ind w:left="24" w:right="0" w:firstLine="0"/>
              <w:jc w:val="left"/>
            </w:pPr>
            <w:r>
              <w:rPr>
                <w:sz w:val="16"/>
                <w:szCs w:val="16"/>
              </w:rPr>
              <w:t>TUR</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96" w14:textId="77777777" w:rsidR="0044110D" w:rsidRDefault="00000000">
            <w:pPr>
              <w:spacing w:after="0" w:line="259" w:lineRule="auto"/>
              <w:ind w:left="0" w:right="0" w:firstLine="0"/>
              <w:jc w:val="left"/>
            </w:pPr>
            <w:r>
              <w:rPr>
                <w:sz w:val="16"/>
                <w:szCs w:val="16"/>
              </w:rPr>
              <w:t>Turkey</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97"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8" w14:textId="77777777" w:rsidR="0044110D" w:rsidRDefault="00000000">
            <w:pPr>
              <w:spacing w:after="0" w:line="259" w:lineRule="auto"/>
              <w:ind w:left="0" w:right="6" w:firstLine="0"/>
              <w:jc w:val="center"/>
            </w:pPr>
            <w:r>
              <w:rPr>
                <w:sz w:val="16"/>
                <w:szCs w:val="16"/>
              </w:rPr>
              <w:t>735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9" w14:textId="77777777" w:rsidR="0044110D" w:rsidRDefault="00000000">
            <w:pPr>
              <w:spacing w:after="0" w:line="259" w:lineRule="auto"/>
              <w:ind w:left="0" w:right="6" w:firstLine="0"/>
              <w:jc w:val="center"/>
            </w:pPr>
            <w:r>
              <w:rPr>
                <w:sz w:val="16"/>
                <w:szCs w:val="16"/>
              </w:rPr>
              <w:t>0.71</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A" w14:textId="77777777" w:rsidR="0044110D" w:rsidRDefault="00000000">
            <w:pPr>
              <w:spacing w:after="0" w:line="259" w:lineRule="auto"/>
              <w:ind w:left="0" w:right="6" w:firstLine="0"/>
              <w:jc w:val="center"/>
            </w:pPr>
            <w:r>
              <w:rPr>
                <w:sz w:val="16"/>
                <w:szCs w:val="16"/>
              </w:rPr>
              <w:t>0.42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B" w14:textId="77777777" w:rsidR="0044110D" w:rsidRDefault="00000000">
            <w:pPr>
              <w:spacing w:after="0" w:line="259" w:lineRule="auto"/>
              <w:ind w:left="0" w:right="6" w:firstLine="0"/>
              <w:jc w:val="center"/>
            </w:pPr>
            <w:r>
              <w:rPr>
                <w:sz w:val="16"/>
                <w:szCs w:val="16"/>
              </w:rPr>
              <w:t>0.71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9C" w14:textId="77777777" w:rsidR="0044110D" w:rsidRDefault="00000000">
            <w:pPr>
              <w:spacing w:after="0" w:line="259" w:lineRule="auto"/>
              <w:ind w:left="0" w:right="6" w:firstLine="0"/>
              <w:jc w:val="center"/>
            </w:pPr>
            <w:r>
              <w:rPr>
                <w:sz w:val="16"/>
                <w:szCs w:val="16"/>
              </w:rPr>
              <w:t>0.20</w:t>
            </w:r>
          </w:p>
        </w:tc>
      </w:tr>
      <w:tr w:rsidR="0044110D" w14:paraId="1CB567A6"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79E" w14:textId="77777777" w:rsidR="0044110D" w:rsidRDefault="00000000">
            <w:pPr>
              <w:spacing w:after="0" w:line="259" w:lineRule="auto"/>
              <w:ind w:left="19" w:right="0" w:firstLine="0"/>
              <w:jc w:val="left"/>
            </w:pPr>
            <w:r>
              <w:rPr>
                <w:sz w:val="16"/>
                <w:szCs w:val="16"/>
              </w:rPr>
              <w:t>TUV</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9F" w14:textId="77777777" w:rsidR="0044110D" w:rsidRDefault="00000000">
            <w:pPr>
              <w:spacing w:after="0" w:line="259" w:lineRule="auto"/>
              <w:ind w:left="0" w:right="0" w:firstLine="0"/>
              <w:jc w:val="left"/>
            </w:pPr>
            <w:r>
              <w:rPr>
                <w:sz w:val="16"/>
                <w:szCs w:val="16"/>
              </w:rPr>
              <w:t>Tuvalu</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A0"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1" w14:textId="77777777" w:rsidR="0044110D" w:rsidRDefault="00000000">
            <w:pPr>
              <w:spacing w:after="0" w:line="259" w:lineRule="auto"/>
              <w:ind w:left="0" w:right="6" w:firstLine="0"/>
              <w:jc w:val="center"/>
            </w:pPr>
            <w:r>
              <w:rPr>
                <w:sz w:val="16"/>
                <w:szCs w:val="16"/>
              </w:rPr>
              <w:t>57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2" w14:textId="77777777" w:rsidR="0044110D" w:rsidRDefault="00000000">
            <w:pPr>
              <w:spacing w:after="0" w:line="259" w:lineRule="auto"/>
              <w:ind w:left="0" w:right="6" w:firstLine="0"/>
              <w:jc w:val="center"/>
            </w:pPr>
            <w:r>
              <w:rPr>
                <w:sz w:val="16"/>
                <w:szCs w:val="16"/>
              </w:rPr>
              <w:t>0.58</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3" w14:textId="77777777" w:rsidR="0044110D" w:rsidRDefault="00000000">
            <w:pPr>
              <w:spacing w:after="0" w:line="259" w:lineRule="auto"/>
              <w:ind w:left="0" w:right="6" w:firstLine="0"/>
              <w:jc w:val="center"/>
            </w:pPr>
            <w:r>
              <w:rPr>
                <w:sz w:val="16"/>
                <w:szCs w:val="16"/>
              </w:rPr>
              <w:t>0.75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4" w14:textId="77777777" w:rsidR="0044110D" w:rsidRDefault="00000000">
            <w:pPr>
              <w:spacing w:after="0" w:line="259" w:lineRule="auto"/>
              <w:ind w:left="0" w:right="6" w:firstLine="0"/>
              <w:jc w:val="center"/>
            </w:pPr>
            <w:r>
              <w:rPr>
                <w:sz w:val="16"/>
                <w:szCs w:val="16"/>
              </w:rPr>
              <w:t>0.55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5" w14:textId="77777777" w:rsidR="0044110D" w:rsidRDefault="00000000">
            <w:pPr>
              <w:spacing w:after="0" w:line="259" w:lineRule="auto"/>
              <w:ind w:left="0" w:right="6" w:firstLine="0"/>
              <w:jc w:val="center"/>
            </w:pPr>
            <w:r>
              <w:rPr>
                <w:sz w:val="16"/>
                <w:szCs w:val="16"/>
              </w:rPr>
              <w:t>0.44</w:t>
            </w:r>
          </w:p>
        </w:tc>
      </w:tr>
      <w:tr w:rsidR="0044110D" w14:paraId="1CB567AF"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82" w:type="dxa"/>
              <w:bottom w:w="80" w:type="dxa"/>
              <w:right w:w="80" w:type="dxa"/>
            </w:tcMar>
          </w:tcPr>
          <w:p w14:paraId="1CB567A7" w14:textId="77777777" w:rsidR="0044110D" w:rsidRDefault="00000000">
            <w:pPr>
              <w:spacing w:after="0" w:line="259" w:lineRule="auto"/>
              <w:ind w:left="2" w:right="0" w:firstLine="0"/>
              <w:jc w:val="left"/>
            </w:pPr>
            <w:r>
              <w:rPr>
                <w:sz w:val="16"/>
                <w:szCs w:val="16"/>
              </w:rPr>
              <w:t>TWN</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A8" w14:textId="77777777" w:rsidR="0044110D" w:rsidRDefault="00000000">
            <w:pPr>
              <w:spacing w:after="0" w:line="259" w:lineRule="auto"/>
              <w:ind w:left="0" w:right="0" w:firstLine="0"/>
              <w:jc w:val="left"/>
            </w:pPr>
            <w:r>
              <w:rPr>
                <w:sz w:val="16"/>
                <w:szCs w:val="16"/>
              </w:rPr>
              <w:t>Taiwan-China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A9"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A" w14:textId="77777777" w:rsidR="0044110D" w:rsidRDefault="00000000">
            <w:pPr>
              <w:spacing w:after="0" w:line="259" w:lineRule="auto"/>
              <w:ind w:left="0" w:right="6" w:firstLine="0"/>
              <w:jc w:val="center"/>
            </w:pPr>
            <w:r>
              <w:rPr>
                <w:sz w:val="16"/>
                <w:szCs w:val="16"/>
              </w:rPr>
              <w:t>605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B" w14:textId="77777777" w:rsidR="0044110D" w:rsidRDefault="00000000">
            <w:pPr>
              <w:spacing w:after="0" w:line="259" w:lineRule="auto"/>
              <w:ind w:left="0" w:right="6" w:firstLine="0"/>
              <w:jc w:val="center"/>
            </w:pPr>
            <w:r>
              <w:rPr>
                <w:sz w:val="16"/>
                <w:szCs w:val="16"/>
              </w:rPr>
              <w:t>0.91</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C" w14:textId="77777777" w:rsidR="0044110D" w:rsidRDefault="00000000">
            <w:pPr>
              <w:spacing w:after="0" w:line="259" w:lineRule="auto"/>
              <w:ind w:left="0" w:right="6" w:firstLine="0"/>
              <w:jc w:val="center"/>
            </w:pPr>
            <w:r>
              <w:rPr>
                <w:sz w:val="16"/>
                <w:szCs w:val="16"/>
              </w:rPr>
              <w:t>0.66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D" w14:textId="77777777" w:rsidR="0044110D" w:rsidRDefault="00000000">
            <w:pPr>
              <w:spacing w:after="0" w:line="259" w:lineRule="auto"/>
              <w:ind w:left="0" w:right="6" w:firstLine="0"/>
              <w:jc w:val="center"/>
            </w:pPr>
            <w:r>
              <w:rPr>
                <w:sz w:val="16"/>
                <w:szCs w:val="16"/>
              </w:rPr>
              <w:t>0.92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AE" w14:textId="77777777" w:rsidR="0044110D" w:rsidRDefault="00000000">
            <w:pPr>
              <w:spacing w:after="0" w:line="259" w:lineRule="auto"/>
              <w:ind w:left="0" w:right="6" w:firstLine="0"/>
              <w:jc w:val="center"/>
            </w:pPr>
            <w:r>
              <w:rPr>
                <w:sz w:val="16"/>
                <w:szCs w:val="16"/>
              </w:rPr>
              <w:t>0.00</w:t>
            </w:r>
          </w:p>
        </w:tc>
      </w:tr>
      <w:tr w:rsidR="0044110D" w14:paraId="1CB567B8"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8" w:type="dxa"/>
              <w:bottom w:w="80" w:type="dxa"/>
              <w:right w:w="80" w:type="dxa"/>
            </w:tcMar>
          </w:tcPr>
          <w:p w14:paraId="1CB567B0" w14:textId="77777777" w:rsidR="0044110D" w:rsidRDefault="00000000">
            <w:pPr>
              <w:spacing w:after="0" w:line="259" w:lineRule="auto"/>
              <w:ind w:left="28" w:right="0" w:firstLine="0"/>
              <w:jc w:val="left"/>
            </w:pPr>
            <w:r>
              <w:rPr>
                <w:sz w:val="16"/>
                <w:szCs w:val="16"/>
              </w:rPr>
              <w:t>TZA</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B1" w14:textId="77777777" w:rsidR="0044110D" w:rsidRDefault="00000000">
            <w:pPr>
              <w:spacing w:after="0" w:line="259" w:lineRule="auto"/>
              <w:ind w:left="0" w:right="0" w:firstLine="0"/>
              <w:jc w:val="left"/>
            </w:pPr>
            <w:r>
              <w:rPr>
                <w:sz w:val="16"/>
                <w:szCs w:val="16"/>
              </w:rPr>
              <w:t>Tanzania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B2"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3" w14:textId="77777777" w:rsidR="0044110D" w:rsidRDefault="00000000">
            <w:pPr>
              <w:spacing w:after="0" w:line="259" w:lineRule="auto"/>
              <w:ind w:left="0" w:right="6" w:firstLine="0"/>
              <w:jc w:val="center"/>
            </w:pPr>
            <w:r>
              <w:rPr>
                <w:sz w:val="16"/>
                <w:szCs w:val="16"/>
              </w:rPr>
              <w:t>3066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4" w14:textId="77777777" w:rsidR="0044110D" w:rsidRDefault="00000000">
            <w:pPr>
              <w:spacing w:after="0" w:line="259" w:lineRule="auto"/>
              <w:ind w:left="0" w:right="6" w:firstLine="0"/>
              <w:jc w:val="center"/>
            </w:pPr>
            <w:r>
              <w:rPr>
                <w:sz w:val="16"/>
                <w:szCs w:val="16"/>
              </w:rPr>
              <w:t>0.31</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5" w14:textId="77777777" w:rsidR="0044110D" w:rsidRDefault="00000000">
            <w:pPr>
              <w:spacing w:after="0" w:line="259" w:lineRule="auto"/>
              <w:ind w:left="0" w:right="6" w:firstLine="0"/>
              <w:jc w:val="center"/>
            </w:pPr>
            <w:r>
              <w:rPr>
                <w:sz w:val="16"/>
                <w:szCs w:val="16"/>
              </w:rPr>
              <w:t>0.57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6" w14:textId="77777777" w:rsidR="0044110D" w:rsidRDefault="00000000">
            <w:pPr>
              <w:spacing w:after="0" w:line="259" w:lineRule="auto"/>
              <w:ind w:left="0" w:right="6" w:firstLine="0"/>
              <w:jc w:val="center"/>
            </w:pPr>
            <w:r>
              <w:rPr>
                <w:sz w:val="16"/>
                <w:szCs w:val="16"/>
              </w:rPr>
              <w:t>0.31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7" w14:textId="77777777" w:rsidR="0044110D" w:rsidRDefault="00000000">
            <w:pPr>
              <w:spacing w:after="0" w:line="259" w:lineRule="auto"/>
              <w:ind w:left="0" w:right="6" w:firstLine="0"/>
              <w:jc w:val="center"/>
            </w:pPr>
            <w:r>
              <w:rPr>
                <w:sz w:val="16"/>
                <w:szCs w:val="16"/>
              </w:rPr>
              <w:t>0.70</w:t>
            </w:r>
          </w:p>
        </w:tc>
      </w:tr>
      <w:tr w:rsidR="0044110D" w14:paraId="1CB567C1"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7B9" w14:textId="77777777" w:rsidR="0044110D" w:rsidRDefault="00000000">
            <w:pPr>
              <w:spacing w:after="0" w:line="259" w:lineRule="auto"/>
              <w:ind w:left="10" w:right="0" w:firstLine="0"/>
              <w:jc w:val="left"/>
            </w:pPr>
            <w:r>
              <w:rPr>
                <w:sz w:val="16"/>
                <w:szCs w:val="16"/>
              </w:rPr>
              <w:t>UGA</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BA" w14:textId="77777777" w:rsidR="0044110D" w:rsidRDefault="00000000">
            <w:pPr>
              <w:spacing w:after="0" w:line="259" w:lineRule="auto"/>
              <w:ind w:left="0" w:right="0" w:firstLine="0"/>
              <w:jc w:val="left"/>
            </w:pPr>
            <w:r>
              <w:rPr>
                <w:sz w:val="16"/>
                <w:szCs w:val="16"/>
              </w:rPr>
              <w:t>Uganda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BB"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C" w14:textId="77777777" w:rsidR="0044110D" w:rsidRDefault="00000000">
            <w:pPr>
              <w:spacing w:after="0" w:line="259" w:lineRule="auto"/>
              <w:ind w:left="0" w:right="6" w:firstLine="0"/>
              <w:jc w:val="center"/>
            </w:pPr>
            <w:r>
              <w:rPr>
                <w:sz w:val="16"/>
                <w:szCs w:val="16"/>
              </w:rPr>
              <w:t>1020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D" w14:textId="77777777" w:rsidR="0044110D" w:rsidRDefault="00000000">
            <w:pPr>
              <w:spacing w:after="0" w:line="259" w:lineRule="auto"/>
              <w:ind w:left="0" w:right="6" w:firstLine="0"/>
              <w:jc w:val="center"/>
            </w:pPr>
            <w:r>
              <w:rPr>
                <w:sz w:val="16"/>
                <w:szCs w:val="16"/>
              </w:rPr>
              <w:t>0.38</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E" w14:textId="77777777" w:rsidR="0044110D" w:rsidRDefault="00000000">
            <w:pPr>
              <w:spacing w:after="0" w:line="259" w:lineRule="auto"/>
              <w:ind w:left="0" w:right="6" w:firstLine="0"/>
              <w:jc w:val="center"/>
            </w:pPr>
            <w:r>
              <w:rPr>
                <w:sz w:val="16"/>
                <w:szCs w:val="16"/>
              </w:rPr>
              <w:t>0.56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BF" w14:textId="77777777" w:rsidR="0044110D" w:rsidRDefault="00000000">
            <w:pPr>
              <w:spacing w:after="0" w:line="259" w:lineRule="auto"/>
              <w:ind w:left="0" w:right="6" w:firstLine="0"/>
              <w:jc w:val="center"/>
            </w:pPr>
            <w:r>
              <w:rPr>
                <w:sz w:val="16"/>
                <w:szCs w:val="16"/>
              </w:rPr>
              <w:t>0.39</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0" w14:textId="77777777" w:rsidR="0044110D" w:rsidRDefault="00000000">
            <w:pPr>
              <w:spacing w:after="0" w:line="259" w:lineRule="auto"/>
              <w:ind w:left="0" w:right="6" w:firstLine="0"/>
              <w:jc w:val="center"/>
            </w:pPr>
            <w:r>
              <w:rPr>
                <w:sz w:val="16"/>
                <w:szCs w:val="16"/>
              </w:rPr>
              <w:t>0.62</w:t>
            </w:r>
          </w:p>
        </w:tc>
      </w:tr>
      <w:tr w:rsidR="0044110D" w14:paraId="1CB567CA"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5" w:type="dxa"/>
              <w:bottom w:w="80" w:type="dxa"/>
              <w:right w:w="80" w:type="dxa"/>
            </w:tcMar>
          </w:tcPr>
          <w:p w14:paraId="1CB567C2" w14:textId="77777777" w:rsidR="0044110D" w:rsidRDefault="00000000">
            <w:pPr>
              <w:spacing w:after="0" w:line="259" w:lineRule="auto"/>
              <w:ind w:left="15" w:right="0" w:firstLine="0"/>
              <w:jc w:val="left"/>
            </w:pPr>
            <w:r>
              <w:rPr>
                <w:sz w:val="16"/>
                <w:szCs w:val="16"/>
              </w:rPr>
              <w:t>UKR</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C3" w14:textId="77777777" w:rsidR="0044110D" w:rsidRDefault="00000000">
            <w:pPr>
              <w:spacing w:after="0" w:line="259" w:lineRule="auto"/>
              <w:ind w:left="0" w:right="0" w:firstLine="0"/>
              <w:jc w:val="left"/>
            </w:pPr>
            <w:r>
              <w:rPr>
                <w:sz w:val="16"/>
                <w:szCs w:val="16"/>
              </w:rPr>
              <w:t>Ukraine</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C4"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5" w14:textId="77777777" w:rsidR="0044110D" w:rsidRDefault="00000000">
            <w:pPr>
              <w:spacing w:after="0" w:line="259" w:lineRule="auto"/>
              <w:ind w:left="0" w:right="6" w:firstLine="0"/>
              <w:jc w:val="center"/>
            </w:pPr>
            <w:r>
              <w:rPr>
                <w:sz w:val="16"/>
                <w:szCs w:val="16"/>
              </w:rPr>
              <w:t>590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6" w14:textId="77777777" w:rsidR="0044110D" w:rsidRDefault="00000000">
            <w:pPr>
              <w:spacing w:after="0" w:line="259" w:lineRule="auto"/>
              <w:ind w:left="0" w:right="6" w:firstLine="0"/>
              <w:jc w:val="center"/>
            </w:pPr>
            <w:r>
              <w:rPr>
                <w:sz w:val="16"/>
                <w:szCs w:val="16"/>
              </w:rPr>
              <w:t>0.53</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7" w14:textId="77777777" w:rsidR="0044110D" w:rsidRDefault="00000000">
            <w:pPr>
              <w:spacing w:after="0" w:line="259" w:lineRule="auto"/>
              <w:ind w:left="0" w:right="6" w:firstLine="0"/>
              <w:jc w:val="center"/>
            </w:pPr>
            <w:r>
              <w:rPr>
                <w:sz w:val="16"/>
                <w:szCs w:val="16"/>
              </w:rPr>
              <w:t>0.62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8" w14:textId="77777777" w:rsidR="0044110D" w:rsidRDefault="00000000">
            <w:pPr>
              <w:spacing w:after="0" w:line="259" w:lineRule="auto"/>
              <w:ind w:left="0" w:right="6" w:firstLine="0"/>
              <w:jc w:val="center"/>
            </w:pPr>
            <w:r>
              <w:rPr>
                <w:sz w:val="16"/>
                <w:szCs w:val="16"/>
              </w:rPr>
              <w:t>0.72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9" w14:textId="77777777" w:rsidR="0044110D" w:rsidRDefault="00000000">
            <w:pPr>
              <w:spacing w:after="0" w:line="259" w:lineRule="auto"/>
              <w:ind w:left="0" w:right="6" w:firstLine="0"/>
              <w:jc w:val="center"/>
            </w:pPr>
            <w:r>
              <w:rPr>
                <w:sz w:val="16"/>
                <w:szCs w:val="16"/>
              </w:rPr>
              <w:t>0.28</w:t>
            </w:r>
          </w:p>
        </w:tc>
      </w:tr>
      <w:tr w:rsidR="0044110D" w14:paraId="1CB567D3"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0" w:type="dxa"/>
              <w:bottom w:w="80" w:type="dxa"/>
              <w:right w:w="80" w:type="dxa"/>
            </w:tcMar>
          </w:tcPr>
          <w:p w14:paraId="1CB567CB" w14:textId="77777777" w:rsidR="0044110D" w:rsidRDefault="00000000">
            <w:pPr>
              <w:spacing w:after="0" w:line="259" w:lineRule="auto"/>
              <w:ind w:left="20" w:right="0" w:firstLine="0"/>
              <w:jc w:val="left"/>
            </w:pPr>
            <w:r>
              <w:rPr>
                <w:sz w:val="16"/>
                <w:szCs w:val="16"/>
              </w:rPr>
              <w:t>URY</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CC" w14:textId="77777777" w:rsidR="0044110D" w:rsidRDefault="00000000">
            <w:pPr>
              <w:spacing w:after="0" w:line="259" w:lineRule="auto"/>
              <w:ind w:left="0" w:right="0" w:firstLine="0"/>
              <w:jc w:val="left"/>
            </w:pPr>
            <w:r>
              <w:rPr>
                <w:sz w:val="16"/>
                <w:szCs w:val="16"/>
              </w:rPr>
              <w:t>Uruguay</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CD" w14:textId="77777777" w:rsidR="0044110D" w:rsidRDefault="00000000">
            <w:pPr>
              <w:spacing w:after="0" w:line="259" w:lineRule="auto"/>
              <w:ind w:left="0" w:right="0" w:firstLine="0"/>
              <w:jc w:val="left"/>
            </w:pPr>
            <w:r>
              <w:rPr>
                <w:sz w:val="16"/>
                <w:szCs w:val="16"/>
              </w:rPr>
              <w:t>Latin America Caribbean</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E" w14:textId="77777777" w:rsidR="0044110D" w:rsidRDefault="00000000">
            <w:pPr>
              <w:spacing w:after="0" w:line="259" w:lineRule="auto"/>
              <w:ind w:left="0" w:right="6" w:firstLine="0"/>
              <w:jc w:val="center"/>
            </w:pPr>
            <w:r>
              <w:rPr>
                <w:sz w:val="16"/>
                <w:szCs w:val="16"/>
              </w:rPr>
              <w:t>1595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CF" w14:textId="77777777" w:rsidR="0044110D" w:rsidRDefault="00000000">
            <w:pPr>
              <w:spacing w:after="0" w:line="259" w:lineRule="auto"/>
              <w:ind w:left="0" w:right="6" w:firstLine="0"/>
              <w:jc w:val="center"/>
            </w:pPr>
            <w:r>
              <w:rPr>
                <w:sz w:val="16"/>
                <w:szCs w:val="16"/>
              </w:rPr>
              <w:t>0.52</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0" w14:textId="77777777" w:rsidR="0044110D" w:rsidRDefault="00000000">
            <w:pPr>
              <w:spacing w:after="0" w:line="259" w:lineRule="auto"/>
              <w:ind w:left="0" w:right="6" w:firstLine="0"/>
              <w:jc w:val="center"/>
            </w:pPr>
            <w:r>
              <w:rPr>
                <w:sz w:val="16"/>
                <w:szCs w:val="16"/>
              </w:rPr>
              <w:t>0.56</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1" w14:textId="77777777" w:rsidR="0044110D" w:rsidRDefault="00000000">
            <w:pPr>
              <w:spacing w:after="0" w:line="259" w:lineRule="auto"/>
              <w:ind w:left="0" w:right="6" w:firstLine="0"/>
              <w:jc w:val="center"/>
            </w:pPr>
            <w:r>
              <w:rPr>
                <w:sz w:val="16"/>
                <w:szCs w:val="16"/>
              </w:rPr>
              <w:t>0.51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2" w14:textId="77777777" w:rsidR="0044110D" w:rsidRDefault="00000000">
            <w:pPr>
              <w:spacing w:after="0" w:line="259" w:lineRule="auto"/>
              <w:ind w:left="0" w:right="6" w:firstLine="0"/>
              <w:jc w:val="center"/>
            </w:pPr>
            <w:r>
              <w:rPr>
                <w:sz w:val="16"/>
                <w:szCs w:val="16"/>
              </w:rPr>
              <w:t>0.54</w:t>
            </w:r>
          </w:p>
        </w:tc>
      </w:tr>
      <w:tr w:rsidR="0044110D" w14:paraId="1CB567DC"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7D4" w14:textId="77777777" w:rsidR="0044110D" w:rsidRDefault="00000000">
            <w:pPr>
              <w:spacing w:after="0" w:line="259" w:lineRule="auto"/>
              <w:ind w:left="24" w:right="0" w:firstLine="0"/>
              <w:jc w:val="left"/>
            </w:pPr>
            <w:r>
              <w:rPr>
                <w:sz w:val="16"/>
                <w:szCs w:val="16"/>
              </w:rPr>
              <w:t>USA</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D5" w14:textId="77777777" w:rsidR="0044110D" w:rsidRDefault="00000000">
            <w:pPr>
              <w:spacing w:after="0" w:line="259" w:lineRule="auto"/>
              <w:ind w:left="0" w:right="0" w:firstLine="0"/>
              <w:jc w:val="left"/>
            </w:pPr>
            <w:r>
              <w:rPr>
                <w:sz w:val="16"/>
                <w:szCs w:val="16"/>
              </w:rPr>
              <w:t>United States</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D6" w14:textId="77777777" w:rsidR="0044110D" w:rsidRDefault="00000000">
            <w:pPr>
              <w:spacing w:after="0" w:line="259" w:lineRule="auto"/>
              <w:ind w:left="0" w:right="0" w:firstLine="0"/>
              <w:jc w:val="left"/>
            </w:pPr>
            <w:r>
              <w:rPr>
                <w:sz w:val="16"/>
                <w:szCs w:val="16"/>
              </w:rPr>
              <w:t>North America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7" w14:textId="77777777" w:rsidR="0044110D" w:rsidRDefault="00000000">
            <w:pPr>
              <w:spacing w:after="0" w:line="259" w:lineRule="auto"/>
              <w:ind w:left="0" w:right="6" w:firstLine="0"/>
              <w:jc w:val="center"/>
            </w:pPr>
            <w:r>
              <w:rPr>
                <w:sz w:val="16"/>
                <w:szCs w:val="16"/>
              </w:rPr>
              <w:t>3660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8" w14:textId="77777777" w:rsidR="0044110D" w:rsidRDefault="00000000">
            <w:pPr>
              <w:spacing w:after="0" w:line="259" w:lineRule="auto"/>
              <w:ind w:left="0" w:right="6" w:firstLine="0"/>
              <w:jc w:val="center"/>
            </w:pPr>
            <w:r>
              <w:rPr>
                <w:sz w:val="16"/>
                <w:szCs w:val="16"/>
              </w:rPr>
              <w:t>0.43</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9" w14:textId="77777777" w:rsidR="0044110D" w:rsidRDefault="00000000">
            <w:pPr>
              <w:spacing w:after="0" w:line="259" w:lineRule="auto"/>
              <w:ind w:left="0" w:right="6" w:firstLine="0"/>
              <w:jc w:val="center"/>
            </w:pPr>
            <w:r>
              <w:rPr>
                <w:sz w:val="16"/>
                <w:szCs w:val="16"/>
              </w:rPr>
              <w:t>0.67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A" w14:textId="77777777" w:rsidR="0044110D" w:rsidRDefault="00000000">
            <w:pPr>
              <w:spacing w:after="0" w:line="259" w:lineRule="auto"/>
              <w:ind w:left="0" w:right="6" w:firstLine="0"/>
              <w:jc w:val="center"/>
            </w:pPr>
            <w:r>
              <w:rPr>
                <w:sz w:val="16"/>
                <w:szCs w:val="16"/>
              </w:rPr>
              <w:t>0.58</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DB" w14:textId="77777777" w:rsidR="0044110D" w:rsidRDefault="00000000">
            <w:pPr>
              <w:spacing w:after="0" w:line="259" w:lineRule="auto"/>
              <w:ind w:left="0" w:right="6" w:firstLine="0"/>
              <w:jc w:val="center"/>
            </w:pPr>
            <w:r>
              <w:rPr>
                <w:sz w:val="16"/>
                <w:szCs w:val="16"/>
              </w:rPr>
              <w:t>0.29</w:t>
            </w:r>
          </w:p>
        </w:tc>
      </w:tr>
      <w:tr w:rsidR="0044110D" w14:paraId="1CB567E5"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04" w:type="dxa"/>
              <w:bottom w:w="80" w:type="dxa"/>
              <w:right w:w="80" w:type="dxa"/>
            </w:tcMar>
          </w:tcPr>
          <w:p w14:paraId="1CB567DD" w14:textId="77777777" w:rsidR="0044110D" w:rsidRDefault="00000000">
            <w:pPr>
              <w:spacing w:after="0" w:line="259" w:lineRule="auto"/>
              <w:ind w:left="24" w:right="0" w:firstLine="0"/>
              <w:jc w:val="left"/>
            </w:pPr>
            <w:r>
              <w:rPr>
                <w:sz w:val="16"/>
                <w:szCs w:val="16"/>
              </w:rPr>
              <w:t>UZB</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DE" w14:textId="77777777" w:rsidR="0044110D" w:rsidRDefault="00000000">
            <w:pPr>
              <w:spacing w:after="0" w:line="259" w:lineRule="auto"/>
              <w:ind w:left="0" w:right="0" w:firstLine="0"/>
              <w:jc w:val="left"/>
            </w:pPr>
            <w:r>
              <w:rPr>
                <w:sz w:val="16"/>
                <w:szCs w:val="16"/>
              </w:rPr>
              <w:t>Uzbekistan</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DF"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0" w14:textId="77777777" w:rsidR="0044110D" w:rsidRDefault="00000000">
            <w:pPr>
              <w:spacing w:after="0" w:line="259" w:lineRule="auto"/>
              <w:ind w:left="0" w:right="6" w:firstLine="0"/>
              <w:jc w:val="center"/>
            </w:pPr>
            <w:r>
              <w:rPr>
                <w:sz w:val="16"/>
                <w:szCs w:val="16"/>
              </w:rPr>
              <w:t>601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1" w14:textId="77777777" w:rsidR="0044110D" w:rsidRDefault="00000000">
            <w:pPr>
              <w:spacing w:after="0" w:line="259" w:lineRule="auto"/>
              <w:ind w:left="0" w:right="6" w:firstLine="0"/>
              <w:jc w:val="center"/>
            </w:pPr>
            <w:r>
              <w:rPr>
                <w:sz w:val="16"/>
                <w:szCs w:val="16"/>
              </w:rPr>
              <w:t>0.20</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2" w14:textId="77777777" w:rsidR="0044110D" w:rsidRDefault="00000000">
            <w:pPr>
              <w:spacing w:after="0" w:line="259" w:lineRule="auto"/>
              <w:ind w:left="0" w:right="6" w:firstLine="0"/>
              <w:jc w:val="center"/>
            </w:pPr>
            <w:r>
              <w:rPr>
                <w:sz w:val="16"/>
                <w:szCs w:val="16"/>
              </w:rPr>
              <w:t>0.78</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3" w14:textId="77777777" w:rsidR="0044110D" w:rsidRDefault="00000000">
            <w:pPr>
              <w:spacing w:after="0" w:line="259" w:lineRule="auto"/>
              <w:ind w:left="0" w:right="6" w:firstLine="0"/>
              <w:jc w:val="center"/>
            </w:pPr>
            <w:r>
              <w:rPr>
                <w:sz w:val="16"/>
                <w:szCs w:val="16"/>
              </w:rPr>
              <w:t>0.23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4" w14:textId="77777777" w:rsidR="0044110D" w:rsidRDefault="00000000">
            <w:pPr>
              <w:spacing w:after="0" w:line="259" w:lineRule="auto"/>
              <w:ind w:left="0" w:right="6" w:firstLine="0"/>
              <w:jc w:val="center"/>
            </w:pPr>
            <w:r>
              <w:rPr>
                <w:sz w:val="16"/>
                <w:szCs w:val="16"/>
              </w:rPr>
              <w:t>0.55</w:t>
            </w:r>
          </w:p>
        </w:tc>
      </w:tr>
      <w:tr w:rsidR="0044110D" w14:paraId="1CB567EE"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7E6" w14:textId="77777777" w:rsidR="0044110D" w:rsidRDefault="00000000">
            <w:pPr>
              <w:spacing w:after="0" w:line="259" w:lineRule="auto"/>
              <w:ind w:left="19" w:right="0" w:firstLine="0"/>
              <w:jc w:val="left"/>
            </w:pPr>
            <w:r>
              <w:rPr>
                <w:sz w:val="16"/>
                <w:szCs w:val="16"/>
              </w:rPr>
              <w:t>VEN</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E7" w14:textId="77777777" w:rsidR="0044110D" w:rsidRDefault="00000000">
            <w:pPr>
              <w:spacing w:after="0" w:line="259" w:lineRule="auto"/>
              <w:ind w:left="0" w:right="0" w:firstLine="0"/>
              <w:jc w:val="left"/>
            </w:pPr>
            <w:r>
              <w:rPr>
                <w:sz w:val="16"/>
                <w:szCs w:val="16"/>
              </w:rPr>
              <w:t>Venezuela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E8" w14:textId="77777777" w:rsidR="0044110D" w:rsidRDefault="00000000">
            <w:pPr>
              <w:spacing w:after="0" w:line="259" w:lineRule="auto"/>
              <w:ind w:left="0" w:right="0" w:firstLine="0"/>
              <w:jc w:val="left"/>
            </w:pPr>
            <w:r>
              <w:rPr>
                <w:sz w:val="16"/>
                <w:szCs w:val="16"/>
              </w:rPr>
              <w:t>Latin America Caribbean</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9" w14:textId="77777777" w:rsidR="0044110D" w:rsidRDefault="00000000">
            <w:pPr>
              <w:spacing w:after="0" w:line="259" w:lineRule="auto"/>
              <w:ind w:left="0" w:right="6" w:firstLine="0"/>
              <w:jc w:val="center"/>
            </w:pPr>
            <w:r>
              <w:rPr>
                <w:sz w:val="16"/>
                <w:szCs w:val="16"/>
              </w:rPr>
              <w:t>1922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A" w14:textId="77777777" w:rsidR="0044110D" w:rsidRDefault="00000000">
            <w:pPr>
              <w:spacing w:after="0" w:line="259" w:lineRule="auto"/>
              <w:ind w:left="0" w:right="6" w:firstLine="0"/>
              <w:jc w:val="center"/>
            </w:pPr>
            <w:r>
              <w:rPr>
                <w:sz w:val="16"/>
                <w:szCs w:val="16"/>
              </w:rPr>
              <w:t>0.66</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B" w14:textId="77777777" w:rsidR="0044110D" w:rsidRDefault="00000000">
            <w:pPr>
              <w:spacing w:after="0" w:line="259" w:lineRule="auto"/>
              <w:ind w:left="0" w:right="6" w:firstLine="0"/>
              <w:jc w:val="center"/>
            </w:pPr>
            <w:r>
              <w:rPr>
                <w:sz w:val="16"/>
                <w:szCs w:val="16"/>
              </w:rPr>
              <w:t>0.67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C" w14:textId="77777777" w:rsidR="0044110D" w:rsidRDefault="00000000">
            <w:pPr>
              <w:spacing w:after="0" w:line="259" w:lineRule="auto"/>
              <w:ind w:left="0" w:right="6" w:firstLine="0"/>
              <w:jc w:val="center"/>
            </w:pPr>
            <w:r>
              <w:rPr>
                <w:sz w:val="16"/>
                <w:szCs w:val="16"/>
              </w:rPr>
              <w:t>0.65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ED" w14:textId="77777777" w:rsidR="0044110D" w:rsidRDefault="00000000">
            <w:pPr>
              <w:spacing w:after="0" w:line="259" w:lineRule="auto"/>
              <w:ind w:left="0" w:right="6" w:firstLine="0"/>
              <w:jc w:val="center"/>
            </w:pPr>
            <w:r>
              <w:rPr>
                <w:sz w:val="16"/>
                <w:szCs w:val="16"/>
              </w:rPr>
              <w:t>0.29</w:t>
            </w:r>
          </w:p>
        </w:tc>
      </w:tr>
      <w:tr w:rsidR="0044110D" w14:paraId="1CB567F7"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EF" w14:textId="77777777" w:rsidR="0044110D" w:rsidRDefault="00000000">
            <w:pPr>
              <w:spacing w:after="0" w:line="259" w:lineRule="auto"/>
              <w:ind w:left="0" w:right="0" w:firstLine="0"/>
            </w:pPr>
            <w:r>
              <w:rPr>
                <w:sz w:val="16"/>
                <w:szCs w:val="16"/>
              </w:rPr>
              <w:t>VNM</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F0" w14:textId="77777777" w:rsidR="0044110D" w:rsidRDefault="00000000">
            <w:pPr>
              <w:spacing w:after="0" w:line="259" w:lineRule="auto"/>
              <w:ind w:left="0" w:right="0" w:firstLine="0"/>
              <w:jc w:val="left"/>
            </w:pPr>
            <w:r>
              <w:rPr>
                <w:sz w:val="16"/>
                <w:szCs w:val="16"/>
              </w:rPr>
              <w:t>Vietnam</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F1"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2" w14:textId="77777777" w:rsidR="0044110D" w:rsidRDefault="00000000">
            <w:pPr>
              <w:spacing w:after="0" w:line="259" w:lineRule="auto"/>
              <w:ind w:left="0" w:right="6" w:firstLine="0"/>
              <w:jc w:val="center"/>
            </w:pPr>
            <w:r>
              <w:rPr>
                <w:sz w:val="16"/>
                <w:szCs w:val="16"/>
              </w:rPr>
              <w:t>617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3" w14:textId="77777777" w:rsidR="0044110D" w:rsidRDefault="00000000">
            <w:pPr>
              <w:spacing w:after="0" w:line="259" w:lineRule="auto"/>
              <w:ind w:left="0" w:right="6" w:firstLine="0"/>
              <w:jc w:val="center"/>
            </w:pPr>
            <w:r>
              <w:rPr>
                <w:sz w:val="16"/>
                <w:szCs w:val="16"/>
              </w:rPr>
              <w:t>0.70</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4" w14:textId="77777777" w:rsidR="0044110D" w:rsidRDefault="00000000">
            <w:pPr>
              <w:spacing w:after="0" w:line="259" w:lineRule="auto"/>
              <w:ind w:left="0" w:right="6" w:firstLine="0"/>
              <w:jc w:val="center"/>
            </w:pPr>
            <w:r>
              <w:rPr>
                <w:sz w:val="16"/>
                <w:szCs w:val="16"/>
              </w:rPr>
              <w:t>0.53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5" w14:textId="77777777" w:rsidR="0044110D" w:rsidRDefault="00000000">
            <w:pPr>
              <w:spacing w:after="0" w:line="259" w:lineRule="auto"/>
              <w:ind w:left="0" w:right="6" w:firstLine="0"/>
              <w:jc w:val="center"/>
            </w:pPr>
            <w:r>
              <w:rPr>
                <w:sz w:val="16"/>
                <w:szCs w:val="16"/>
              </w:rPr>
              <w:t>0.72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6" w14:textId="77777777" w:rsidR="0044110D" w:rsidRDefault="00000000">
            <w:pPr>
              <w:spacing w:after="0" w:line="259" w:lineRule="auto"/>
              <w:ind w:left="0" w:right="6" w:firstLine="0"/>
              <w:jc w:val="center"/>
            </w:pPr>
            <w:r>
              <w:rPr>
                <w:sz w:val="16"/>
                <w:szCs w:val="16"/>
              </w:rPr>
              <w:t>0.26</w:t>
            </w:r>
          </w:p>
        </w:tc>
      </w:tr>
      <w:tr w:rsidR="0044110D" w14:paraId="1CB56800"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9" w:type="dxa"/>
              <w:bottom w:w="80" w:type="dxa"/>
              <w:right w:w="80" w:type="dxa"/>
            </w:tcMar>
          </w:tcPr>
          <w:p w14:paraId="1CB567F8" w14:textId="77777777" w:rsidR="0044110D" w:rsidRDefault="00000000">
            <w:pPr>
              <w:spacing w:after="0" w:line="259" w:lineRule="auto"/>
              <w:ind w:left="19" w:right="0" w:firstLine="0"/>
              <w:jc w:val="left"/>
            </w:pPr>
            <w:r>
              <w:rPr>
                <w:sz w:val="16"/>
                <w:szCs w:val="16"/>
              </w:rPr>
              <w:t>VUT</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F9" w14:textId="77777777" w:rsidR="0044110D" w:rsidRDefault="00000000">
            <w:pPr>
              <w:spacing w:after="0" w:line="259" w:lineRule="auto"/>
              <w:ind w:left="0" w:right="0" w:firstLine="0"/>
              <w:jc w:val="left"/>
            </w:pPr>
            <w:r>
              <w:rPr>
                <w:sz w:val="16"/>
                <w:szCs w:val="16"/>
              </w:rPr>
              <w:t>Vanuatu</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7FA" w14:textId="77777777" w:rsidR="0044110D" w:rsidRDefault="00000000">
            <w:pPr>
              <w:spacing w:after="0" w:line="259" w:lineRule="auto"/>
              <w:ind w:left="0" w:right="0" w:firstLine="0"/>
              <w:jc w:val="left"/>
            </w:pPr>
            <w:r>
              <w:rPr>
                <w:sz w:val="16"/>
                <w:szCs w:val="16"/>
              </w:rPr>
              <w:t>East Asia Pacific</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B" w14:textId="77777777" w:rsidR="0044110D" w:rsidRDefault="00000000">
            <w:pPr>
              <w:spacing w:after="0" w:line="259" w:lineRule="auto"/>
              <w:ind w:left="0" w:right="6" w:firstLine="0"/>
              <w:jc w:val="center"/>
            </w:pPr>
            <w:r>
              <w:rPr>
                <w:sz w:val="16"/>
                <w:szCs w:val="16"/>
              </w:rPr>
              <w:t>475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C" w14:textId="77777777" w:rsidR="0044110D" w:rsidRDefault="00000000">
            <w:pPr>
              <w:spacing w:after="0" w:line="259" w:lineRule="auto"/>
              <w:ind w:left="0" w:right="6" w:firstLine="0"/>
              <w:jc w:val="center"/>
            </w:pPr>
            <w:r>
              <w:rPr>
                <w:sz w:val="16"/>
                <w:szCs w:val="16"/>
              </w:rPr>
              <w:t>0.37</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D" w14:textId="77777777" w:rsidR="0044110D" w:rsidRDefault="00000000">
            <w:pPr>
              <w:spacing w:after="0" w:line="259" w:lineRule="auto"/>
              <w:ind w:left="0" w:right="6" w:firstLine="0"/>
              <w:jc w:val="center"/>
            </w:pPr>
            <w:r>
              <w:rPr>
                <w:sz w:val="16"/>
                <w:szCs w:val="16"/>
              </w:rPr>
              <w:t>0.60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E" w14:textId="77777777" w:rsidR="0044110D" w:rsidRDefault="00000000">
            <w:pPr>
              <w:spacing w:after="0" w:line="259" w:lineRule="auto"/>
              <w:ind w:left="0" w:right="6" w:firstLine="0"/>
              <w:jc w:val="center"/>
            </w:pPr>
            <w:r>
              <w:rPr>
                <w:sz w:val="16"/>
                <w:szCs w:val="16"/>
              </w:rPr>
              <w:t>0.35</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7FF" w14:textId="77777777" w:rsidR="0044110D" w:rsidRDefault="00000000">
            <w:pPr>
              <w:spacing w:after="0" w:line="259" w:lineRule="auto"/>
              <w:ind w:left="0" w:right="6" w:firstLine="0"/>
              <w:jc w:val="center"/>
            </w:pPr>
            <w:r>
              <w:rPr>
                <w:sz w:val="16"/>
                <w:szCs w:val="16"/>
              </w:rPr>
              <w:t>0.72</w:t>
            </w:r>
          </w:p>
        </w:tc>
      </w:tr>
      <w:tr w:rsidR="0044110D" w14:paraId="1CB56809"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90" w:type="dxa"/>
              <w:bottom w:w="80" w:type="dxa"/>
              <w:right w:w="80" w:type="dxa"/>
            </w:tcMar>
          </w:tcPr>
          <w:p w14:paraId="1CB56801" w14:textId="77777777" w:rsidR="0044110D" w:rsidRDefault="00000000">
            <w:pPr>
              <w:spacing w:after="0" w:line="259" w:lineRule="auto"/>
              <w:ind w:left="10" w:right="0" w:firstLine="0"/>
              <w:jc w:val="left"/>
            </w:pPr>
            <w:r>
              <w:rPr>
                <w:sz w:val="16"/>
                <w:szCs w:val="16"/>
              </w:rPr>
              <w:t>XKX</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802" w14:textId="77777777" w:rsidR="0044110D" w:rsidRDefault="00000000">
            <w:pPr>
              <w:spacing w:after="0" w:line="259" w:lineRule="auto"/>
              <w:ind w:left="0" w:right="0" w:firstLine="0"/>
              <w:jc w:val="left"/>
            </w:pPr>
            <w:r>
              <w:rPr>
                <w:sz w:val="16"/>
                <w:szCs w:val="16"/>
              </w:rPr>
              <w:t>Kosovo</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803" w14:textId="77777777" w:rsidR="0044110D" w:rsidRDefault="00000000">
            <w:pPr>
              <w:spacing w:after="0" w:line="259" w:lineRule="auto"/>
              <w:ind w:left="0" w:right="0" w:firstLine="0"/>
              <w:jc w:val="left"/>
            </w:pPr>
            <w:r>
              <w:rPr>
                <w:sz w:val="16"/>
                <w:szCs w:val="16"/>
              </w:rPr>
              <w:t>Europe Central Asia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4" w14:textId="77777777" w:rsidR="0044110D" w:rsidRDefault="00000000">
            <w:pPr>
              <w:spacing w:after="0" w:line="259" w:lineRule="auto"/>
              <w:ind w:left="0" w:right="6" w:firstLine="0"/>
              <w:jc w:val="center"/>
            </w:pPr>
            <w:r>
              <w:rPr>
                <w:sz w:val="16"/>
                <w:szCs w:val="16"/>
              </w:rPr>
              <w:t>652</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5" w14:textId="77777777" w:rsidR="0044110D" w:rsidRDefault="00000000">
            <w:pPr>
              <w:spacing w:after="0" w:line="259" w:lineRule="auto"/>
              <w:ind w:left="0" w:right="6" w:firstLine="0"/>
              <w:jc w:val="center"/>
            </w:pPr>
            <w:r>
              <w:rPr>
                <w:sz w:val="16"/>
                <w:szCs w:val="16"/>
              </w:rPr>
              <w:t>0.54</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6" w14:textId="77777777" w:rsidR="0044110D" w:rsidRDefault="00000000">
            <w:pPr>
              <w:spacing w:after="0" w:line="259" w:lineRule="auto"/>
              <w:ind w:left="0" w:right="6" w:firstLine="0"/>
              <w:jc w:val="center"/>
            </w:pPr>
            <w:r>
              <w:rPr>
                <w:sz w:val="16"/>
                <w:szCs w:val="16"/>
              </w:rPr>
              <w:t>0.61</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7" w14:textId="77777777" w:rsidR="0044110D" w:rsidRDefault="00000000">
            <w:pPr>
              <w:spacing w:after="0" w:line="259" w:lineRule="auto"/>
              <w:ind w:left="0" w:right="6" w:firstLine="0"/>
              <w:jc w:val="center"/>
            </w:pPr>
            <w:r>
              <w:rPr>
                <w:sz w:val="16"/>
                <w:szCs w:val="16"/>
              </w:rPr>
              <w:t>0.54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8" w14:textId="77777777" w:rsidR="0044110D" w:rsidRDefault="00000000">
            <w:pPr>
              <w:spacing w:after="0" w:line="259" w:lineRule="auto"/>
              <w:ind w:left="0" w:right="6" w:firstLine="0"/>
              <w:jc w:val="center"/>
            </w:pPr>
            <w:r>
              <w:rPr>
                <w:sz w:val="16"/>
                <w:szCs w:val="16"/>
              </w:rPr>
              <w:t>0.53</w:t>
            </w:r>
          </w:p>
        </w:tc>
      </w:tr>
      <w:tr w:rsidR="0044110D" w14:paraId="1CB56812"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86" w:type="dxa"/>
              <w:bottom w:w="80" w:type="dxa"/>
              <w:right w:w="80" w:type="dxa"/>
            </w:tcMar>
          </w:tcPr>
          <w:p w14:paraId="1CB5680A" w14:textId="77777777" w:rsidR="0044110D" w:rsidRDefault="00000000">
            <w:pPr>
              <w:spacing w:after="0" w:line="259" w:lineRule="auto"/>
              <w:ind w:left="6" w:right="0" w:firstLine="0"/>
              <w:jc w:val="left"/>
            </w:pPr>
            <w:r>
              <w:rPr>
                <w:sz w:val="16"/>
                <w:szCs w:val="16"/>
              </w:rPr>
              <w:t>YEM</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80B" w14:textId="77777777" w:rsidR="0044110D" w:rsidRDefault="00000000">
            <w:pPr>
              <w:spacing w:after="0" w:line="259" w:lineRule="auto"/>
              <w:ind w:left="0" w:right="0" w:firstLine="0"/>
              <w:jc w:val="left"/>
            </w:pPr>
            <w:r>
              <w:rPr>
                <w:sz w:val="16"/>
                <w:szCs w:val="16"/>
              </w:rPr>
              <w:t>Yemen</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80C" w14:textId="77777777" w:rsidR="0044110D" w:rsidRDefault="00000000">
            <w:pPr>
              <w:spacing w:after="0" w:line="259" w:lineRule="auto"/>
              <w:ind w:left="0" w:right="0" w:firstLine="0"/>
              <w:jc w:val="left"/>
            </w:pPr>
            <w:r>
              <w:rPr>
                <w:sz w:val="16"/>
                <w:szCs w:val="16"/>
              </w:rPr>
              <w:t>Middle East North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D" w14:textId="77777777" w:rsidR="0044110D" w:rsidRDefault="00000000">
            <w:pPr>
              <w:spacing w:after="0" w:line="259" w:lineRule="auto"/>
              <w:ind w:left="0" w:right="6" w:firstLine="0"/>
              <w:jc w:val="center"/>
            </w:pPr>
            <w:r>
              <w:rPr>
                <w:sz w:val="16"/>
                <w:szCs w:val="16"/>
              </w:rPr>
              <w:t>2774</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E" w14:textId="77777777" w:rsidR="0044110D" w:rsidRDefault="00000000">
            <w:pPr>
              <w:spacing w:after="0" w:line="259" w:lineRule="auto"/>
              <w:ind w:left="0" w:right="6" w:firstLine="0"/>
              <w:jc w:val="center"/>
            </w:pPr>
            <w:r>
              <w:rPr>
                <w:sz w:val="16"/>
                <w:szCs w:val="16"/>
              </w:rPr>
              <w:t>0.68</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0F" w14:textId="77777777" w:rsidR="0044110D" w:rsidRDefault="00000000">
            <w:pPr>
              <w:spacing w:after="0" w:line="259" w:lineRule="auto"/>
              <w:ind w:left="0" w:right="6" w:firstLine="0"/>
              <w:jc w:val="center"/>
            </w:pPr>
            <w:r>
              <w:rPr>
                <w:sz w:val="16"/>
                <w:szCs w:val="16"/>
              </w:rPr>
              <w:t>0.70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0" w14:textId="77777777" w:rsidR="0044110D" w:rsidRDefault="00000000">
            <w:pPr>
              <w:spacing w:after="0" w:line="259" w:lineRule="auto"/>
              <w:ind w:left="0" w:right="6" w:firstLine="0"/>
              <w:jc w:val="center"/>
            </w:pPr>
            <w:r>
              <w:rPr>
                <w:sz w:val="16"/>
                <w:szCs w:val="16"/>
              </w:rPr>
              <w:t>0.67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1" w14:textId="77777777" w:rsidR="0044110D" w:rsidRDefault="00000000">
            <w:pPr>
              <w:spacing w:after="0" w:line="259" w:lineRule="auto"/>
              <w:ind w:left="0" w:right="6" w:firstLine="0"/>
              <w:jc w:val="center"/>
            </w:pPr>
            <w:r>
              <w:rPr>
                <w:sz w:val="16"/>
                <w:szCs w:val="16"/>
              </w:rPr>
              <w:t>0.24</w:t>
            </w:r>
          </w:p>
        </w:tc>
      </w:tr>
      <w:tr w:rsidR="0044110D" w14:paraId="1CB5681B" w14:textId="77777777">
        <w:trPr>
          <w:trHeight w:val="172"/>
        </w:trPr>
        <w:tc>
          <w:tcPr>
            <w:tcW w:w="613" w:type="dxa"/>
            <w:tcBorders>
              <w:top w:val="single" w:sz="3" w:space="0" w:color="000000"/>
              <w:left w:val="single" w:sz="3" w:space="0" w:color="000000"/>
              <w:bottom w:val="single" w:sz="3" w:space="0" w:color="000000"/>
              <w:right w:val="single" w:sz="3" w:space="0" w:color="000000"/>
            </w:tcBorders>
            <w:shd w:val="clear" w:color="auto" w:fill="auto"/>
            <w:tcMar>
              <w:top w:w="80" w:type="dxa"/>
              <w:left w:w="112" w:type="dxa"/>
              <w:bottom w:w="80" w:type="dxa"/>
              <w:right w:w="80" w:type="dxa"/>
            </w:tcMar>
          </w:tcPr>
          <w:p w14:paraId="1CB56813" w14:textId="77777777" w:rsidR="0044110D" w:rsidRDefault="00000000">
            <w:pPr>
              <w:spacing w:after="0" w:line="259" w:lineRule="auto"/>
              <w:ind w:left="32" w:right="0" w:firstLine="0"/>
              <w:jc w:val="left"/>
            </w:pPr>
            <w:r>
              <w:rPr>
                <w:sz w:val="16"/>
                <w:szCs w:val="16"/>
              </w:rPr>
              <w:t>ZAF</w:t>
            </w:r>
          </w:p>
        </w:tc>
        <w:tc>
          <w:tcPr>
            <w:tcW w:w="194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814" w14:textId="77777777" w:rsidR="0044110D" w:rsidRDefault="00000000">
            <w:pPr>
              <w:spacing w:after="0" w:line="259" w:lineRule="auto"/>
              <w:ind w:left="0" w:right="0" w:firstLine="0"/>
              <w:jc w:val="left"/>
            </w:pPr>
            <w:r>
              <w:rPr>
                <w:sz w:val="16"/>
                <w:szCs w:val="16"/>
              </w:rPr>
              <w:t>South Africa</w:t>
            </w:r>
          </w:p>
        </w:tc>
        <w:tc>
          <w:tcPr>
            <w:tcW w:w="2143"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0" w:type="dxa"/>
            </w:tcMar>
          </w:tcPr>
          <w:p w14:paraId="1CB56815"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6" w14:textId="77777777" w:rsidR="0044110D" w:rsidRDefault="00000000">
            <w:pPr>
              <w:spacing w:after="0" w:line="259" w:lineRule="auto"/>
              <w:ind w:left="0" w:right="6" w:firstLine="0"/>
              <w:jc w:val="center"/>
            </w:pPr>
            <w:r>
              <w:rPr>
                <w:sz w:val="16"/>
                <w:szCs w:val="16"/>
              </w:rPr>
              <w:t>4113</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7" w14:textId="77777777" w:rsidR="0044110D" w:rsidRDefault="00000000">
            <w:pPr>
              <w:spacing w:after="0" w:line="259" w:lineRule="auto"/>
              <w:ind w:left="0" w:right="6" w:firstLine="0"/>
              <w:jc w:val="center"/>
            </w:pPr>
            <w:r>
              <w:rPr>
                <w:sz w:val="16"/>
                <w:szCs w:val="16"/>
              </w:rPr>
              <w:t>0.70</w:t>
            </w:r>
          </w:p>
        </w:tc>
        <w:tc>
          <w:tcPr>
            <w:tcW w:w="1060"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8" w14:textId="77777777" w:rsidR="0044110D" w:rsidRDefault="00000000">
            <w:pPr>
              <w:spacing w:after="0" w:line="259" w:lineRule="auto"/>
              <w:ind w:left="0" w:right="6" w:firstLine="0"/>
              <w:jc w:val="center"/>
            </w:pPr>
            <w:r>
              <w:rPr>
                <w:sz w:val="16"/>
                <w:szCs w:val="16"/>
              </w:rPr>
              <w:t>0.80</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9" w14:textId="77777777" w:rsidR="0044110D" w:rsidRDefault="00000000">
            <w:pPr>
              <w:spacing w:after="0" w:line="259" w:lineRule="auto"/>
              <w:ind w:left="0" w:right="6" w:firstLine="0"/>
              <w:jc w:val="center"/>
            </w:pPr>
            <w:r>
              <w:rPr>
                <w:sz w:val="16"/>
                <w:szCs w:val="16"/>
              </w:rPr>
              <w:t>0.67</w:t>
            </w:r>
          </w:p>
        </w:tc>
        <w:tc>
          <w:tcPr>
            <w:tcW w:w="924" w:type="dxa"/>
            <w:tcBorders>
              <w:top w:val="single" w:sz="3" w:space="0" w:color="000000"/>
              <w:left w:val="single" w:sz="3" w:space="0" w:color="000000"/>
              <w:bottom w:val="single" w:sz="3" w:space="0" w:color="000000"/>
              <w:right w:val="single" w:sz="3" w:space="0" w:color="000000"/>
            </w:tcBorders>
            <w:shd w:val="clear" w:color="auto" w:fill="auto"/>
            <w:tcMar>
              <w:top w:w="80" w:type="dxa"/>
              <w:left w:w="80" w:type="dxa"/>
              <w:bottom w:w="80" w:type="dxa"/>
              <w:right w:w="86" w:type="dxa"/>
            </w:tcMar>
          </w:tcPr>
          <w:p w14:paraId="1CB5681A" w14:textId="77777777" w:rsidR="0044110D" w:rsidRDefault="00000000">
            <w:pPr>
              <w:spacing w:after="0" w:line="259" w:lineRule="auto"/>
              <w:ind w:left="0" w:right="6" w:firstLine="0"/>
              <w:jc w:val="center"/>
            </w:pPr>
            <w:r>
              <w:rPr>
                <w:sz w:val="16"/>
                <w:szCs w:val="16"/>
              </w:rPr>
              <w:t>0.32</w:t>
            </w:r>
          </w:p>
        </w:tc>
      </w:tr>
      <w:tr w:rsidR="0044110D" w14:paraId="1CB56824" w14:textId="77777777">
        <w:trPr>
          <w:trHeight w:val="175"/>
        </w:trPr>
        <w:tc>
          <w:tcPr>
            <w:tcW w:w="613" w:type="dxa"/>
            <w:tcBorders>
              <w:top w:val="single" w:sz="3" w:space="0" w:color="000000"/>
              <w:left w:val="single" w:sz="3" w:space="0" w:color="000000"/>
              <w:bottom w:val="single" w:sz="5" w:space="0" w:color="000000"/>
              <w:right w:val="single" w:sz="3" w:space="0" w:color="000000"/>
            </w:tcBorders>
            <w:shd w:val="clear" w:color="auto" w:fill="auto"/>
            <w:tcMar>
              <w:top w:w="80" w:type="dxa"/>
              <w:left w:w="90" w:type="dxa"/>
              <w:bottom w:w="80" w:type="dxa"/>
              <w:right w:w="80" w:type="dxa"/>
            </w:tcMar>
          </w:tcPr>
          <w:p w14:paraId="1CB5681C" w14:textId="77777777" w:rsidR="0044110D" w:rsidRDefault="00000000">
            <w:pPr>
              <w:spacing w:after="0" w:line="259" w:lineRule="auto"/>
              <w:ind w:left="10" w:right="0" w:firstLine="0"/>
              <w:jc w:val="left"/>
            </w:pPr>
            <w:r>
              <w:rPr>
                <w:sz w:val="16"/>
                <w:szCs w:val="16"/>
              </w:rPr>
              <w:t>ZMB</w:t>
            </w:r>
          </w:p>
        </w:tc>
        <w:tc>
          <w:tcPr>
            <w:tcW w:w="1940"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81D" w14:textId="77777777" w:rsidR="0044110D" w:rsidRDefault="00000000">
            <w:pPr>
              <w:spacing w:after="0" w:line="259" w:lineRule="auto"/>
              <w:ind w:left="0" w:right="0" w:firstLine="0"/>
              <w:jc w:val="left"/>
            </w:pPr>
            <w:r>
              <w:rPr>
                <w:sz w:val="16"/>
                <w:szCs w:val="16"/>
              </w:rPr>
              <w:t>Zambia</w:t>
            </w:r>
          </w:p>
        </w:tc>
        <w:tc>
          <w:tcPr>
            <w:tcW w:w="2143"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0" w:type="dxa"/>
            </w:tcMar>
          </w:tcPr>
          <w:p w14:paraId="1CB5681E" w14:textId="77777777" w:rsidR="0044110D" w:rsidRDefault="00000000">
            <w:pPr>
              <w:spacing w:after="0" w:line="259" w:lineRule="auto"/>
              <w:ind w:left="0" w:right="0" w:firstLine="0"/>
              <w:jc w:val="left"/>
            </w:pPr>
            <w:r>
              <w:rPr>
                <w:sz w:val="16"/>
                <w:szCs w:val="16"/>
              </w:rPr>
              <w:t>Sub-Saharan Africa</w:t>
            </w:r>
          </w:p>
        </w:tc>
        <w:tc>
          <w:tcPr>
            <w:tcW w:w="789"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81F" w14:textId="77777777" w:rsidR="0044110D" w:rsidRDefault="00000000">
            <w:pPr>
              <w:spacing w:after="0" w:line="259" w:lineRule="auto"/>
              <w:ind w:left="0" w:right="6" w:firstLine="0"/>
              <w:jc w:val="center"/>
            </w:pPr>
            <w:r>
              <w:rPr>
                <w:sz w:val="16"/>
                <w:szCs w:val="16"/>
              </w:rPr>
              <w:t>2596</w:t>
            </w:r>
          </w:p>
        </w:tc>
        <w:tc>
          <w:tcPr>
            <w:tcW w:w="92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820" w14:textId="77777777" w:rsidR="0044110D" w:rsidRDefault="00000000">
            <w:pPr>
              <w:spacing w:after="0" w:line="259" w:lineRule="auto"/>
              <w:ind w:left="0" w:right="6" w:firstLine="0"/>
              <w:jc w:val="center"/>
            </w:pPr>
            <w:r>
              <w:rPr>
                <w:sz w:val="16"/>
                <w:szCs w:val="16"/>
              </w:rPr>
              <w:t>0.24</w:t>
            </w:r>
          </w:p>
        </w:tc>
        <w:tc>
          <w:tcPr>
            <w:tcW w:w="1060"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821" w14:textId="77777777" w:rsidR="0044110D" w:rsidRDefault="00000000">
            <w:pPr>
              <w:spacing w:after="0" w:line="259" w:lineRule="auto"/>
              <w:ind w:left="0" w:right="6" w:firstLine="0"/>
              <w:jc w:val="center"/>
            </w:pPr>
            <w:r>
              <w:rPr>
                <w:sz w:val="16"/>
                <w:szCs w:val="16"/>
              </w:rPr>
              <w:t>0.58</w:t>
            </w:r>
          </w:p>
        </w:tc>
        <w:tc>
          <w:tcPr>
            <w:tcW w:w="92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822" w14:textId="77777777" w:rsidR="0044110D" w:rsidRDefault="00000000">
            <w:pPr>
              <w:spacing w:after="0" w:line="259" w:lineRule="auto"/>
              <w:ind w:left="0" w:right="6" w:firstLine="0"/>
              <w:jc w:val="center"/>
            </w:pPr>
            <w:r>
              <w:rPr>
                <w:sz w:val="16"/>
                <w:szCs w:val="16"/>
              </w:rPr>
              <w:t>0.23</w:t>
            </w:r>
          </w:p>
        </w:tc>
        <w:tc>
          <w:tcPr>
            <w:tcW w:w="924" w:type="dxa"/>
            <w:tcBorders>
              <w:top w:val="single" w:sz="3" w:space="0" w:color="000000"/>
              <w:left w:val="single" w:sz="3" w:space="0" w:color="000000"/>
              <w:bottom w:val="single" w:sz="5" w:space="0" w:color="000000"/>
              <w:right w:val="single" w:sz="3" w:space="0" w:color="000000"/>
            </w:tcBorders>
            <w:shd w:val="clear" w:color="auto" w:fill="auto"/>
            <w:tcMar>
              <w:top w:w="80" w:type="dxa"/>
              <w:left w:w="80" w:type="dxa"/>
              <w:bottom w:w="80" w:type="dxa"/>
              <w:right w:w="86" w:type="dxa"/>
            </w:tcMar>
          </w:tcPr>
          <w:p w14:paraId="1CB56823" w14:textId="77777777" w:rsidR="0044110D" w:rsidRDefault="00000000">
            <w:pPr>
              <w:spacing w:after="0" w:line="259" w:lineRule="auto"/>
              <w:ind w:left="0" w:right="6" w:firstLine="0"/>
              <w:jc w:val="center"/>
            </w:pPr>
            <w:r>
              <w:rPr>
                <w:sz w:val="16"/>
                <w:szCs w:val="16"/>
              </w:rPr>
              <w:t>0.97</w:t>
            </w:r>
          </w:p>
        </w:tc>
      </w:tr>
    </w:tbl>
    <w:p w14:paraId="1CB56825" w14:textId="77777777" w:rsidR="0044110D" w:rsidRDefault="0044110D">
      <w:pPr>
        <w:widowControl w:val="0"/>
        <w:spacing w:line="240" w:lineRule="auto"/>
        <w:ind w:left="4" w:right="0" w:hanging="4"/>
      </w:pPr>
    </w:p>
    <w:p w14:paraId="1CB56826" w14:textId="77777777" w:rsidR="0044110D" w:rsidRDefault="00000000">
      <w:pPr>
        <w:spacing w:after="402" w:line="251" w:lineRule="auto"/>
        <w:ind w:left="0" w:right="0" w:firstLine="0"/>
      </w:pPr>
      <w:r>
        <w:rPr>
          <w:sz w:val="18"/>
          <w:szCs w:val="18"/>
        </w:rPr>
        <w:t>Note: The country codes and regions are classified by the World Bank. GAP is our proposed measure, while the others are the current measures discussed in Section 2.</w:t>
      </w:r>
    </w:p>
    <w:p w14:paraId="1CB56827" w14:textId="77777777" w:rsidR="0044110D" w:rsidRDefault="00000000">
      <w:pPr>
        <w:pStyle w:val="Heading1"/>
        <w:ind w:right="0"/>
      </w:pPr>
      <w:r>
        <w:t>Appendix 2. Sensitivity analysis</w:t>
      </w:r>
    </w:p>
    <w:p w14:paraId="1CB56828" w14:textId="77777777" w:rsidR="0044110D" w:rsidRDefault="00000000">
      <w:pPr>
        <w:spacing w:after="141" w:line="262" w:lineRule="auto"/>
        <w:ind w:left="0" w:right="0" w:firstLine="0"/>
      </w:pPr>
      <w:r>
        <w:rPr>
          <w:sz w:val="16"/>
          <w:szCs w:val="16"/>
        </w:rPr>
        <w:t>These graphs were generated using the same data and methods as Figures ?? and ??, with the only adjustment being the intergenerational transmission effect ω = 0.15.</w:t>
      </w:r>
    </w:p>
    <w:p w14:paraId="1CB56829" w14:textId="77777777" w:rsidR="0044110D" w:rsidRDefault="00000000">
      <w:pPr>
        <w:spacing w:after="536" w:line="259" w:lineRule="auto"/>
        <w:ind w:left="387" w:right="0" w:firstLine="0"/>
        <w:jc w:val="left"/>
      </w:pPr>
      <w:r>
        <w:rPr>
          <w:noProof/>
        </w:rPr>
        <w:drawing>
          <wp:inline distT="0" distB="0" distL="0" distR="0" wp14:anchorId="1CB56861" wp14:editId="1CB56862">
            <wp:extent cx="5382770" cy="6348985"/>
            <wp:effectExtent l="0" t="0" r="0" b="0"/>
            <wp:docPr id="1073741853" name="officeArt object" descr="Picture 116878"/>
            <wp:cNvGraphicFramePr/>
            <a:graphic xmlns:a="http://schemas.openxmlformats.org/drawingml/2006/main">
              <a:graphicData uri="http://schemas.openxmlformats.org/drawingml/2006/picture">
                <pic:pic xmlns:pic="http://schemas.openxmlformats.org/drawingml/2006/picture">
                  <pic:nvPicPr>
                    <pic:cNvPr id="1073741853" name="Picture 116878" descr="Picture 116878"/>
                    <pic:cNvPicPr>
                      <a:picLocks noChangeAspect="1"/>
                    </pic:cNvPicPr>
                  </pic:nvPicPr>
                  <pic:blipFill>
                    <a:blip r:embed="rId33"/>
                    <a:stretch>
                      <a:fillRect/>
                    </a:stretch>
                  </pic:blipFill>
                  <pic:spPr>
                    <a:xfrm>
                      <a:off x="0" y="0"/>
                      <a:ext cx="5382770" cy="6348985"/>
                    </a:xfrm>
                    <a:prstGeom prst="rect">
                      <a:avLst/>
                    </a:prstGeom>
                    <a:ln w="12700" cap="flat">
                      <a:noFill/>
                      <a:miter lim="400000"/>
                    </a:ln>
                    <a:effectLst/>
                  </pic:spPr>
                </pic:pic>
              </a:graphicData>
            </a:graphic>
          </wp:inline>
        </w:drawing>
      </w:r>
    </w:p>
    <w:p w14:paraId="1CB5682A" w14:textId="77777777" w:rsidR="0044110D" w:rsidRDefault="00000000">
      <w:pPr>
        <w:pStyle w:val="Heading1"/>
        <w:spacing w:after="81"/>
        <w:ind w:right="0"/>
      </w:pPr>
      <w:r>
        <w:t>Appendix 3. Social Progress Index</w:t>
      </w:r>
    </w:p>
    <w:p w14:paraId="1CB5682B" w14:textId="77777777" w:rsidR="0044110D" w:rsidRDefault="00000000">
      <w:pPr>
        <w:spacing w:after="141" w:line="262" w:lineRule="auto"/>
        <w:ind w:left="0" w:right="0" w:firstLine="324"/>
      </w:pPr>
      <w:r>
        <w:rPr>
          <w:sz w:val="16"/>
          <w:szCs w:val="16"/>
        </w:rPr>
        <w:t>The Social Progress Index (SPI) is a comprehensive measure of societal well-being that excludes economic factors such as GDP and instead focuses entirely on social and environmental outcomes (Krylova et al., 2025). It assesses countries across three broad dimensions. The first, Basic Human Needs, includes indicators such as nutrition, medical care, water and sanitation, shelter, and personal safety. The second, Foundations of Wellbeing, covers access to education, information, health, and environmental quality. The third dimension, Opportunity, evaluates the extent to which individuals enjoy personal rights, freedom of choice, social inclusion, and access to advanced education.</w:t>
      </w:r>
    </w:p>
    <w:p w14:paraId="1CB5682C" w14:textId="77777777" w:rsidR="0044110D" w:rsidRDefault="00000000">
      <w:pPr>
        <w:spacing w:after="141" w:line="262" w:lineRule="auto"/>
        <w:ind w:left="349" w:right="0" w:hanging="10"/>
      </w:pPr>
      <w:r>
        <w:rPr>
          <w:noProof/>
        </w:rPr>
        <w:drawing>
          <wp:anchor distT="0" distB="0" distL="0" distR="0" simplePos="0" relativeHeight="251662336" behindDoc="0" locked="0" layoutInCell="1" allowOverlap="1" wp14:anchorId="1CB56863" wp14:editId="1CB56864">
            <wp:simplePos x="0" y="0"/>
            <wp:positionH relativeFrom="page">
              <wp:posOffset>819302</wp:posOffset>
            </wp:positionH>
            <wp:positionV relativeFrom="page">
              <wp:posOffset>1410996</wp:posOffset>
            </wp:positionV>
            <wp:extent cx="6096002" cy="3637280"/>
            <wp:effectExtent l="0" t="0" r="0" b="0"/>
            <wp:wrapTopAndBottom distT="0" distB="0"/>
            <wp:docPr id="1073741854" name="officeArt object" descr="Picture 9820"/>
            <wp:cNvGraphicFramePr/>
            <a:graphic xmlns:a="http://schemas.openxmlformats.org/drawingml/2006/main">
              <a:graphicData uri="http://schemas.openxmlformats.org/drawingml/2006/picture">
                <pic:pic xmlns:pic="http://schemas.openxmlformats.org/drawingml/2006/picture">
                  <pic:nvPicPr>
                    <pic:cNvPr id="1073741854" name="Picture 9820" descr="Picture 9820"/>
                    <pic:cNvPicPr>
                      <a:picLocks noChangeAspect="1"/>
                    </pic:cNvPicPr>
                  </pic:nvPicPr>
                  <pic:blipFill>
                    <a:blip r:embed="rId34"/>
                    <a:stretch>
                      <a:fillRect/>
                    </a:stretch>
                  </pic:blipFill>
                  <pic:spPr>
                    <a:xfrm>
                      <a:off x="0" y="0"/>
                      <a:ext cx="6096002" cy="3637280"/>
                    </a:xfrm>
                    <a:prstGeom prst="rect">
                      <a:avLst/>
                    </a:prstGeom>
                    <a:ln w="12700" cap="flat">
                      <a:noFill/>
                      <a:miter lim="400000"/>
                    </a:ln>
                    <a:effectLst/>
                  </pic:spPr>
                </pic:pic>
              </a:graphicData>
            </a:graphic>
          </wp:anchor>
        </w:drawing>
      </w:r>
      <w:r>
        <w:rPr>
          <w:sz w:val="16"/>
          <w:szCs w:val="16"/>
        </w:rPr>
        <w:t>Source: Krylova et al. (2025)</w:t>
      </w:r>
    </w:p>
    <w:sectPr w:rsidR="0044110D">
      <w:headerReference w:type="default" r:id="rId35"/>
      <w:footerReference w:type="default" r:id="rId36"/>
      <w:headerReference w:type="first" r:id="rId37"/>
      <w:footerReference w:type="first" r:id="rId38"/>
      <w:pgSz w:w="11900" w:h="16840"/>
      <w:pgMar w:top="2269" w:right="1290" w:bottom="2726" w:left="1290" w:header="708" w:footer="708"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Wim Groot" w:date="2025-06-20T09:07:00Z" w:initials="">
    <w:p w14:paraId="1CB56865" w14:textId="77777777" w:rsidR="0044110D" w:rsidRDefault="0044110D"/>
    <w:p w14:paraId="1CB56866" w14:textId="77777777" w:rsidR="0044110D" w:rsidRDefault="00000000">
      <w:r>
        <w:t>Can you add a reference here</w:t>
      </w:r>
    </w:p>
  </w:comment>
  <w:comment w:id="48" w:author="Wim Groot" w:date="2025-06-20T09:34:00Z" w:initials="">
    <w:p w14:paraId="1CB56867" w14:textId="77777777" w:rsidR="0044110D" w:rsidRDefault="0044110D"/>
    <w:p w14:paraId="1CB56868" w14:textId="77777777" w:rsidR="0044110D" w:rsidRDefault="00000000">
      <w:r>
        <w:t xml:space="preserve">Perhaps </w:t>
      </w:r>
      <w:r>
        <w:t>good to add the coefficient of the slope of the line and the t-value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56866" w15:done="0"/>
  <w15:commentEx w15:paraId="1CB5686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56866" w16cid:durableId="1CB56874"/>
  <w16cid:commentId w16cid:paraId="1CB56868" w16cid:durableId="1CB568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AD989" w14:textId="77777777" w:rsidR="009B3145" w:rsidRDefault="009B3145">
      <w:pPr>
        <w:spacing w:after="0" w:line="240" w:lineRule="auto"/>
      </w:pPr>
      <w:r>
        <w:separator/>
      </w:r>
    </w:p>
  </w:endnote>
  <w:endnote w:type="continuationSeparator" w:id="0">
    <w:p w14:paraId="795C6BB3" w14:textId="77777777" w:rsidR="009B3145" w:rsidRDefault="009B3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6D" w14:textId="77777777" w:rsidR="0044110D" w:rsidRDefault="00000000">
    <w:pPr>
      <w:spacing w:after="0" w:line="259" w:lineRule="auto"/>
      <w:ind w:left="0" w:right="0" w:firstLine="0"/>
      <w:jc w:val="center"/>
    </w:pPr>
    <w:r>
      <w:fldChar w:fldCharType="begin"/>
    </w:r>
    <w:r>
      <w:instrText xml:space="preserve"> PAGE </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6F" w14:textId="77777777" w:rsidR="0044110D" w:rsidRDefault="0044110D">
    <w:pPr>
      <w:pStyle w:val="Kop-en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1" w14:textId="77777777" w:rsidR="0044110D" w:rsidRDefault="00000000">
    <w:pPr>
      <w:spacing w:after="417" w:line="259" w:lineRule="auto"/>
      <w:ind w:left="0" w:right="0" w:firstLine="0"/>
      <w:jc w:val="right"/>
    </w:pPr>
    <w:r>
      <w:rPr>
        <w:sz w:val="16"/>
        <w:szCs w:val="16"/>
      </w:rPr>
      <w:t>Continued on next page</w:t>
    </w:r>
  </w:p>
  <w:p w14:paraId="1CB56872" w14:textId="77777777" w:rsidR="0044110D" w:rsidRDefault="00000000">
    <w:pPr>
      <w:spacing w:after="0" w:line="259" w:lineRule="auto"/>
      <w:ind w:left="0" w:right="0" w:firstLine="0"/>
      <w:jc w:val="center"/>
    </w:pPr>
    <w:r>
      <w:fldChar w:fldCharType="begin"/>
    </w:r>
    <w:r>
      <w:instrText xml:space="preserve"> PAGE </w:instrText>
    </w:r>
    <w:r>
      <w:fldChar w:fldCharType="separate"/>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4" w14:textId="77777777" w:rsidR="0044110D" w:rsidRDefault="00000000">
    <w:pPr>
      <w:spacing w:after="417" w:line="259" w:lineRule="auto"/>
      <w:ind w:left="0" w:right="0" w:firstLine="0"/>
      <w:jc w:val="right"/>
    </w:pPr>
    <w:r>
      <w:rPr>
        <w:sz w:val="16"/>
        <w:szCs w:val="16"/>
      </w:rPr>
      <w:t>Continued on next page</w:t>
    </w:r>
  </w:p>
  <w:p w14:paraId="1CB56875" w14:textId="77777777" w:rsidR="0044110D" w:rsidRDefault="00000000">
    <w:pPr>
      <w:spacing w:after="0" w:line="259" w:lineRule="auto"/>
      <w:ind w:left="0" w:right="0" w:firstLine="0"/>
      <w:jc w:val="center"/>
    </w:pPr>
    <w:r>
      <w:fldChar w:fldCharType="begin"/>
    </w:r>
    <w:r>
      <w:instrText xml:space="preserve"> PAGE </w:instrText>
    </w:r>
    <w:r>
      <w:fldChar w:fldCharType="separate"/>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7" w14:textId="77777777" w:rsidR="0044110D" w:rsidRDefault="00000000">
    <w:pPr>
      <w:spacing w:after="0" w:line="259" w:lineRule="auto"/>
      <w:ind w:left="0" w:right="0" w:firstLine="0"/>
      <w:jc w:val="center"/>
    </w:pPr>
    <w:r>
      <w:fldChar w:fldCharType="begin"/>
    </w:r>
    <w:r>
      <w:instrText xml:space="preserve"> PAGE </w:instrText>
    </w:r>
    <w:r>
      <w:fldChar w:fldCharType="separate"/>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9" w14:textId="77777777" w:rsidR="0044110D" w:rsidRDefault="00000000">
    <w:pPr>
      <w:spacing w:after="0" w:line="259" w:lineRule="auto"/>
      <w:ind w:left="0" w:right="0" w:firstLine="0"/>
      <w:jc w:val="center"/>
    </w:pPr>
    <w:r>
      <w:fldChar w:fldCharType="begin"/>
    </w:r>
    <w:r>
      <w:instrText xml:space="preserve"> PAGE </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2CAA2" w14:textId="77777777" w:rsidR="009B3145" w:rsidRDefault="009B3145">
      <w:r>
        <w:separator/>
      </w:r>
    </w:p>
  </w:footnote>
  <w:footnote w:type="continuationSeparator" w:id="0">
    <w:p w14:paraId="5FF58282" w14:textId="77777777" w:rsidR="009B3145" w:rsidRDefault="009B3145">
      <w:r>
        <w:continuationSeparator/>
      </w:r>
    </w:p>
  </w:footnote>
  <w:footnote w:type="continuationNotice" w:id="1">
    <w:p w14:paraId="5C680B79" w14:textId="77777777" w:rsidR="009B3145" w:rsidRDefault="009B3145"/>
  </w:footnote>
  <w:footnote w:id="2">
    <w:p w14:paraId="1CB5687A" w14:textId="77777777" w:rsidR="0044110D" w:rsidRDefault="00000000">
      <w:pPr>
        <w:pStyle w:val="footnotedescription"/>
        <w:spacing w:line="260" w:lineRule="auto"/>
        <w:ind w:hanging="498"/>
      </w:pPr>
      <w:r>
        <w:rPr>
          <w:sz w:val="29"/>
          <w:szCs w:val="29"/>
          <w:vertAlign w:val="superscript"/>
        </w:rPr>
        <w:footnoteRef/>
      </w:r>
      <w:r>
        <w:t xml:space="preserve"> Funding: Kristof De Witte is grateful for funding from the Horizon Europe project BRIDGE (grant 101177154). Views and opinions expressed are however those of the author(s) only and do not necessarily reflect those of the European Union or the granting authority. Neither the European Union nor the granting authority can be held responsible for them. Competing interests: The authors declare no conflicts of interest. Author contributions: KD—conceptualization, data, methods, drafting, and editing; WG—editing, review, and supervision; KDW—editing, review, and supervision. Data availability: The data and code supporting the findings of this study are available at https://github.com/duongkhanhk29/MEASURE_MOBILITY/. </w:t>
      </w:r>
      <w:r>
        <w:rPr>
          <w:rFonts w:ascii="Arial Unicode MS" w:eastAsia="Arial Unicode MS" w:hAnsi="Arial Unicode MS" w:cs="Arial Unicode MS"/>
          <w:vertAlign w:val="superscript"/>
        </w:rPr>
        <w:t>∗</w:t>
      </w:r>
      <w:r>
        <w:t>Correspondence should be addressed to Khanh Duong at duong@merit.unu.edu.</w:t>
      </w:r>
    </w:p>
  </w:footnote>
  <w:footnote w:id="3">
    <w:p w14:paraId="1CB5687B" w14:textId="77777777" w:rsidR="0044110D" w:rsidRDefault="00000000">
      <w:pPr>
        <w:pStyle w:val="footnotedescription"/>
        <w:spacing w:line="268" w:lineRule="auto"/>
        <w:ind w:left="253" w:right="1247" w:firstLine="0"/>
        <w:jc w:val="left"/>
      </w:pPr>
      <w:r>
        <w:rPr>
          <w:vertAlign w:val="superscript"/>
        </w:rPr>
        <w:footnoteRef/>
      </w:r>
      <w:r>
        <w:t xml:space="preserve"> e.g., those reflecting the share of children surpassing their parents’ education, or regression coefficients </w:t>
      </w:r>
      <w:r>
        <w:rPr>
          <w:vertAlign w:val="superscript"/>
        </w:rPr>
        <w:t>2</w:t>
      </w:r>
      <w:r>
        <w:t>e.g., correlation coefficients, rank-based measures</w:t>
      </w:r>
    </w:p>
  </w:footnote>
  <w:footnote w:id="4">
    <w:p w14:paraId="1CB5687C" w14:textId="77777777" w:rsidR="0044110D" w:rsidRDefault="00000000">
      <w:pPr>
        <w:pStyle w:val="footnotedescription"/>
      </w:pPr>
      <w:r>
        <w:rPr>
          <w:vertAlign w:val="superscript"/>
        </w:rPr>
        <w:footnoteRef/>
      </w:r>
      <w:r>
        <w:rPr>
          <w:rFonts w:eastAsia="Arial Unicode MS" w:cs="Arial Unicode MS"/>
        </w:rPr>
        <w:t xml:space="preserve"> Exchange mobility refers to changes in individuals’ positions within the income distribution across generations, independent of shifts in the overall income structure. It contrasts with structural mobility, which results from changes in marginal income distributions—such as economic growth or expansion in high-income jobs (Deutscher &amp; Mazumder, 2023).</w:t>
      </w:r>
    </w:p>
  </w:footnote>
  <w:footnote w:id="5">
    <w:p w14:paraId="1CB5687D" w14:textId="77777777" w:rsidR="0044110D" w:rsidRDefault="00000000">
      <w:pPr>
        <w:pStyle w:val="footnotedescription"/>
        <w:spacing w:line="248" w:lineRule="auto"/>
      </w:pPr>
      <w:r>
        <w:rPr>
          <w:vertAlign w:val="superscript"/>
        </w:rPr>
        <w:footnoteRef/>
      </w:r>
      <w:r>
        <w:t xml:space="preserve"> The World Bank is one of several major users of these intergenerational mobility measures. Others include the OECD, UNESCO, national statistical agencies, and academic researchers who apply similar indicators (Azomahou &amp; Yitbarek, 2021; Causa &amp; Johansson, 2010; Checchi &amp; Dardanoni, 2003; Leone, 2019) to compare educational mobility across countries and evaluate policy impacts.</w:t>
      </w:r>
    </w:p>
  </w:footnote>
  <w:footnote w:id="6">
    <w:p w14:paraId="1CB5687E" w14:textId="77777777" w:rsidR="0044110D" w:rsidRDefault="00000000">
      <w:pPr>
        <w:pStyle w:val="footnotedescription"/>
        <w:spacing w:line="272" w:lineRule="auto"/>
      </w:pPr>
      <w:r>
        <w:rPr>
          <w:vertAlign w:val="superscript"/>
        </w:rPr>
        <w:footnoteRef/>
      </w:r>
      <w:r>
        <w:t xml:space="preserve"> This dataset has been widely used in research across the world (Clemente-Casinhas et al., 2025; Duong, 2024; Leone, 2019; Nybom, 2018; Van der Weide et al., 2024), including studies focused on South Asia (Khan &amp; Patra, 2024) and Latin America (Torche, 2021).</w:t>
      </w:r>
    </w:p>
  </w:footnote>
  <w:footnote w:id="7">
    <w:p w14:paraId="1CB5687F" w14:textId="77777777" w:rsidR="0044110D" w:rsidRDefault="00000000">
      <w:pPr>
        <w:pStyle w:val="footnotedescription"/>
        <w:spacing w:line="249" w:lineRule="auto"/>
      </w:pPr>
      <w:r>
        <w:rPr>
          <w:vertAlign w:val="superscript"/>
        </w:rPr>
        <w:footnoteRef/>
      </w:r>
      <w:r>
        <w:t xml:space="preserve"> Assessing internal consistency is important because it helps verify that the new index aligns with established measures derived from the same dataset. This step ensures the index reflects a coherent and interpretable structure, rather than arbitrary or inconsistent variation. If the index aims to measure social progress, it should behave in predictable ways with respect to known patterns of absolute and relative mobility. A strong internal relationship supports the claim that the index captures a meaningful concept, while also serving as a basic reliability check before further validation across datasets or outcomes.</w:t>
      </w:r>
    </w:p>
  </w:footnote>
  <w:footnote w:id="8">
    <w:p w14:paraId="1CB56880" w14:textId="77777777" w:rsidR="0044110D" w:rsidRDefault="00000000">
      <w:pPr>
        <w:pStyle w:val="footnotedescription"/>
        <w:spacing w:line="252" w:lineRule="auto"/>
      </w:pPr>
      <w:r>
        <w:rPr>
          <w:vertAlign w:val="superscript"/>
        </w:rPr>
        <w:footnoteRef/>
      </w:r>
      <w:r>
        <w:t xml:space="preserve"> Assessing convergent validity is important because it shows whether the new index measures the same or similar concepts as established, related indicators. This helps confirm that the index captures meaningful aspects of social progress rather than unrelated or arbitrary variation. By comparing the new index to a recognized measure like the Social Progress Index, it is possible to verify that both reflect consistent patterns, strengthening confidence in the new index’s accuracy and relevance.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6C" w14:textId="77777777" w:rsidR="0044110D" w:rsidRDefault="0044110D">
    <w:pPr>
      <w:pStyle w:val="Kop-envoet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6E" w14:textId="77777777" w:rsidR="0044110D" w:rsidRDefault="0044110D">
    <w:pPr>
      <w:pStyle w:val="Kop-envoet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0" w14:textId="77777777" w:rsidR="0044110D" w:rsidRDefault="00000000">
    <w:pPr>
      <w:spacing w:after="0" w:line="259" w:lineRule="auto"/>
      <w:ind w:left="0" w:right="0" w:firstLine="0"/>
      <w:jc w:val="center"/>
    </w:pPr>
    <w:r>
      <w:rPr>
        <w:sz w:val="16"/>
        <w:szCs w:val="16"/>
      </w:rPr>
      <w:t>(Continued)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3" w14:textId="77777777" w:rsidR="0044110D" w:rsidRDefault="0044110D">
    <w:pPr>
      <w:pStyle w:val="Kop-envoet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6" w14:textId="77777777" w:rsidR="0044110D" w:rsidRDefault="0044110D">
    <w:pPr>
      <w:pStyle w:val="Kop-envoet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6878" w14:textId="77777777" w:rsidR="0044110D" w:rsidRDefault="00000000">
    <w:pPr>
      <w:spacing w:after="0" w:line="259" w:lineRule="auto"/>
      <w:ind w:left="0" w:right="0" w:firstLine="0"/>
      <w:jc w:val="center"/>
    </w:pPr>
    <w:r>
      <w:rPr>
        <w:sz w:val="16"/>
        <w:szCs w:val="16"/>
      </w:rPr>
      <w:t>(Continued)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61A93"/>
    <w:multiLevelType w:val="hybridMultilevel"/>
    <w:tmpl w:val="41B42520"/>
    <w:styleLink w:val="Gemporteerdestijl1"/>
    <w:lvl w:ilvl="0" w:tplc="C406D5EC">
      <w:start w:val="1"/>
      <w:numFmt w:val="decimal"/>
      <w:lvlText w:val="%1."/>
      <w:lvlJc w:val="left"/>
      <w:pPr>
        <w:ind w:left="273"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02E1D1E">
      <w:start w:val="1"/>
      <w:numFmt w:val="lowerLetter"/>
      <w:lvlText w:val="%2."/>
      <w:lvlJc w:val="left"/>
      <w:pPr>
        <w:ind w:left="133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8440093E">
      <w:start w:val="1"/>
      <w:numFmt w:val="lowerRoman"/>
      <w:lvlText w:val="%3."/>
      <w:lvlJc w:val="left"/>
      <w:pPr>
        <w:ind w:left="205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68E91D6">
      <w:start w:val="1"/>
      <w:numFmt w:val="decimal"/>
      <w:lvlText w:val="%4."/>
      <w:lvlJc w:val="left"/>
      <w:pPr>
        <w:ind w:left="277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D221602">
      <w:start w:val="1"/>
      <w:numFmt w:val="lowerLetter"/>
      <w:lvlText w:val="%5."/>
      <w:lvlJc w:val="left"/>
      <w:pPr>
        <w:ind w:left="349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8D884344">
      <w:start w:val="1"/>
      <w:numFmt w:val="lowerRoman"/>
      <w:lvlText w:val="%6."/>
      <w:lvlJc w:val="left"/>
      <w:pPr>
        <w:ind w:left="421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F581340">
      <w:start w:val="1"/>
      <w:numFmt w:val="decimal"/>
      <w:lvlText w:val="%7."/>
      <w:lvlJc w:val="left"/>
      <w:pPr>
        <w:ind w:left="493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E80A6F4">
      <w:start w:val="1"/>
      <w:numFmt w:val="lowerLetter"/>
      <w:lvlText w:val="%8."/>
      <w:lvlJc w:val="left"/>
      <w:pPr>
        <w:ind w:left="565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6180A52">
      <w:start w:val="1"/>
      <w:numFmt w:val="lowerRoman"/>
      <w:lvlText w:val="%9."/>
      <w:lvlJc w:val="left"/>
      <w:pPr>
        <w:ind w:left="6378" w:hanging="273"/>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1A001FE1"/>
    <w:multiLevelType w:val="hybridMultilevel"/>
    <w:tmpl w:val="090205E2"/>
    <w:numStyleLink w:val="Gemporteerdestijl3"/>
  </w:abstractNum>
  <w:abstractNum w:abstractNumId="2" w15:restartNumberingAfterBreak="0">
    <w:nsid w:val="1EE74775"/>
    <w:multiLevelType w:val="hybridMultilevel"/>
    <w:tmpl w:val="090205E2"/>
    <w:styleLink w:val="Gemporteerdestijl3"/>
    <w:lvl w:ilvl="0" w:tplc="ECCE561C">
      <w:start w:val="1"/>
      <w:numFmt w:val="decimal"/>
      <w:lvlText w:val="%1."/>
      <w:lvlJc w:val="left"/>
      <w:pPr>
        <w:ind w:left="2791"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424543E">
      <w:start w:val="1"/>
      <w:numFmt w:val="lowerLetter"/>
      <w:lvlText w:val="%2."/>
      <w:lvlJc w:val="left"/>
      <w:pPr>
        <w:ind w:left="360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291A4330">
      <w:start w:val="1"/>
      <w:numFmt w:val="lowerRoman"/>
      <w:lvlText w:val="%3."/>
      <w:lvlJc w:val="left"/>
      <w:pPr>
        <w:ind w:left="432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E74E2DEE">
      <w:start w:val="1"/>
      <w:numFmt w:val="decimal"/>
      <w:lvlText w:val="%4."/>
      <w:lvlJc w:val="left"/>
      <w:pPr>
        <w:ind w:left="504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2D22F0A">
      <w:start w:val="1"/>
      <w:numFmt w:val="lowerLetter"/>
      <w:lvlText w:val="%5."/>
      <w:lvlJc w:val="left"/>
      <w:pPr>
        <w:ind w:left="576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1681880">
      <w:start w:val="1"/>
      <w:numFmt w:val="lowerRoman"/>
      <w:lvlText w:val="%6."/>
      <w:lvlJc w:val="left"/>
      <w:pPr>
        <w:ind w:left="648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64F454D4">
      <w:start w:val="1"/>
      <w:numFmt w:val="decimal"/>
      <w:lvlText w:val="%7."/>
      <w:lvlJc w:val="left"/>
      <w:pPr>
        <w:ind w:left="720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15C6720">
      <w:start w:val="1"/>
      <w:numFmt w:val="lowerLetter"/>
      <w:lvlText w:val="%8."/>
      <w:lvlJc w:val="left"/>
      <w:pPr>
        <w:ind w:left="792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72A3882">
      <w:start w:val="1"/>
      <w:numFmt w:val="lowerRoman"/>
      <w:lvlText w:val="%9."/>
      <w:lvlJc w:val="left"/>
      <w:pPr>
        <w:ind w:left="8646" w:hanging="26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48E65602"/>
    <w:multiLevelType w:val="hybridMultilevel"/>
    <w:tmpl w:val="AC1C2EA6"/>
    <w:numStyleLink w:val="Gemporteerdestijl2"/>
  </w:abstractNum>
  <w:abstractNum w:abstractNumId="4" w15:restartNumberingAfterBreak="0">
    <w:nsid w:val="564A21EE"/>
    <w:multiLevelType w:val="hybridMultilevel"/>
    <w:tmpl w:val="AC1C2EA6"/>
    <w:styleLink w:val="Gemporteerdestijl2"/>
    <w:lvl w:ilvl="0" w:tplc="FF0CF208">
      <w:start w:val="1"/>
      <w:numFmt w:val="decimal"/>
      <w:lvlText w:val="%1."/>
      <w:lvlJc w:val="left"/>
      <w:pPr>
        <w:ind w:left="4065"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ECCF276">
      <w:start w:val="1"/>
      <w:numFmt w:val="lowerLetter"/>
      <w:lvlText w:val="%2."/>
      <w:lvlJc w:val="left"/>
      <w:pPr>
        <w:ind w:left="480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79209C0">
      <w:start w:val="1"/>
      <w:numFmt w:val="lowerRoman"/>
      <w:lvlText w:val="%3."/>
      <w:lvlJc w:val="left"/>
      <w:pPr>
        <w:ind w:left="552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8670E66A">
      <w:start w:val="1"/>
      <w:numFmt w:val="decimal"/>
      <w:lvlText w:val="%4."/>
      <w:lvlJc w:val="left"/>
      <w:pPr>
        <w:ind w:left="624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36ABB2C">
      <w:start w:val="1"/>
      <w:numFmt w:val="lowerLetter"/>
      <w:lvlText w:val="%5."/>
      <w:lvlJc w:val="left"/>
      <w:pPr>
        <w:ind w:left="696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6B22848">
      <w:start w:val="1"/>
      <w:numFmt w:val="lowerRoman"/>
      <w:lvlText w:val="%6."/>
      <w:lvlJc w:val="left"/>
      <w:pPr>
        <w:ind w:left="768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22AC64A">
      <w:start w:val="1"/>
      <w:numFmt w:val="decimal"/>
      <w:lvlText w:val="%7."/>
      <w:lvlJc w:val="left"/>
      <w:pPr>
        <w:ind w:left="840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C10C204">
      <w:start w:val="1"/>
      <w:numFmt w:val="lowerLetter"/>
      <w:lvlText w:val="%8."/>
      <w:lvlJc w:val="left"/>
      <w:pPr>
        <w:ind w:left="912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1B856A4">
      <w:start w:val="1"/>
      <w:numFmt w:val="lowerRoman"/>
      <w:lvlText w:val="%9."/>
      <w:lvlJc w:val="left"/>
      <w:pPr>
        <w:ind w:left="9844"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 w15:restartNumberingAfterBreak="0">
    <w:nsid w:val="750F0921"/>
    <w:multiLevelType w:val="hybridMultilevel"/>
    <w:tmpl w:val="41B42520"/>
    <w:numStyleLink w:val="Gemporteerdestijl1"/>
  </w:abstractNum>
  <w:num w:numId="1" w16cid:durableId="692725392">
    <w:abstractNumId w:val="0"/>
  </w:num>
  <w:num w:numId="2" w16cid:durableId="1959481738">
    <w:abstractNumId w:val="5"/>
  </w:num>
  <w:num w:numId="3" w16cid:durableId="1363439266">
    <w:abstractNumId w:val="5"/>
    <w:lvlOverride w:ilvl="0">
      <w:startOverride w:val="3"/>
    </w:lvlOverride>
  </w:num>
  <w:num w:numId="4" w16cid:durableId="74252429">
    <w:abstractNumId w:val="4"/>
  </w:num>
  <w:num w:numId="5" w16cid:durableId="800461304">
    <w:abstractNumId w:val="3"/>
  </w:num>
  <w:num w:numId="6" w16cid:durableId="934047061">
    <w:abstractNumId w:val="2"/>
  </w:num>
  <w:num w:numId="7" w16cid:durableId="315064255">
    <w:abstractNumId w:val="1"/>
  </w:num>
  <w:num w:numId="8" w16cid:durableId="1992714484">
    <w:abstractNumId w:val="1"/>
    <w:lvlOverride w:ilvl="0">
      <w:lvl w:ilvl="0" w:tplc="2C1A5AC2">
        <w:start w:val="1"/>
        <w:numFmt w:val="decimal"/>
        <w:lvlText w:val="%1."/>
        <w:lvlJc w:val="left"/>
        <w:pPr>
          <w:ind w:left="2890"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1">
      <w:lvl w:ilvl="1" w:tplc="57560D9A">
        <w:start w:val="1"/>
        <w:numFmt w:val="lowerLetter"/>
        <w:lvlText w:val="%2."/>
        <w:lvlJc w:val="left"/>
        <w:pPr>
          <w:ind w:left="370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2">
      <w:lvl w:ilvl="2" w:tplc="1EDC4340">
        <w:start w:val="1"/>
        <w:numFmt w:val="lowerRoman"/>
        <w:lvlText w:val="%3."/>
        <w:lvlJc w:val="left"/>
        <w:pPr>
          <w:ind w:left="442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3">
      <w:lvl w:ilvl="3" w:tplc="84CAA366">
        <w:start w:val="1"/>
        <w:numFmt w:val="decimal"/>
        <w:lvlText w:val="%4."/>
        <w:lvlJc w:val="left"/>
        <w:pPr>
          <w:ind w:left="514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4">
      <w:lvl w:ilvl="4" w:tplc="F05CB124">
        <w:start w:val="1"/>
        <w:numFmt w:val="lowerLetter"/>
        <w:lvlText w:val="%5."/>
        <w:lvlJc w:val="left"/>
        <w:pPr>
          <w:ind w:left="586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5">
      <w:lvl w:ilvl="5" w:tplc="242AC73C">
        <w:start w:val="1"/>
        <w:numFmt w:val="lowerRoman"/>
        <w:lvlText w:val="%6."/>
        <w:lvlJc w:val="left"/>
        <w:pPr>
          <w:ind w:left="658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6">
      <w:lvl w:ilvl="6" w:tplc="BC2C953C">
        <w:start w:val="1"/>
        <w:numFmt w:val="decimal"/>
        <w:lvlText w:val="%7."/>
        <w:lvlJc w:val="left"/>
        <w:pPr>
          <w:ind w:left="730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7">
      <w:lvl w:ilvl="7" w:tplc="AA26E00E">
        <w:start w:val="1"/>
        <w:numFmt w:val="lowerLetter"/>
        <w:lvlText w:val="%8."/>
        <w:lvlJc w:val="left"/>
        <w:pPr>
          <w:ind w:left="802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lvlOverride w:ilvl="8">
      <w:lvl w:ilvl="8" w:tplc="1582A3D6">
        <w:start w:val="1"/>
        <w:numFmt w:val="lowerRoman"/>
        <w:lvlText w:val="%9."/>
        <w:lvlJc w:val="left"/>
        <w:pPr>
          <w:ind w:left="8745" w:hanging="364"/>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sz w:val="22"/>
          <w:szCs w:val="22"/>
          <w:highlight w:val="none"/>
          <w:vertAlign w:val="baseline"/>
        </w:rPr>
      </w:lvl>
    </w:lvlOverride>
  </w:num>
  <w:num w:numId="9" w16cid:durableId="133647789">
    <w:abstractNumId w:val="5"/>
    <w:lvlOverride w:ilvl="0">
      <w:startOverride w:val="4"/>
    </w:lvlOverride>
  </w:num>
  <w:num w:numId="10" w16cid:durableId="208417918">
    <w:abstractNumId w:val="5"/>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8"/>
  <w:displayBackgroundShape/>
  <w:proofState w:spelling="clean" w:grammar="clean"/>
  <w:trackRevisions/>
  <w:defaultTabStop w:val="708"/>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10D"/>
    <w:rsid w:val="003B5137"/>
    <w:rsid w:val="00423CA4"/>
    <w:rsid w:val="0044110D"/>
    <w:rsid w:val="009B3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B55F28"/>
  <w15:docId w15:val="{9C7C5F10-D593-4EEC-BACD-8C9F3DA41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53" w:lineRule="auto"/>
      <w:ind w:left="730" w:right="10" w:hanging="730"/>
      <w:jc w:val="both"/>
    </w:pPr>
    <w:rPr>
      <w:rFonts w:ascii="Calibri" w:hAnsi="Calibri" w:cs="Arial Unicode MS"/>
      <w:color w:val="000000"/>
      <w:kern w:val="2"/>
      <w:sz w:val="22"/>
      <w:szCs w:val="22"/>
      <w:u w:color="000000"/>
      <w:lang w:val="nl-NL"/>
      <w14:textOutline w14:w="0" w14:cap="flat" w14:cmpd="sng" w14:algn="ctr">
        <w14:noFill/>
        <w14:prstDash w14:val="solid"/>
        <w14:bevel/>
      </w14:textOutline>
    </w:rPr>
  </w:style>
  <w:style w:type="paragraph" w:styleId="Heading1">
    <w:name w:val="heading 1"/>
    <w:next w:val="Normal"/>
    <w:uiPriority w:val="9"/>
    <w:qFormat/>
    <w:pPr>
      <w:keepNext/>
      <w:keepLines/>
      <w:spacing w:after="106" w:line="259" w:lineRule="auto"/>
      <w:ind w:right="10"/>
      <w:jc w:val="both"/>
      <w:outlineLvl w:val="0"/>
    </w:pPr>
    <w:rPr>
      <w:rFonts w:ascii="Calibri" w:hAnsi="Calibri" w:cs="Arial Unicode MS"/>
      <w:color w:val="000000"/>
      <w:kern w:val="2"/>
      <w:sz w:val="22"/>
      <w:szCs w:val="22"/>
      <w:u w:color="00000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footnotedescription">
    <w:name w:val="footnote description"/>
    <w:next w:val="Normal"/>
    <w:pPr>
      <w:spacing w:line="258" w:lineRule="auto"/>
      <w:ind w:left="730" w:right="10" w:firstLine="253"/>
      <w:jc w:val="both"/>
    </w:pPr>
    <w:rPr>
      <w:rFonts w:ascii="Calibri" w:eastAsia="Calibri" w:hAnsi="Calibri" w:cs="Calibri"/>
      <w:color w:val="000000"/>
      <w:kern w:val="2"/>
      <w:sz w:val="18"/>
      <w:szCs w:val="18"/>
      <w:u w:color="000000"/>
      <w:lang w:val="nl-NL"/>
    </w:rPr>
  </w:style>
  <w:style w:type="numbering" w:customStyle="1" w:styleId="Gemporteerdestijl1">
    <w:name w:val="Geïmporteerde stijl 1"/>
    <w:pPr>
      <w:numPr>
        <w:numId w:val="1"/>
      </w:numPr>
    </w:pPr>
  </w:style>
  <w:style w:type="numbering" w:customStyle="1" w:styleId="Gemporteerdestijl2">
    <w:name w:val="Geïmporteerde stijl 2"/>
    <w:pPr>
      <w:numPr>
        <w:numId w:val="4"/>
      </w:numPr>
    </w:pPr>
  </w:style>
  <w:style w:type="numbering" w:customStyle="1" w:styleId="Gemporteerdestijl3">
    <w:name w:val="Geïmporteerde stijl 3"/>
    <w:pPr>
      <w:numPr>
        <w:numId w:val="6"/>
      </w:numPr>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hAnsi="Calibri" w:cs="Arial Unicode MS"/>
      <w:color w:val="000000"/>
      <w:kern w:val="2"/>
      <w:u w:color="000000"/>
      <w:lang w:val="nl-NL"/>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3B5137"/>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hAnsi="Calibri" w:cs="Arial Unicode MS"/>
      <w:color w:val="000000"/>
      <w:kern w:val="2"/>
      <w:sz w:val="22"/>
      <w:szCs w:val="22"/>
      <w:u w:color="000000"/>
      <w:lang w:val="nl-N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jpe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16.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header" Target="header5.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thema">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Kantoorthema">
      <a:majorFont>
        <a:latin typeface="Helvetica Neue"/>
        <a:ea typeface="Helvetica Neue"/>
        <a:cs typeface="Helvetica Neue"/>
      </a:majorFont>
      <a:minorFont>
        <a:latin typeface="Helvetica Neue"/>
        <a:ea typeface="Helvetica Neue"/>
        <a:cs typeface="Helvetica Neue"/>
      </a:minorFont>
    </a:fontScheme>
    <a:fmtScheme name="Kantoor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905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905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11650</Words>
  <Characters>66408</Characters>
  <Application>Microsoft Office Word</Application>
  <DocSecurity>0</DocSecurity>
  <Lines>553</Lines>
  <Paragraphs>155</Paragraphs>
  <ScaleCrop>false</ScaleCrop>
  <Company/>
  <LinksUpToDate>false</LinksUpToDate>
  <CharactersWithSpaces>77903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Duong, Kevin (GOVERNANCE)</cp:lastModifiedBy>
  <cp:revision>2</cp:revision>
  <dcterms:created xsi:type="dcterms:W3CDTF">2025-06-20T10:57:00Z</dcterms:created>
  <dcterms:modified xsi:type="dcterms:W3CDTF">2025-06-20T11:30:00Z</dcterms:modified>
</cp:coreProperties>
</file>