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3710C" w14:textId="77777777" w:rsidR="004447DC" w:rsidRDefault="00000000">
      <w:pPr>
        <w:spacing w:after="334" w:line="247" w:lineRule="auto"/>
        <w:ind w:left="255" w:right="661" w:firstLine="0"/>
        <w:jc w:val="center"/>
      </w:pPr>
      <w:r>
        <w:rPr>
          <w:sz w:val="29"/>
          <w:szCs w:val="29"/>
        </w:rPr>
        <w:t>A Novel Measure of Educational Intergenerational Mobility: Application to a Global Dataset</w:t>
      </w:r>
      <w:r>
        <w:rPr>
          <w:rFonts w:ascii="Arial Unicode MS" w:hAnsi="Arial Unicode MS"/>
          <w:sz w:val="29"/>
          <w:szCs w:val="29"/>
          <w:vertAlign w:val="superscript"/>
        </w:rPr>
        <w:t>⋆</w:t>
      </w:r>
    </w:p>
    <w:p w14:paraId="2D13710D" w14:textId="77777777" w:rsidR="004447DC" w:rsidRDefault="00000000">
      <w:pPr>
        <w:spacing w:after="119" w:line="259" w:lineRule="auto"/>
        <w:jc w:val="center"/>
      </w:pPr>
      <w:r>
        <w:t>Khanh Duong</w:t>
      </w:r>
      <w:r>
        <w:rPr>
          <w:vertAlign w:val="superscript"/>
        </w:rPr>
        <w:t>a,</w:t>
      </w:r>
      <w:r>
        <w:rPr>
          <w:rFonts w:ascii="Arial Unicode MS" w:hAnsi="Arial Unicode MS"/>
          <w:vertAlign w:val="superscript"/>
        </w:rPr>
        <w:t>∗</w:t>
      </w:r>
      <w:r>
        <w:t>, Wim Groot</w:t>
      </w:r>
      <w:r>
        <w:rPr>
          <w:vertAlign w:val="superscript"/>
        </w:rPr>
        <w:t>a</w:t>
      </w:r>
      <w:r>
        <w:t>, Kristof De Witte</w:t>
      </w:r>
      <w:r>
        <w:rPr>
          <w:vertAlign w:val="superscript"/>
        </w:rPr>
        <w:t>a,b</w:t>
      </w:r>
    </w:p>
    <w:p w14:paraId="2D13710E" w14:textId="77777777" w:rsidR="004447DC" w:rsidRDefault="00000000">
      <w:pPr>
        <w:spacing w:after="0" w:line="259" w:lineRule="auto"/>
        <w:ind w:left="1788" w:right="0"/>
        <w:jc w:val="left"/>
      </w:pPr>
      <w:r>
        <w:rPr>
          <w:rFonts w:ascii="Cambria Italic" w:hAnsi="Cambria Italic"/>
          <w:sz w:val="12"/>
          <w:szCs w:val="12"/>
        </w:rPr>
        <w:t>a</w:t>
      </w:r>
    </w:p>
    <w:p w14:paraId="2D13710F" w14:textId="77777777" w:rsidR="004447DC" w:rsidRDefault="00000000">
      <w:pPr>
        <w:spacing w:after="0" w:line="265" w:lineRule="auto"/>
        <w:ind w:right="324"/>
        <w:jc w:val="center"/>
      </w:pPr>
      <w:r>
        <w:rPr>
          <w:rFonts w:ascii="Cambria Italic" w:hAnsi="Cambria Italic"/>
          <w:sz w:val="18"/>
          <w:szCs w:val="18"/>
        </w:rPr>
        <w:t>UNU-MERIT, Boschstraat 24, 6211 AX, Maastricht, The Netherlands</w:t>
      </w:r>
    </w:p>
    <w:p w14:paraId="2D137110" w14:textId="77777777" w:rsidR="004447DC" w:rsidRDefault="00000000">
      <w:pPr>
        <w:spacing w:after="0" w:line="259" w:lineRule="auto"/>
        <w:ind w:left="1000" w:right="0"/>
        <w:jc w:val="left"/>
      </w:pPr>
      <w:r>
        <w:rPr>
          <w:rFonts w:ascii="Cambria Italic" w:hAnsi="Cambria Italic"/>
          <w:sz w:val="12"/>
          <w:szCs w:val="12"/>
        </w:rPr>
        <w:t>b</w:t>
      </w:r>
    </w:p>
    <w:p w14:paraId="2D137111" w14:textId="77777777" w:rsidR="004447DC" w:rsidRDefault="00000000">
      <w:pPr>
        <w:spacing w:after="488" w:line="265" w:lineRule="auto"/>
        <w:ind w:right="331"/>
        <w:jc w:val="center"/>
      </w:pPr>
      <w:r>
        <w:rPr>
          <w:rFonts w:ascii="Cambria Italic" w:hAnsi="Cambria Italic"/>
          <w:sz w:val="18"/>
          <w:szCs w:val="18"/>
        </w:rPr>
        <w:t>Faculty of Economics and Business KU Leuven, Naamsestraat 69, 3000, Leuven, Belgium</w:t>
      </w:r>
    </w:p>
    <w:p w14:paraId="2D137112" w14:textId="77777777" w:rsidR="004447DC" w:rsidRDefault="00000000">
      <w:pPr>
        <w:spacing w:after="243" w:line="259" w:lineRule="auto"/>
        <w:ind w:left="0" w:right="0" w:firstLine="0"/>
        <w:jc w:val="left"/>
      </w:pPr>
      <w:r>
        <w:rPr>
          <w:rFonts w:ascii="Calibri" w:eastAsia="Calibri" w:hAnsi="Calibri" w:cs="Calibri"/>
          <w:noProof/>
        </w:rPr>
        <mc:AlternateContent>
          <mc:Choice Requires="wps">
            <w:drawing>
              <wp:inline distT="0" distB="0" distL="0" distR="0" wp14:anchorId="2D137906" wp14:editId="2D137907">
                <wp:extent cx="5921401" cy="0"/>
                <wp:effectExtent l="0" t="0" r="0" b="0"/>
                <wp:docPr id="1073741825" name="officeArt object" descr="Shape 20"/>
                <wp:cNvGraphicFramePr/>
                <a:graphic xmlns:a="http://schemas.openxmlformats.org/drawingml/2006/main">
                  <a:graphicData uri="http://schemas.microsoft.com/office/word/2010/wordprocessingShape">
                    <wps:wsp>
                      <wps:cNvCnPr/>
                      <wps:spPr>
                        <a:xfrm>
                          <a:off x="0" y="0"/>
                          <a:ext cx="5921401" cy="0"/>
                        </a:xfrm>
                        <a:prstGeom prst="line">
                          <a:avLst/>
                        </a:prstGeom>
                        <a:noFill/>
                        <a:ln w="5055" cap="flat">
                          <a:solidFill>
                            <a:srgbClr val="000000"/>
                          </a:solidFill>
                          <a:prstDash val="solid"/>
                          <a:miter lim="127000"/>
                        </a:ln>
                        <a:effectLst/>
                      </wps:spPr>
                      <wps:bodyPr/>
                    </wps:wsp>
                  </a:graphicData>
                </a:graphic>
              </wp:inline>
            </w:drawing>
          </mc:Choice>
          <mc:Fallback>
            <w:pict>
              <v:line id="_x0000_s1026" style="visibility:visible;width:466.3pt;height:0.0pt;">
                <v:fill on="f"/>
                <v:stroke filltype="solid" color="#000000" opacity="100.0%" weight="0.4pt" dashstyle="solid" endcap="flat" miterlimit="127.0%" joinstyle="miter" linestyle="single" startarrow="none" startarrowwidth="medium" startarrowlength="medium" endarrow="none" endarrowwidth="medium" endarrowlength="medium"/>
              </v:line>
            </w:pict>
          </mc:Fallback>
        </mc:AlternateContent>
      </w:r>
    </w:p>
    <w:p w14:paraId="2D137113" w14:textId="77777777" w:rsidR="004447DC" w:rsidRDefault="00000000">
      <w:pPr>
        <w:pStyle w:val="Heading1"/>
        <w:spacing w:after="112"/>
        <w:ind w:right="0"/>
      </w:pPr>
      <w:r>
        <w:t>Abstract</w:t>
      </w:r>
    </w:p>
    <w:p w14:paraId="2D137114" w14:textId="77777777" w:rsidR="004447DC" w:rsidRDefault="00000000">
      <w:pPr>
        <w:spacing w:after="139"/>
        <w:ind w:left="0" w:right="392" w:firstLine="0"/>
      </w:pPr>
      <w:ins w:id="0" w:author="Wim Groot" w:date="2025-03-31T13:27:00Z">
        <w:r>
          <w:t>Although</w:t>
        </w:r>
      </w:ins>
      <w:del w:id="1" w:author="Wim Groot" w:date="2025-03-31T13:27:00Z">
        <w:r>
          <w:delText>While</w:delText>
        </w:r>
      </w:del>
      <w:r>
        <w:t xml:space="preserve"> social mobility is often associated with equality of opportunity, its precise meaning remains ambiguous. </w:t>
      </w:r>
      <w:ins w:id="2" w:author="Wim Groot" w:date="2025-03-31T13:28:00Z">
        <w:r>
          <w:t xml:space="preserve">Consequently, the measurement of social mobility is problematic as well. </w:t>
        </w:r>
      </w:ins>
      <w:r>
        <w:t>This paper examines two key challenges in measuring social mobility: the directionality problem and the difficulty problem. The directionality problem arises when social fluidity—defined as the independence of socioeconomic outcomes from parental status—does not necessarily reflect true progress, particularly in cases of downward mobility. The difficulty problem occurs when the effort required for mobility is not properly accounted for, as it varies significantly across different social contexts. Relative mobility is often affected by the directionality problem, while absolute mobility is subject to the difficulty problem. Local measures focusing on disadvantaged groups may offer valuable insights but fail to capture the full national picture. They are also less effective in developed countries, where most of the population is already well-educated, making global comparisons more challenging. To address these issues, this paper introduces a new index called the “Progress Gap,” which quantifies the gap—interpreted as the national effort—between the actual transition matrix and a predefined target tailored to each country’s context. By design, this index is independent of country-specific factors, enabling more consistent comparisons. It offers a more rigorous and meaningful assessment of intergenerational mobility in education on a global scale, contributing to a deeper understanding of inclusive growth.</w:t>
      </w:r>
    </w:p>
    <w:p w14:paraId="2D137115" w14:textId="77777777" w:rsidR="004447DC" w:rsidRDefault="00000000">
      <w:pPr>
        <w:ind w:left="0" w:right="392" w:firstLine="0"/>
      </w:pPr>
      <w:r>
        <w:rPr>
          <w:rFonts w:ascii="Cambria Italic" w:hAnsi="Cambria Italic"/>
        </w:rPr>
        <w:t>Keywords:</w:t>
      </w:r>
      <w:r>
        <w:rPr>
          <w:rFonts w:ascii="Cambria Italic" w:hAnsi="Cambria Italic"/>
        </w:rPr>
        <w:tab/>
      </w:r>
      <w:r>
        <w:t xml:space="preserve">Social mobility, Equality of opportunity, Educational progress, Measurement issues </w:t>
      </w:r>
      <w:r>
        <w:rPr>
          <w:rFonts w:ascii="Cambria Italic" w:hAnsi="Cambria Italic"/>
        </w:rPr>
        <w:t xml:space="preserve">JEL: </w:t>
      </w:r>
      <w:r>
        <w:t>I24, D63, O15</w:t>
      </w:r>
    </w:p>
    <w:p w14:paraId="2D137116" w14:textId="77777777" w:rsidR="004447DC" w:rsidRDefault="00000000">
      <w:pPr>
        <w:spacing w:after="602" w:line="259" w:lineRule="auto"/>
        <w:ind w:left="0" w:right="0" w:firstLine="0"/>
        <w:jc w:val="left"/>
      </w:pPr>
      <w:r>
        <w:rPr>
          <w:rFonts w:ascii="Calibri" w:eastAsia="Calibri" w:hAnsi="Calibri" w:cs="Calibri"/>
          <w:noProof/>
        </w:rPr>
        <mc:AlternateContent>
          <mc:Choice Requires="wps">
            <w:drawing>
              <wp:inline distT="0" distB="0" distL="0" distR="0" wp14:anchorId="2D137908" wp14:editId="2D137909">
                <wp:extent cx="5921401" cy="0"/>
                <wp:effectExtent l="0" t="0" r="0" b="0"/>
                <wp:docPr id="1073741826" name="officeArt object" descr="Shape 42"/>
                <wp:cNvGraphicFramePr/>
                <a:graphic xmlns:a="http://schemas.openxmlformats.org/drawingml/2006/main">
                  <a:graphicData uri="http://schemas.microsoft.com/office/word/2010/wordprocessingShape">
                    <wps:wsp>
                      <wps:cNvCnPr/>
                      <wps:spPr>
                        <a:xfrm>
                          <a:off x="0" y="0"/>
                          <a:ext cx="5921401" cy="0"/>
                        </a:xfrm>
                        <a:prstGeom prst="line">
                          <a:avLst/>
                        </a:prstGeom>
                        <a:noFill/>
                        <a:ln w="5055" cap="flat">
                          <a:solidFill>
                            <a:srgbClr val="000000"/>
                          </a:solidFill>
                          <a:prstDash val="solid"/>
                          <a:miter lim="127000"/>
                        </a:ln>
                        <a:effectLst/>
                      </wps:spPr>
                      <wps:bodyPr/>
                    </wps:wsp>
                  </a:graphicData>
                </a:graphic>
              </wp:inline>
            </w:drawing>
          </mc:Choice>
          <mc:Fallback>
            <w:pict>
              <v:line id="_x0000_s1027" style="visibility:visible;width:466.3pt;height:0.0pt;">
                <v:fill on="f"/>
                <v:stroke filltype="solid" color="#000000" opacity="100.0%" weight="0.4pt" dashstyle="solid" endcap="flat" miterlimit="127.0%" joinstyle="miter" linestyle="single" startarrow="none" startarrowwidth="medium" startarrowlength="medium" endarrow="none" endarrowwidth="medium" endarrowlength="medium"/>
              </v:line>
            </w:pict>
          </mc:Fallback>
        </mc:AlternateContent>
      </w:r>
    </w:p>
    <w:p w14:paraId="2D137117" w14:textId="77777777" w:rsidR="004447DC" w:rsidRDefault="00000000">
      <w:pPr>
        <w:pStyle w:val="Heading1"/>
        <w:numPr>
          <w:ilvl w:val="0"/>
          <w:numId w:val="2"/>
        </w:numPr>
      </w:pPr>
      <w:r>
        <w:t>Introduction</w:t>
      </w:r>
    </w:p>
    <w:p w14:paraId="2D137118" w14:textId="77777777" w:rsidR="004447DC" w:rsidRDefault="00000000">
      <w:pPr>
        <w:spacing w:after="153"/>
        <w:ind w:left="0" w:right="392" w:firstLine="324"/>
      </w:pPr>
      <w:r>
        <w:t>“Every day, nearly 400,000 babies are born around the world. None of them get to choose their gender, race, place of birth, or the social and economic conditions of their families. Life’s starting point is a lottery. But the future needn’t be left to chance,” said Kristalina Georgieva, Chief Executive Officer of the World Bank, in their report on global intergenerational mobility (Narayan</w:t>
      </w:r>
    </w:p>
    <w:p w14:paraId="2D137119" w14:textId="77777777" w:rsidR="004447DC" w:rsidRDefault="00000000">
      <w:pPr>
        <w:spacing w:after="50" w:line="259" w:lineRule="auto"/>
        <w:ind w:left="0" w:right="0" w:firstLine="0"/>
        <w:jc w:val="left"/>
      </w:pPr>
      <w:r>
        <w:rPr>
          <w:rFonts w:ascii="Calibri" w:eastAsia="Calibri" w:hAnsi="Calibri" w:cs="Calibri"/>
          <w:noProof/>
        </w:rPr>
        <mc:AlternateContent>
          <mc:Choice Requires="wps">
            <w:drawing>
              <wp:inline distT="0" distB="0" distL="0" distR="0" wp14:anchorId="2D13790A" wp14:editId="2D13790B">
                <wp:extent cx="2368526" cy="0"/>
                <wp:effectExtent l="0" t="0" r="0" b="0"/>
                <wp:docPr id="1073741827" name="officeArt object" descr="Shape 48"/>
                <wp:cNvGraphicFramePr/>
                <a:graphic xmlns:a="http://schemas.openxmlformats.org/drawingml/2006/main">
                  <a:graphicData uri="http://schemas.microsoft.com/office/word/2010/wordprocessingShape">
                    <wps:wsp>
                      <wps:cNvCnPr/>
                      <wps:spPr>
                        <a:xfrm>
                          <a:off x="0" y="0"/>
                          <a:ext cx="2368526" cy="0"/>
                        </a:xfrm>
                        <a:prstGeom prst="line">
                          <a:avLst/>
                        </a:prstGeom>
                        <a:noFill/>
                        <a:ln w="5055" cap="flat">
                          <a:solidFill>
                            <a:srgbClr val="000000"/>
                          </a:solidFill>
                          <a:prstDash val="solid"/>
                          <a:miter lim="127000"/>
                        </a:ln>
                        <a:effectLst/>
                      </wps:spPr>
                      <wps:bodyPr/>
                    </wps:wsp>
                  </a:graphicData>
                </a:graphic>
              </wp:inline>
            </w:drawing>
          </mc:Choice>
          <mc:Fallback>
            <w:pict>
              <v:line id="_x0000_s1028" style="visibility:visible;width:186.5pt;height:0.0pt;">
                <v:fill on="f"/>
                <v:stroke filltype="solid" color="#000000" opacity="100.0%" weight="0.4pt" dashstyle="solid" endcap="flat" miterlimit="127.0%" joinstyle="miter" linestyle="single" startarrow="none" startarrowwidth="medium" startarrowlength="medium" endarrow="none" endarrowwidth="medium" endarrowlength="medium"/>
              </v:line>
            </w:pict>
          </mc:Fallback>
        </mc:AlternateContent>
      </w:r>
    </w:p>
    <w:p w14:paraId="2D13711A" w14:textId="77777777" w:rsidR="004447DC" w:rsidRDefault="00000000">
      <w:pPr>
        <w:spacing w:after="3" w:line="260" w:lineRule="auto"/>
        <w:ind w:left="0" w:right="407" w:firstLine="230"/>
      </w:pPr>
      <w:r>
        <w:rPr>
          <w:rFonts w:ascii="Arial Unicode MS" w:hAnsi="Arial Unicode MS"/>
          <w:sz w:val="12"/>
          <w:szCs w:val="12"/>
        </w:rPr>
        <w:lastRenderedPageBreak/>
        <w:t>⋆</w:t>
      </w:r>
      <w:r>
        <w:rPr>
          <w:rFonts w:ascii="Cambria Italic" w:hAnsi="Cambria Italic"/>
          <w:sz w:val="12"/>
          <w:szCs w:val="12"/>
        </w:rPr>
        <w:t xml:space="preserve"> </w:t>
      </w:r>
      <w:r>
        <w:rPr>
          <w:rFonts w:ascii="Cambria Italic" w:hAnsi="Cambria Italic"/>
          <w:sz w:val="18"/>
          <w:szCs w:val="18"/>
        </w:rPr>
        <w:t xml:space="preserve">Funding: </w:t>
      </w:r>
      <w:r>
        <w:rPr>
          <w:sz w:val="18"/>
          <w:szCs w:val="18"/>
        </w:rPr>
        <w:t xml:space="preserve">Kristof De Witte is grateful for funding from the Horizon Europe project BRIDGE (grant 101177154). Views and opinions expressed are however those of the author(s) only and do not necessarily reflect those of the European Union or the granting authority. Neither the European Union nor the granting authority can be held responsible for them. </w:t>
      </w:r>
      <w:r>
        <w:rPr>
          <w:rFonts w:ascii="Cambria Italic" w:hAnsi="Cambria Italic"/>
          <w:sz w:val="18"/>
          <w:szCs w:val="18"/>
        </w:rPr>
        <w:t xml:space="preserve">Competing interests: </w:t>
      </w:r>
      <w:r>
        <w:rPr>
          <w:sz w:val="18"/>
          <w:szCs w:val="18"/>
        </w:rPr>
        <w:t xml:space="preserve">The authors declare no conflicts of interest. </w:t>
      </w:r>
      <w:r>
        <w:rPr>
          <w:rFonts w:ascii="Cambria Italic" w:hAnsi="Cambria Italic"/>
          <w:sz w:val="18"/>
          <w:szCs w:val="18"/>
        </w:rPr>
        <w:t xml:space="preserve">Author contributions: </w:t>
      </w:r>
      <w:r>
        <w:rPr>
          <w:sz w:val="18"/>
          <w:szCs w:val="18"/>
        </w:rPr>
        <w:t>KD - conceptualization, data, methods, drafting, and editing; WG - editing, review, and supervision; KDW - editing, review, and supervision.</w:t>
      </w:r>
    </w:p>
    <w:p w14:paraId="2D13711B" w14:textId="77777777" w:rsidR="004447DC" w:rsidRDefault="00000000">
      <w:pPr>
        <w:spacing w:after="0" w:line="259" w:lineRule="auto"/>
        <w:ind w:left="245" w:right="0" w:firstLine="0"/>
        <w:jc w:val="left"/>
      </w:pPr>
      <w:r>
        <w:rPr>
          <w:rFonts w:ascii="Arial Unicode MS" w:hAnsi="Arial Unicode MS"/>
          <w:sz w:val="12"/>
          <w:szCs w:val="12"/>
        </w:rPr>
        <w:t>∗</w:t>
      </w:r>
    </w:p>
    <w:p w14:paraId="2D13711C" w14:textId="77777777" w:rsidR="004447DC" w:rsidRDefault="00000000">
      <w:pPr>
        <w:spacing w:after="3" w:line="260" w:lineRule="auto"/>
        <w:ind w:left="332" w:right="0" w:firstLine="0"/>
      </w:pPr>
      <w:r>
        <w:rPr>
          <w:sz w:val="18"/>
          <w:szCs w:val="18"/>
        </w:rPr>
        <w:t>Correspondence should be addressed to Khanh Duong at duong@merit.unu.edu.</w:t>
      </w:r>
    </w:p>
    <w:p w14:paraId="2D13711D" w14:textId="77777777" w:rsidR="004447DC" w:rsidRDefault="00000000">
      <w:pPr>
        <w:ind w:left="0" w:right="392" w:firstLine="0"/>
      </w:pPr>
      <w:r>
        <w:t xml:space="preserve">et al., 2018). </w:t>
      </w:r>
      <w:ins w:id="3" w:author="Wim Groot" w:date="2025-03-31T15:07:00Z">
        <w:r>
          <w:t xml:space="preserve">All parents, but especially those in </w:t>
        </w:r>
      </w:ins>
      <w:del w:id="4" w:author="Wim Groot" w:date="2025-03-31T15:07:00Z">
        <w:r>
          <w:delText xml:space="preserve">In </w:delText>
        </w:r>
      </w:del>
      <w:r>
        <w:t>the poorest segments of society</w:t>
      </w:r>
      <w:ins w:id="5" w:author="Wim Groot" w:date="2025-03-31T15:06:00Z">
        <w:r>
          <w:t xml:space="preserve"> </w:t>
        </w:r>
      </w:ins>
      <w:del w:id="6" w:author="Wim Groot" w:date="2025-03-31T15:06:00Z">
        <w:r>
          <w:delText xml:space="preserve">, especially </w:delText>
        </w:r>
      </w:del>
      <w:r>
        <w:t xml:space="preserve">in low-income countries, </w:t>
      </w:r>
      <w:del w:id="7" w:author="Wim Groot" w:date="2025-03-31T15:06:00Z">
        <w:r>
          <w:delText xml:space="preserve">every parent </w:delText>
        </w:r>
      </w:del>
      <w:r>
        <w:t>hope</w:t>
      </w:r>
      <w:del w:id="8" w:author="Wim Groot" w:date="2025-03-31T15:07:00Z">
        <w:r>
          <w:delText>s</w:delText>
        </w:r>
      </w:del>
      <w:r>
        <w:t xml:space="preserve"> their children will have a better life than they did. And every child in those circumstances aspires to social mobility—to break free from the constraints imposed by their birth. This idea was once called the “American Dream,” but the ideal has long transcended American borders, instilling hope in children struggling in poverty around the world. A more precise term for it is intergenerational mobility. However, a dream is just a dream when, as the World Bank report shows, upward mobility remains elusive for the poor, especially in developing countries (Narayan et al., 2018). Even in the so-called “land of opportunity,” the U.S., opportunities for social mobility are not evenly distributed, as Chetty et al. (2014) has pointed out. This raises the question: Is our current progress fair?—the very theme of the report</w:t>
      </w:r>
      <w:ins w:id="9" w:author="Wim Groot" w:date="2025-03-31T15:08:00Z">
        <w:r>
          <w:t xml:space="preserve"> mentioned above</w:t>
        </w:r>
      </w:ins>
      <w:r>
        <w:t xml:space="preserve"> (Narayan et al., 2018). It also reinforces the call for equality of opportunity, as existing inequalities deepen disparities and suppress mobility, a pattern captured by what we now call the “Great Gatsby curve.”</w:t>
      </w:r>
    </w:p>
    <w:p w14:paraId="2D13711E" w14:textId="77777777" w:rsidR="004447DC" w:rsidRDefault="00000000">
      <w:pPr>
        <w:ind w:left="0" w:right="392" w:firstLine="324"/>
      </w:pPr>
      <w:r>
        <w:t xml:space="preserve">People advocate for equality of opportunity to promote social mobility. But what does equality of opportunity truly mean? Should socioeconomic outcomes be entirely independent of parental status—as a form of freedom of </w:t>
      </w:r>
      <w:commentRangeStart w:id="10"/>
      <w:commentRangeStart w:id="11"/>
      <w:r>
        <w:t>choice</w:t>
      </w:r>
      <w:commentRangeEnd w:id="10"/>
      <w:r>
        <w:commentReference w:id="10"/>
      </w:r>
      <w:commentRangeEnd w:id="11"/>
      <w:r w:rsidR="003E3766">
        <w:rPr>
          <w:rStyle w:val="CommentReference"/>
        </w:rPr>
        <w:commentReference w:id="11"/>
      </w:r>
      <w:r>
        <w:t xml:space="preserve"> (social fluidity)? This idea aligns with Nobel laureate Amartya Sen’s concept of development as freedom </w:t>
      </w:r>
      <w:ins w:id="12" w:author="Wim Groot" w:date="2025-03-31T15:10:00Z">
        <w:r>
          <w:t>(</w:t>
        </w:r>
      </w:ins>
      <w:r>
        <w:t xml:space="preserve">Sen </w:t>
      </w:r>
      <w:del w:id="13" w:author="Wim Groot" w:date="2025-03-31T15:10:00Z">
        <w:r>
          <w:delText>(</w:delText>
        </w:r>
      </w:del>
      <w:r>
        <w:t>2000). However, such freedom</w:t>
      </w:r>
      <w:del w:id="14" w:author="Wim Groot" w:date="2025-03-31T15:10:00Z">
        <w:r>
          <w:delText xml:space="preserve"> must</w:delText>
        </w:r>
      </w:del>
      <w:r>
        <w:t xml:space="preserve"> also </w:t>
      </w:r>
      <w:ins w:id="15" w:author="Wim Groot" w:date="2025-03-31T15:10:00Z">
        <w:r>
          <w:t>requires</w:t>
        </w:r>
      </w:ins>
      <w:del w:id="16" w:author="Wim Groot" w:date="2025-03-31T15:10:00Z">
        <w:r>
          <w:delText>come with</w:delText>
        </w:r>
      </w:del>
      <w:r>
        <w:t xml:space="preserve"> capability. Consider the Central African Republic, where relative educational mobility—the extent to which a child’s outcome depends on their parents—is much higher than in Bhutan. Yet, their absolute mobility—the probability that a child attains a higher level of education than their parents—is nearly the same. Can we truly say the Central African Republic has better social mobility than Bhutan when much of that mobility comes from </w:t>
      </w:r>
      <w:commentRangeStart w:id="17"/>
      <w:r>
        <w:t>downward</w:t>
      </w:r>
      <w:commentRangeEnd w:id="17"/>
      <w:r>
        <w:commentReference w:id="17"/>
      </w:r>
      <w:r>
        <w:t xml:space="preserve"> movement? This highlights a key limitation: social fluidity does not always </w:t>
      </w:r>
      <w:del w:id="18" w:author="Wim Groot" w:date="2025-03-31T15:14:00Z">
        <w:r>
          <w:delText>equate</w:delText>
        </w:r>
      </w:del>
      <w:ins w:id="19" w:author="Wim Groot" w:date="2025-03-31T15:14:00Z">
        <w:r>
          <w:t>result in</w:t>
        </w:r>
      </w:ins>
      <w:del w:id="20" w:author="Wim Groot" w:date="2025-03-31T15:14:00Z">
        <w:r>
          <w:delText xml:space="preserve"> to</w:delText>
        </w:r>
      </w:del>
      <w:r>
        <w:t xml:space="preserve"> social </w:t>
      </w:r>
      <w:commentRangeStart w:id="21"/>
      <w:r>
        <w:t>progress</w:t>
      </w:r>
      <w:commentRangeEnd w:id="21"/>
      <w:r>
        <w:commentReference w:id="21"/>
      </w:r>
      <w:ins w:id="22" w:author="Wim Groot" w:date="2025-03-31T15:16:00Z">
        <w:r>
          <w:t xml:space="preserve">. Furthermore, there is a limit to social mobility, at some point children are no longer able to progress beyond their parents anymore. The only mobility is downward mobility and progress stagnates. This poses </w:t>
        </w:r>
      </w:ins>
      <w:del w:id="23" w:author="Wim Groot" w:date="2025-03-31T15:16:00Z">
        <w:r>
          <w:delText>—</w:delText>
        </w:r>
      </w:del>
      <w:r>
        <w:t xml:space="preserve">a challenge we term </w:t>
      </w:r>
      <w:r>
        <w:rPr>
          <w:rFonts w:ascii="Cambria Italic" w:hAnsi="Cambria Italic"/>
        </w:rPr>
        <w:t>the directionality problem</w:t>
      </w:r>
      <w:r>
        <w:t xml:space="preserve">. Furthermore, the way absolute mobility is currently measured oversimplifies social progress by treating different </w:t>
      </w:r>
      <w:commentRangeStart w:id="24"/>
      <w:r>
        <w:t>efforts</w:t>
      </w:r>
      <w:commentRangeEnd w:id="24"/>
      <w:r>
        <w:commentReference w:id="24"/>
      </w:r>
      <w:r>
        <w:t xml:space="preserve"> as equivalent, despite varying circumstances. For instance, Canada and Timor-Leste have nearly the same rate of upward mobility. However, in Timor-Leste, mobility stems from individuals in the lowest-educated groups reaching the highest levels of education, whereas in Canada, it occurs primarily within groups that are already relatively well-</w:t>
      </w:r>
      <w:commentRangeStart w:id="25"/>
      <w:r>
        <w:t>educated</w:t>
      </w:r>
      <w:commentRangeEnd w:id="25"/>
      <w:r>
        <w:commentReference w:id="25"/>
      </w:r>
      <w:r>
        <w:t xml:space="preserve">. This reflects another challenge: </w:t>
      </w:r>
      <w:r>
        <w:rPr>
          <w:rFonts w:ascii="Cambria Italic" w:hAnsi="Cambria Italic"/>
        </w:rPr>
        <w:t xml:space="preserve">the </w:t>
      </w:r>
      <w:commentRangeStart w:id="26"/>
      <w:r>
        <w:rPr>
          <w:rFonts w:ascii="Cambria Italic" w:hAnsi="Cambria Italic"/>
        </w:rPr>
        <w:t>difficulty</w:t>
      </w:r>
      <w:commentRangeEnd w:id="26"/>
      <w:r>
        <w:commentReference w:id="26"/>
      </w:r>
      <w:r>
        <w:rPr>
          <w:rFonts w:ascii="Cambria Italic" w:hAnsi="Cambria Italic"/>
        </w:rPr>
        <w:t xml:space="preserve"> problem</w:t>
      </w:r>
      <w:r>
        <w:t xml:space="preserve">. Together, the directionality problem and the difficulty problem call into question how intergenerational mobility is currently measured. In such comparisons, local measures focusing only on the most disadvantaged groups may provide some insights but fail to capture the full picture. </w:t>
      </w:r>
      <w:ins w:id="27" w:author="Wim Groot" w:date="2025-03-31T15:20:00Z">
        <w:r>
          <w:t>Consequently</w:t>
        </w:r>
      </w:ins>
      <w:del w:id="28" w:author="Wim Groot" w:date="2025-03-31T15:20:00Z">
        <w:r>
          <w:delText>Moreover</w:delText>
        </w:r>
      </w:del>
      <w:r>
        <w:t xml:space="preserve">, they </w:t>
      </w:r>
      <w:ins w:id="29" w:author="Wim Groot" w:date="2025-03-31T15:22:00Z">
        <w:r>
          <w:t>make global comparisons difficult, especially as the engine of social mobility - i.e. which groups in societ are progressing - may differ between</w:t>
        </w:r>
      </w:ins>
      <w:del w:id="30" w:author="Wim Groot" w:date="2025-03-31T15:21:00Z">
        <w:r>
          <w:delText>do not work well for</w:delText>
        </w:r>
      </w:del>
      <w:r>
        <w:t xml:space="preserve"> developed </w:t>
      </w:r>
      <w:ins w:id="31" w:author="Wim Groot" w:date="2025-03-31T15:21:00Z">
        <w:r>
          <w:t xml:space="preserve">and developing </w:t>
        </w:r>
      </w:ins>
      <w:r>
        <w:t>countries</w:t>
      </w:r>
      <w:del w:id="32" w:author="Wim Groot" w:date="2025-03-31T15:21:00Z">
        <w:r>
          <w:delText>, making global comparisons difficult</w:delText>
        </w:r>
      </w:del>
      <w:r>
        <w:t>.</w:t>
      </w:r>
    </w:p>
    <w:p w14:paraId="2D13711F" w14:textId="77777777" w:rsidR="004447DC" w:rsidRDefault="00000000">
      <w:pPr>
        <w:ind w:left="0" w:right="392" w:firstLine="324"/>
      </w:pPr>
      <w:r>
        <w:t xml:space="preserve">To address these two problems, we develop a more comprehensive index to assess social progress in education using </w:t>
      </w:r>
      <w:commentRangeStart w:id="33"/>
      <w:r>
        <w:t>transition</w:t>
      </w:r>
      <w:commentRangeEnd w:id="33"/>
      <w:r>
        <w:commentReference w:id="33"/>
      </w:r>
      <w:r>
        <w:t xml:space="preserve"> matrices. Firstly, we construct a target transition matrix representing </w:t>
      </w:r>
      <w:r>
        <w:lastRenderedPageBreak/>
        <w:t xml:space="preserve">the ideal educational progress that countries should achieve over time. The gap between actual and expected transition matrices is then measured. This approach accounts for country-specific factors, such as institutional and cultural contexts, ensuring that each country’s expected outcomes align with its initial educational distribution from the parent generation. By doing so, the measured gap reflects social progress while filtering out persistent factors like cultural norms or institutional constraints. More precisely, our index captures a country’s effort to improve social progress in education. While the expected matrices are country-specific, they follow a common underlying rule, aligning different countries to a shared reference frame for meaningful comparison. This new measure offers a more rigorous assessment of educational social progress, as it better reflects national efforts to enhance social mobility through education policies, independent of timeinvariant country-specific contexts. Consequently, this </w:t>
      </w:r>
      <w:ins w:id="34" w:author="Wim Groot" w:date="2025-03-31T15:29:00Z">
        <w:r>
          <w:t>study</w:t>
        </w:r>
      </w:ins>
      <w:del w:id="35" w:author="Wim Groot" w:date="2025-03-31T15:29:00Z">
        <w:r>
          <w:delText>research</w:delText>
        </w:r>
      </w:del>
      <w:ins w:id="36" w:author="Wim Groot" w:date="2025-03-31T15:29:00Z">
        <w:r>
          <w:t xml:space="preserve"> contributes </w:t>
        </w:r>
      </w:ins>
      <w:del w:id="37" w:author="Wim Groot" w:date="2025-03-31T15:29:00Z">
        <w:r>
          <w:delText xml:space="preserve"> makes a significant contribution </w:delText>
        </w:r>
      </w:del>
      <w:r>
        <w:t>to the measurement of global sustainable development goals.</w:t>
      </w:r>
    </w:p>
    <w:p w14:paraId="2D137120" w14:textId="77777777" w:rsidR="004447DC" w:rsidRDefault="00000000">
      <w:pPr>
        <w:spacing w:after="348"/>
        <w:ind w:left="0" w:right="392" w:firstLine="324"/>
      </w:pPr>
      <w:r>
        <w:t>The next section (Section 2) reviews existing measures of intergenerational mobility, primarily from the World Bank, while also incorporating recent developments in the field. It concludes by highlighting the gap between the desired measurement of social progress and the challenges posed by the difficulty and directionality problems. Section 3 then details the construction of a novel approach to address this gap. This methodology is applied to the recently released global database on intergenerational mobility from the World Bank, demonstrating how our index better captures social progress compared to existing measures (see Section 4). The paper concludes with a discussion of its contributions to the field and potential directions for future research (see Section 5).</w:t>
      </w:r>
    </w:p>
    <w:p w14:paraId="2D137121" w14:textId="77777777" w:rsidR="004447DC" w:rsidRDefault="00000000">
      <w:pPr>
        <w:pStyle w:val="Heading1"/>
        <w:numPr>
          <w:ilvl w:val="0"/>
          <w:numId w:val="2"/>
        </w:numPr>
      </w:pPr>
      <w:r>
        <w:t>Current measures of intergenerational mobility</w:t>
      </w:r>
    </w:p>
    <w:p w14:paraId="2D137122" w14:textId="77777777" w:rsidR="004447DC" w:rsidRDefault="00000000">
      <w:pPr>
        <w:spacing w:after="216"/>
        <w:ind w:left="0" w:right="392" w:firstLine="324"/>
      </w:pPr>
      <w:r>
        <w:t>Intergenerational mobility is commonly measured using three approaches (Blanden, 2013): ordinal transition matrices (education), continuous measures (earnings), and categorical measures (occupations). Earnings-based measures, such as intergenerational elasticity (IGE), provide numerical precision but are highly volatile due to career shifts</w:t>
      </w:r>
      <w:ins w:id="38" w:author="Wim Groot" w:date="2025-03-31T15:30:00Z">
        <w:r>
          <w:t xml:space="preserve">, </w:t>
        </w:r>
      </w:ins>
      <w:del w:id="39" w:author="Wim Groot" w:date="2025-03-31T15:30:00Z">
        <w:r>
          <w:delText xml:space="preserve"> and </w:delText>
        </w:r>
      </w:del>
      <w:r>
        <w:t>economic fluctuations</w:t>
      </w:r>
      <w:ins w:id="40" w:author="Wim Groot" w:date="2025-03-31T15:30:00Z">
        <w:r>
          <w:t xml:space="preserve"> and exogeneous shocks</w:t>
        </w:r>
      </w:ins>
      <w:r>
        <w:t xml:space="preserve">. Moreover, tracking income across generations requires reliable longitudinal data, which is often unavailable. Occupational measures, while easier to collect, lack strict hierarchical ordering and face classification inconsistencies across countries, making cross-national comparisons challenging. Educationbased transition matrices offer a more stable and structured approach. Educational </w:t>
      </w:r>
      <w:commentRangeStart w:id="41"/>
      <w:r>
        <w:t>attainment</w:t>
      </w:r>
      <w:commentRangeEnd w:id="41"/>
      <w:r>
        <w:commentReference w:id="41"/>
      </w:r>
      <w:r>
        <w:t xml:space="preserve"> is widely available, less susceptible to short-term fluctuations, and provides a clear, ordered ranking that aligns with social stratification. This allows for a systematic assessment of mobility patterns across generations. Education-based measures are commonly used for global comparisons due to their reliability. While education does not fully capture quality differences or </w:t>
      </w:r>
      <w:commentRangeStart w:id="42"/>
      <w:r>
        <w:t>nonlinear</w:t>
      </w:r>
      <w:commentRangeEnd w:id="42"/>
      <w:r>
        <w:commentReference w:id="42"/>
      </w:r>
      <w:r>
        <w:t xml:space="preserve"> returns to schooling, it remains one of the most robust indicators of intergenerational mobility, effectively reflecting the persistence of social status across generations.</w:t>
      </w:r>
    </w:p>
    <w:p w14:paraId="2D137123" w14:textId="77777777" w:rsidR="004447DC" w:rsidRDefault="00000000">
      <w:pPr>
        <w:ind w:left="0" w:right="392" w:firstLine="0"/>
      </w:pPr>
      <w:r>
        <w:rPr>
          <w:rFonts w:ascii="Cambria Italic" w:hAnsi="Cambria Italic"/>
        </w:rPr>
        <w:t xml:space="preserve">Common measures. </w:t>
      </w:r>
      <w:r>
        <w:t xml:space="preserve">Intergenerational mobility in education can be assessed through two key concepts: absolute mobility and relative mobility. This </w:t>
      </w:r>
      <w:ins w:id="43" w:author="Wim Groot" w:date="2025-03-31T15:34:00Z">
        <w:r>
          <w:t>study</w:t>
        </w:r>
      </w:ins>
      <w:del w:id="44" w:author="Wim Groot" w:date="2025-03-31T15:34:00Z">
        <w:r>
          <w:delText>research</w:delText>
        </w:r>
      </w:del>
      <w:r>
        <w:t xml:space="preserve"> primarily adopts the World Bank’s approach (Van der Weide et al., 2024; Narayan et al., 2018) to intergenerational mobility (as shown in Table 1). Absolute mobility measures the proportion of individuals who achieve a higher education level than their parents. Two key indicators for this are </w:t>
      </w:r>
      <w:r>
        <w:rPr>
          <w:rFonts w:ascii="Cambria Italic" w:hAnsi="Cambria Italic"/>
        </w:rPr>
        <w:t>CAT</w:t>
      </w:r>
      <w:r>
        <w:t xml:space="preserve">, which calculates the </w:t>
      </w:r>
      <w:r>
        <w:lastRenderedPageBreak/>
        <w:t xml:space="preserve">probability that a child surpasses their parents’ education level assuming the parents did not complete university, and </w:t>
      </w:r>
      <w:r>
        <w:rPr>
          <w:rFonts w:ascii="Cambria Italic" w:hAnsi="Cambria Italic"/>
        </w:rPr>
        <w:t>MIX</w:t>
      </w:r>
      <w:r>
        <w:t xml:space="preserve">, which includes both children who exceed their parents’ education and those who reach university if at least one parent did. In contrast, relative mobility focuses on how much a child’s education is influenced by their parents’ education. The lower the dependency on parents’ education, the higher the mobility. This is often measured with statistical indicators such as </w:t>
      </w:r>
      <w:r>
        <w:rPr>
          <w:rFonts w:ascii="Cambria Italic" w:hAnsi="Cambria Italic"/>
        </w:rPr>
        <w:t>1COR</w:t>
      </w:r>
      <w:r>
        <w:t xml:space="preserve">, which calculates one minus the correlation between parents’ and children’s </w:t>
      </w:r>
      <w:commentRangeStart w:id="45"/>
      <w:r>
        <w:t>education</w:t>
      </w:r>
      <w:commentRangeEnd w:id="45"/>
      <w:r>
        <w:commentReference w:id="45"/>
      </w:r>
      <w:r>
        <w:t xml:space="preserve"> levels, and </w:t>
      </w:r>
      <w:r>
        <w:rPr>
          <w:rFonts w:ascii="Cambria Italic" w:hAnsi="Cambria Italic"/>
        </w:rPr>
        <w:t>1-BETA</w:t>
      </w:r>
      <w:r>
        <w:t xml:space="preserve">, which is derived from a regression model predicting a child’s education based on their parents’ education. Both of these metrics suggest that higher values indicate greater mobility. Additionally, several measures specifically focus on mobility for children from disadvantaged backgrounds. </w:t>
      </w:r>
      <w:r>
        <w:rPr>
          <w:rFonts w:ascii="Cambria Italic" w:hAnsi="Cambria Italic"/>
        </w:rPr>
        <w:t xml:space="preserve">MU050 </w:t>
      </w:r>
      <w:r>
        <w:t xml:space="preserve">estimates the expected education level of a child whose parents are in the bottom half of the education distribution. </w:t>
      </w:r>
      <w:r>
        <w:rPr>
          <w:rFonts w:ascii="Cambria Italic" w:hAnsi="Cambria Italic"/>
        </w:rPr>
        <w:t xml:space="preserve">BHQ4 </w:t>
      </w:r>
      <w:r>
        <w:t xml:space="preserve">measures the likelihood that a child from a loweducation family reaches higher education levels, while </w:t>
      </w:r>
      <w:r>
        <w:rPr>
          <w:rFonts w:ascii="Cambria Italic" w:hAnsi="Cambria Italic"/>
        </w:rPr>
        <w:t xml:space="preserve">AHMP </w:t>
      </w:r>
      <w:r>
        <w:t>tracks the percentage of children who complete primary school when neither parent has done so.</w:t>
      </w:r>
    </w:p>
    <w:p w14:paraId="2D137124" w14:textId="77777777" w:rsidR="004447DC" w:rsidRDefault="00000000">
      <w:pPr>
        <w:spacing w:after="1" w:line="265" w:lineRule="auto"/>
        <w:ind w:right="407"/>
        <w:jc w:val="center"/>
      </w:pPr>
      <w:r>
        <w:rPr>
          <w:sz w:val="18"/>
          <w:szCs w:val="18"/>
        </w:rPr>
        <w:t>Table 1: Common measures of intergenerational mobility</w:t>
      </w:r>
    </w:p>
    <w:tbl>
      <w:tblPr>
        <w:tblW w:w="922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366"/>
        <w:gridCol w:w="4816"/>
        <w:gridCol w:w="3045"/>
      </w:tblGrid>
      <w:tr w:rsidR="004447DC" w14:paraId="2D137128" w14:textId="77777777">
        <w:trPr>
          <w:trHeight w:val="262"/>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tcPr>
          <w:p w14:paraId="2D137125" w14:textId="77777777" w:rsidR="004447DC" w:rsidRDefault="00000000">
            <w:pPr>
              <w:spacing w:after="0" w:line="259" w:lineRule="auto"/>
              <w:ind w:left="0" w:right="44" w:firstLine="0"/>
              <w:jc w:val="center"/>
            </w:pPr>
            <w:r>
              <w:rPr>
                <w:rFonts w:ascii="Cambria Bold" w:hAnsi="Cambria Bold"/>
              </w:rPr>
              <w:t>Metrics</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tcPr>
          <w:p w14:paraId="2D137126" w14:textId="77777777" w:rsidR="004447DC" w:rsidRDefault="00000000">
            <w:pPr>
              <w:spacing w:after="0" w:line="259" w:lineRule="auto"/>
              <w:ind w:left="0" w:right="44" w:firstLine="0"/>
              <w:jc w:val="center"/>
            </w:pPr>
            <w:r>
              <w:rPr>
                <w:rFonts w:ascii="Cambria Bold" w:hAnsi="Cambria Bold"/>
              </w:rPr>
              <w:t>Explain</w:t>
            </w:r>
          </w:p>
        </w:tc>
        <w:tc>
          <w:tcPr>
            <w:tcW w:w="3045"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tcPr>
          <w:p w14:paraId="2D137127" w14:textId="77777777" w:rsidR="004447DC" w:rsidRDefault="00000000">
            <w:pPr>
              <w:spacing w:after="0" w:line="259" w:lineRule="auto"/>
              <w:ind w:left="0" w:right="44" w:firstLine="0"/>
              <w:jc w:val="center"/>
            </w:pPr>
            <w:r>
              <w:rPr>
                <w:rFonts w:ascii="Cambria Bold" w:hAnsi="Cambria Bold"/>
              </w:rPr>
              <w:t>Formula</w:t>
            </w:r>
          </w:p>
        </w:tc>
      </w:tr>
      <w:tr w:rsidR="004447DC" w14:paraId="2D13712D" w14:textId="77777777">
        <w:trPr>
          <w:trHeight w:val="102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center"/>
          </w:tcPr>
          <w:p w14:paraId="2D137129" w14:textId="77777777" w:rsidR="004447DC" w:rsidRDefault="00000000">
            <w:pPr>
              <w:spacing w:after="0" w:line="259" w:lineRule="auto"/>
              <w:ind w:left="0" w:right="44" w:firstLine="0"/>
              <w:jc w:val="center"/>
            </w:pPr>
            <w:r>
              <w:t>CAT</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vAlign w:val="center"/>
          </w:tcPr>
          <w:p w14:paraId="2D13712A" w14:textId="77777777" w:rsidR="004447DC" w:rsidRDefault="00000000">
            <w:pPr>
              <w:spacing w:after="0" w:line="259" w:lineRule="auto"/>
              <w:ind w:left="0" w:right="0" w:firstLine="0"/>
              <w:jc w:val="left"/>
            </w:pPr>
            <w:r>
              <w:t>Pr child surpasses parent’s educational category</w:t>
            </w:r>
          </w:p>
          <w:p w14:paraId="2D13712B" w14:textId="77777777" w:rsidR="004447DC" w:rsidRDefault="00000000">
            <w:pPr>
              <w:spacing w:after="0" w:line="259" w:lineRule="auto"/>
              <w:ind w:left="0" w:right="0" w:firstLine="0"/>
              <w:jc w:val="left"/>
            </w:pPr>
            <w:r>
              <w:t>(conditional on parent not having tertiary)</w:t>
            </w:r>
          </w:p>
        </w:tc>
        <w:tc>
          <w:tcPr>
            <w:tcW w:w="3045"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bottom"/>
          </w:tcPr>
          <w:p w14:paraId="2D13712C" w14:textId="77777777" w:rsidR="004447DC" w:rsidRDefault="00000000">
            <w:pPr>
              <w:spacing w:after="0" w:line="259" w:lineRule="auto"/>
              <w:ind w:left="0" w:right="44" w:firstLine="0"/>
              <w:jc w:val="center"/>
            </w:pPr>
            <w:r>
              <w:t>Pr[</w:t>
            </w:r>
            <w:r>
              <w:rPr>
                <w:rFonts w:ascii="Cambria Italic" w:hAnsi="Cambria Italic"/>
              </w:rPr>
              <w:t>R</w:t>
            </w:r>
            <w:r>
              <w:rPr>
                <w:rFonts w:ascii="Cambria Italic" w:hAnsi="Cambria Italic"/>
                <w:vertAlign w:val="subscript"/>
              </w:rPr>
              <w:t xml:space="preserve">c </w:t>
            </w:r>
            <w:r>
              <w:rPr>
                <w:rFonts w:ascii="Cambria Italic" w:hAnsi="Cambria Italic"/>
              </w:rPr>
              <w:t>&gt; R</w:t>
            </w:r>
            <w:r>
              <w:rPr>
                <w:rFonts w:ascii="Cambria Italic" w:hAnsi="Cambria Italic"/>
                <w:vertAlign w:val="subscript"/>
              </w:rPr>
              <w:t>p</w:t>
            </w:r>
            <w:r>
              <w:t>|</w:t>
            </w:r>
            <w:r>
              <w:rPr>
                <w:rFonts w:ascii="Cambria Italic" w:hAnsi="Cambria Italic"/>
              </w:rPr>
              <w:t>R</w:t>
            </w:r>
            <w:r>
              <w:rPr>
                <w:rFonts w:ascii="Cambria Italic" w:hAnsi="Cambria Italic"/>
                <w:vertAlign w:val="subscript"/>
              </w:rPr>
              <w:t xml:space="preserve">p </w:t>
            </w:r>
            <w:r>
              <w:rPr>
                <w:rFonts w:ascii="Cambria Italic" w:hAnsi="Cambria Italic"/>
              </w:rPr>
              <w:t xml:space="preserve">&lt; </w:t>
            </w:r>
            <w:r>
              <w:t>5]</w:t>
            </w:r>
          </w:p>
        </w:tc>
      </w:tr>
      <w:tr w:rsidR="004447DC" w14:paraId="2D137131" w14:textId="77777777">
        <w:trPr>
          <w:trHeight w:val="107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center"/>
          </w:tcPr>
          <w:p w14:paraId="2D13712E" w14:textId="77777777" w:rsidR="004447DC" w:rsidRDefault="00000000">
            <w:pPr>
              <w:spacing w:after="0" w:line="259" w:lineRule="auto"/>
              <w:ind w:left="0" w:right="44" w:firstLine="0"/>
              <w:jc w:val="center"/>
            </w:pPr>
            <w:r>
              <w:t>MIX</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12F" w14:textId="77777777" w:rsidR="004447DC" w:rsidRDefault="00000000">
            <w:pPr>
              <w:spacing w:after="0" w:line="259" w:lineRule="auto"/>
              <w:ind w:left="0" w:right="0" w:firstLine="0"/>
              <w:jc w:val="left"/>
            </w:pPr>
            <w:r>
              <w:t>Share of respondents with strictly higher educational category than parents if parents do not have tertiary, or with tertiary education if either parent has tertiary.</w:t>
            </w:r>
          </w:p>
        </w:tc>
        <w:tc>
          <w:tcPr>
            <w:tcW w:w="3045"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vAlign w:val="bottom"/>
          </w:tcPr>
          <w:p w14:paraId="2D137130" w14:textId="77777777" w:rsidR="004447DC" w:rsidRDefault="00000000">
            <w:pPr>
              <w:spacing w:after="0" w:line="259" w:lineRule="auto"/>
              <w:ind w:left="0" w:right="0" w:firstLine="0"/>
              <w:jc w:val="left"/>
            </w:pPr>
            <w:r>
              <w:t>Pr[(</w:t>
            </w:r>
            <w:r>
              <w:rPr>
                <w:rFonts w:ascii="Cambria Italic" w:hAnsi="Cambria Italic"/>
              </w:rPr>
              <w:t>R</w:t>
            </w:r>
            <w:r>
              <w:rPr>
                <w:rFonts w:ascii="Cambria Italic" w:hAnsi="Cambria Italic"/>
                <w:vertAlign w:val="subscript"/>
              </w:rPr>
              <w:t xml:space="preserve">c </w:t>
            </w:r>
            <w:r>
              <w:rPr>
                <w:rFonts w:ascii="Cambria Italic" w:hAnsi="Cambria Italic"/>
              </w:rPr>
              <w:t>&gt; R</w:t>
            </w:r>
            <w:r>
              <w:rPr>
                <w:rFonts w:ascii="Cambria Italic" w:hAnsi="Cambria Italic"/>
                <w:vertAlign w:val="subscript"/>
              </w:rPr>
              <w:t>p</w:t>
            </w:r>
            <w:r>
              <w:t>)∩(</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R</w:t>
            </w:r>
            <w:r>
              <w:rPr>
                <w:rFonts w:ascii="Cambria Italic" w:hAnsi="Cambria Italic"/>
                <w:vertAlign w:val="subscript"/>
              </w:rPr>
              <w:t xml:space="preserve">p </w:t>
            </w:r>
            <w:r>
              <w:t>= 5)]</w:t>
            </w:r>
          </w:p>
        </w:tc>
      </w:tr>
      <w:tr w:rsidR="004447DC" w14:paraId="2D137137" w14:textId="77777777">
        <w:trPr>
          <w:trHeight w:val="1310"/>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center"/>
          </w:tcPr>
          <w:p w14:paraId="2D137132" w14:textId="77777777" w:rsidR="004447DC" w:rsidRDefault="00000000">
            <w:pPr>
              <w:spacing w:after="0" w:line="259" w:lineRule="auto"/>
              <w:ind w:left="0" w:right="44" w:firstLine="0"/>
              <w:jc w:val="center"/>
            </w:pPr>
            <w:r>
              <w:t>1-COR</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vAlign w:val="center"/>
          </w:tcPr>
          <w:p w14:paraId="2D137133" w14:textId="77777777" w:rsidR="004447DC" w:rsidRDefault="00000000">
            <w:pPr>
              <w:spacing w:after="0" w:line="259" w:lineRule="auto"/>
              <w:ind w:left="0" w:right="0" w:firstLine="0"/>
              <w:jc w:val="left"/>
            </w:pPr>
            <w:r>
              <w:t>1 minus the correlation coefficient between respondents’ and parents’ years of schooling.</w:t>
            </w:r>
          </w:p>
        </w:tc>
        <w:tc>
          <w:tcPr>
            <w:tcW w:w="3045"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281" w:type="dxa"/>
            </w:tcMar>
            <w:vAlign w:val="bottom"/>
          </w:tcPr>
          <w:p w14:paraId="2D137134" w14:textId="77777777" w:rsidR="004447DC" w:rsidRDefault="00000000">
            <w:pPr>
              <w:spacing w:after="0" w:line="259" w:lineRule="auto"/>
              <w:ind w:left="0" w:right="201" w:firstLine="0"/>
              <w:jc w:val="center"/>
            </w:pPr>
            <w:r>
              <w:t>Cov(</w:t>
            </w:r>
            <w:r>
              <w:rPr>
                <w:rFonts w:ascii="Cambria Italic" w:hAnsi="Cambria Italic"/>
              </w:rPr>
              <w:t>Y</w:t>
            </w:r>
          </w:p>
          <w:p w14:paraId="2D137135" w14:textId="77777777" w:rsidR="004447DC" w:rsidRDefault="00000000">
            <w:pPr>
              <w:tabs>
                <w:tab w:val="center" w:pos="360"/>
                <w:tab w:val="center" w:pos="1587"/>
              </w:tabs>
              <w:spacing w:after="70" w:line="259" w:lineRule="auto"/>
              <w:ind w:left="0" w:right="0" w:firstLine="0"/>
              <w:jc w:val="left"/>
            </w:pPr>
            <w:r>
              <w:rPr>
                <w:rFonts w:ascii="Calibri" w:eastAsia="Calibri" w:hAnsi="Calibri" w:cs="Calibri"/>
              </w:rPr>
              <w:tab/>
            </w:r>
            <w:r>
              <w:t>1 −</w:t>
            </w:r>
            <w:r>
              <w:tab/>
            </w:r>
            <w:r>
              <w:rPr>
                <w:rFonts w:ascii="Calibri" w:eastAsia="Calibri" w:hAnsi="Calibri" w:cs="Calibri"/>
                <w:noProof/>
              </w:rPr>
              <mc:AlternateContent>
                <mc:Choice Requires="wpg">
                  <w:drawing>
                    <wp:inline distT="0" distB="0" distL="0" distR="0" wp14:anchorId="2D13790C" wp14:editId="2D13790D">
                      <wp:extent cx="1258417" cy="27711"/>
                      <wp:effectExtent l="0" t="0" r="0" b="0"/>
                      <wp:docPr id="1073741830" name="officeArt object" descr="Group 77293"/>
                      <wp:cNvGraphicFramePr/>
                      <a:graphic xmlns:a="http://schemas.openxmlformats.org/drawingml/2006/main">
                        <a:graphicData uri="http://schemas.microsoft.com/office/word/2010/wordprocessingGroup">
                          <wpg:wgp>
                            <wpg:cNvGrpSpPr/>
                            <wpg:grpSpPr>
                              <a:xfrm>
                                <a:off x="0" y="0"/>
                                <a:ext cx="1258417" cy="27711"/>
                                <a:chOff x="0" y="0"/>
                                <a:chExt cx="1258416" cy="27710"/>
                              </a:xfrm>
                            </wpg:grpSpPr>
                            <wps:wsp>
                              <wps:cNvPr id="1073741828" name="Shape 255"/>
                              <wps:cNvCnPr/>
                              <wps:spPr>
                                <a:xfrm>
                                  <a:off x="0" y="-1"/>
                                  <a:ext cx="1258417" cy="1"/>
                                </a:xfrm>
                                <a:prstGeom prst="line">
                                  <a:avLst/>
                                </a:prstGeom>
                                <a:noFill/>
                                <a:ln w="5537" cap="flat">
                                  <a:solidFill>
                                    <a:srgbClr val="000000"/>
                                  </a:solidFill>
                                  <a:prstDash val="solid"/>
                                  <a:miter lim="127000"/>
                                </a:ln>
                                <a:effectLst/>
                              </wps:spPr>
                              <wps:bodyPr/>
                            </wps:wsp>
                            <wps:wsp>
                              <wps:cNvPr id="1073741829" name="Shape 257"/>
                              <wps:cNvCnPr/>
                              <wps:spPr>
                                <a:xfrm>
                                  <a:off x="138543" y="27710"/>
                                  <a:ext cx="1119874" cy="1"/>
                                </a:xfrm>
                                <a:prstGeom prst="line">
                                  <a:avLst/>
                                </a:prstGeom>
                                <a:noFill/>
                                <a:ln w="5537" cap="flat">
                                  <a:solidFill>
                                    <a:srgbClr val="000000"/>
                                  </a:solidFill>
                                  <a:prstDash val="solid"/>
                                  <a:miter lim="127000"/>
                                </a:ln>
                                <a:effectLst/>
                              </wps:spPr>
                              <wps:bodyPr/>
                            </wps:wsp>
                          </wpg:wgp>
                        </a:graphicData>
                      </a:graphic>
                    </wp:inline>
                  </w:drawing>
                </mc:Choice>
                <mc:Fallback>
                  <w:pict>
                    <v:group id="_x0000_s1029" style="visibility:visible;width:99.1pt;height:2.2pt;" coordorigin="0,0" coordsize="1258417,27711">
                      <v:line id="_x0000_s1030" style="position:absolute;left:0;top:0;width:1258417;height:0;">
                        <v:fill on="f"/>
                        <v:stroke filltype="solid" color="#000000" opacity="100.0%" weight="0.4pt" dashstyle="solid" endcap="flat" miterlimit="127.0%" joinstyle="miter" linestyle="single" startarrow="none" startarrowwidth="medium" startarrowlength="medium" endarrow="none" endarrowwidth="medium" endarrowlength="medium"/>
                      </v:line>
                      <v:line id="_x0000_s1031" style="position:absolute;left:138544;top:27711;width:1119873;height:0;">
                        <v:fill on="f"/>
                        <v:stroke filltype="solid" color="#000000" opacity="100.0%" weight="0.4pt" dashstyle="solid" endcap="flat" miterlimit="127.0%" joinstyle="miter" linestyle="single" startarrow="none" startarrowwidth="medium" startarrowlength="medium" endarrow="none" endarrowwidth="medium" endarrowlength="medium"/>
                      </v:line>
                    </v:group>
                  </w:pict>
                </mc:Fallback>
              </mc:AlternateContent>
            </w:r>
            <w:r>
              <w:rPr>
                <w:rFonts w:ascii="Cambria Italic" w:hAnsi="Cambria Italic"/>
                <w:sz w:val="16"/>
                <w:szCs w:val="16"/>
              </w:rPr>
              <w:t>c</w:t>
            </w:r>
            <w:r>
              <w:rPr>
                <w:rFonts w:ascii="Cambria Italic" w:hAnsi="Cambria Italic"/>
              </w:rPr>
              <w:t>,Y</w:t>
            </w:r>
            <w:r>
              <w:rPr>
                <w:rFonts w:ascii="Cambria Italic" w:hAnsi="Cambria Italic"/>
                <w:sz w:val="16"/>
                <w:szCs w:val="16"/>
              </w:rPr>
              <w:t xml:space="preserve">P </w:t>
            </w:r>
            <w:r>
              <w:t>)</w:t>
            </w:r>
          </w:p>
          <w:p w14:paraId="2D137136" w14:textId="77777777" w:rsidR="004447DC" w:rsidRDefault="00000000">
            <w:pPr>
              <w:spacing w:after="0" w:line="259" w:lineRule="auto"/>
              <w:ind w:left="596" w:right="0" w:firstLine="0"/>
              <w:jc w:val="left"/>
            </w:pPr>
            <w:r>
              <w:rPr>
                <w:sz w:val="34"/>
                <w:szCs w:val="34"/>
                <w:vertAlign w:val="superscript"/>
              </w:rPr>
              <w:t>p</w:t>
            </w:r>
            <w:r>
              <w:t>Var(</w:t>
            </w:r>
            <w:r>
              <w:rPr>
                <w:rFonts w:ascii="Cambria Italic" w:hAnsi="Cambria Italic"/>
              </w:rPr>
              <w:t>Y</w:t>
            </w:r>
            <w:r>
              <w:rPr>
                <w:rFonts w:ascii="Cambria Italic" w:hAnsi="Cambria Italic"/>
                <w:vertAlign w:val="subscript"/>
              </w:rPr>
              <w:t>c</w:t>
            </w:r>
            <w:r>
              <w:t>) × Var(</w:t>
            </w:r>
            <w:r>
              <w:rPr>
                <w:rFonts w:ascii="Cambria Italic" w:hAnsi="Cambria Italic"/>
              </w:rPr>
              <w:t>Y</w:t>
            </w:r>
            <w:r>
              <w:rPr>
                <w:rFonts w:ascii="Cambria Italic" w:hAnsi="Cambria Italic"/>
                <w:vertAlign w:val="subscript"/>
              </w:rPr>
              <w:t xml:space="preserve">P </w:t>
            </w:r>
            <w:r>
              <w:t>)</w:t>
            </w:r>
          </w:p>
        </w:tc>
      </w:tr>
      <w:tr w:rsidR="004447DC" w14:paraId="2D13713D" w14:textId="77777777">
        <w:trPr>
          <w:trHeight w:val="108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center"/>
          </w:tcPr>
          <w:p w14:paraId="2D137138" w14:textId="77777777" w:rsidR="004447DC" w:rsidRDefault="00000000">
            <w:pPr>
              <w:spacing w:after="0" w:line="259" w:lineRule="auto"/>
              <w:ind w:left="0" w:right="44" w:firstLine="0"/>
              <w:jc w:val="center"/>
            </w:pPr>
            <w:r>
              <w:t>1-BETA</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6" w:type="dxa"/>
            </w:tcMar>
            <w:vAlign w:val="center"/>
          </w:tcPr>
          <w:p w14:paraId="2D137139" w14:textId="77777777" w:rsidR="004447DC" w:rsidRDefault="00000000">
            <w:pPr>
              <w:spacing w:after="0" w:line="259" w:lineRule="auto"/>
              <w:ind w:left="0" w:right="46" w:firstLine="0"/>
              <w:jc w:val="left"/>
            </w:pPr>
            <w:r>
              <w:t>1 minus the coefficient from regressing respondents’ years of schooling on parents’ years of schooling.</w:t>
            </w:r>
          </w:p>
        </w:tc>
        <w:tc>
          <w:tcPr>
            <w:tcW w:w="3045"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281" w:type="dxa"/>
            </w:tcMar>
            <w:vAlign w:val="bottom"/>
          </w:tcPr>
          <w:p w14:paraId="2D13713A" w14:textId="77777777" w:rsidR="004447DC" w:rsidRDefault="00000000">
            <w:pPr>
              <w:spacing w:after="0" w:line="259" w:lineRule="auto"/>
              <w:ind w:left="0" w:right="201" w:firstLine="0"/>
              <w:jc w:val="center"/>
            </w:pPr>
            <w:r>
              <w:t>Cov(</w:t>
            </w:r>
            <w:r>
              <w:rPr>
                <w:rFonts w:ascii="Cambria Italic" w:hAnsi="Cambria Italic"/>
              </w:rPr>
              <w:t>Y</w:t>
            </w:r>
          </w:p>
          <w:p w14:paraId="2D13713B" w14:textId="77777777" w:rsidR="004447DC" w:rsidRDefault="00000000">
            <w:pPr>
              <w:tabs>
                <w:tab w:val="center" w:pos="789"/>
                <w:tab w:val="center" w:pos="1587"/>
              </w:tabs>
              <w:spacing w:after="66" w:line="259" w:lineRule="auto"/>
              <w:ind w:left="0" w:right="0" w:firstLine="0"/>
              <w:jc w:val="left"/>
            </w:pPr>
            <w:r>
              <w:rPr>
                <w:rFonts w:ascii="Calibri" w:eastAsia="Calibri" w:hAnsi="Calibri" w:cs="Calibri"/>
              </w:rPr>
              <w:tab/>
            </w:r>
            <w:r>
              <w:t>1 −</w:t>
            </w:r>
            <w:r>
              <w:tab/>
            </w:r>
            <w:r>
              <w:rPr>
                <w:rFonts w:ascii="Calibri" w:eastAsia="Calibri" w:hAnsi="Calibri" w:cs="Calibri"/>
                <w:noProof/>
              </w:rPr>
              <mc:AlternateContent>
                <mc:Choice Requires="wps">
                  <w:drawing>
                    <wp:inline distT="0" distB="0" distL="0" distR="0" wp14:anchorId="2D13790E" wp14:editId="2D13790F">
                      <wp:extent cx="713081" cy="0"/>
                      <wp:effectExtent l="0" t="0" r="0" b="0"/>
                      <wp:docPr id="1073741831" name="officeArt object" descr="Shape 284"/>
                      <wp:cNvGraphicFramePr/>
                      <a:graphic xmlns:a="http://schemas.openxmlformats.org/drawingml/2006/main">
                        <a:graphicData uri="http://schemas.microsoft.com/office/word/2010/wordprocessingShape">
                          <wps:wsp>
                            <wps:cNvCnPr/>
                            <wps:spPr>
                              <a:xfrm>
                                <a:off x="0" y="0"/>
                                <a:ext cx="713081" cy="0"/>
                              </a:xfrm>
                              <a:prstGeom prst="line">
                                <a:avLst/>
                              </a:prstGeom>
                              <a:noFill/>
                              <a:ln w="5537" cap="flat">
                                <a:solidFill>
                                  <a:srgbClr val="000000"/>
                                </a:solidFill>
                                <a:prstDash val="solid"/>
                                <a:miter lim="127000"/>
                              </a:ln>
                              <a:effectLst/>
                            </wps:spPr>
                            <wps:bodyPr/>
                          </wps:wsp>
                        </a:graphicData>
                      </a:graphic>
                    </wp:inline>
                  </w:drawing>
                </mc:Choice>
                <mc:Fallback>
                  <w:pict>
                    <v:line id="_x0000_s1032" style="visibility:visible;width:56.1pt;height:0.0pt;">
                      <v:fill on="f"/>
                      <v:stroke filltype="solid" color="#000000" opacity="100.0%" weight="0.4pt" dashstyle="solid" endcap="flat" miterlimit="127.0%" joinstyle="miter" linestyle="single" startarrow="none" startarrowwidth="medium" startarrowlength="medium" endarrow="none" endarrowwidth="medium" endarrowlength="medium"/>
                    </v:line>
                  </w:pict>
                </mc:Fallback>
              </mc:AlternateContent>
            </w:r>
            <w:r>
              <w:rPr>
                <w:rFonts w:ascii="Cambria Italic" w:hAnsi="Cambria Italic"/>
                <w:sz w:val="16"/>
                <w:szCs w:val="16"/>
              </w:rPr>
              <w:t>c</w:t>
            </w:r>
            <w:r>
              <w:rPr>
                <w:rFonts w:ascii="Cambria Italic" w:hAnsi="Cambria Italic"/>
              </w:rPr>
              <w:t>,Y</w:t>
            </w:r>
            <w:r>
              <w:rPr>
                <w:rFonts w:ascii="Cambria Italic" w:hAnsi="Cambria Italic"/>
                <w:sz w:val="16"/>
                <w:szCs w:val="16"/>
              </w:rPr>
              <w:t xml:space="preserve">P </w:t>
            </w:r>
            <w:r>
              <w:t>)</w:t>
            </w:r>
          </w:p>
          <w:p w14:paraId="2D13713C" w14:textId="77777777" w:rsidR="004447DC" w:rsidRDefault="00000000">
            <w:pPr>
              <w:spacing w:after="0" w:line="259" w:lineRule="auto"/>
              <w:ind w:left="332" w:right="0" w:firstLine="0"/>
              <w:jc w:val="center"/>
            </w:pPr>
            <w:r>
              <w:t>Var(</w:t>
            </w:r>
            <w:r>
              <w:rPr>
                <w:rFonts w:ascii="Cambria Italic" w:hAnsi="Cambria Italic"/>
              </w:rPr>
              <w:t>Y</w:t>
            </w:r>
            <w:r>
              <w:rPr>
                <w:rFonts w:ascii="Cambria Italic" w:hAnsi="Cambria Italic"/>
                <w:vertAlign w:val="subscript"/>
              </w:rPr>
              <w:t xml:space="preserve">P </w:t>
            </w:r>
            <w:r>
              <w:t>)</w:t>
            </w:r>
          </w:p>
        </w:tc>
      </w:tr>
      <w:tr w:rsidR="004447DC" w14:paraId="2D137141" w14:textId="77777777">
        <w:trPr>
          <w:trHeight w:val="102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center"/>
          </w:tcPr>
          <w:p w14:paraId="2D13713E" w14:textId="77777777" w:rsidR="004447DC" w:rsidRDefault="00000000">
            <w:pPr>
              <w:spacing w:after="0" w:line="259" w:lineRule="auto"/>
              <w:ind w:left="0" w:right="44" w:firstLine="0"/>
              <w:jc w:val="center"/>
            </w:pPr>
            <w:r>
              <w:t>MU050</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vAlign w:val="center"/>
          </w:tcPr>
          <w:p w14:paraId="2D13713F" w14:textId="77777777" w:rsidR="004447DC" w:rsidRDefault="00000000">
            <w:pPr>
              <w:spacing w:after="0" w:line="259" w:lineRule="auto"/>
              <w:ind w:left="0" w:right="0" w:firstLine="0"/>
              <w:jc w:val="left"/>
            </w:pPr>
            <w:r>
              <w:t>Expected child educational rank from a person born in bottom half</w:t>
            </w:r>
          </w:p>
        </w:tc>
        <w:tc>
          <w:tcPr>
            <w:tcW w:w="3045"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bottom"/>
          </w:tcPr>
          <w:p w14:paraId="2D137140" w14:textId="77777777" w:rsidR="004447DC" w:rsidRDefault="00000000">
            <w:pPr>
              <w:spacing w:after="0" w:line="259" w:lineRule="auto"/>
              <w:ind w:left="0" w:right="44" w:firstLine="0"/>
              <w:jc w:val="center"/>
            </w:pPr>
            <w:r>
              <w:rPr>
                <w:rFonts w:ascii="Calibri" w:hAnsi="Calibri"/>
              </w:rPr>
              <w:t>E</w:t>
            </w:r>
            <w:r>
              <w:t>[</w:t>
            </w:r>
            <w:r>
              <w:rPr>
                <w:rFonts w:ascii="Cambria Italic" w:hAnsi="Cambria Italic"/>
              </w:rPr>
              <w:t>R</w:t>
            </w:r>
            <w:r>
              <w:rPr>
                <w:rFonts w:ascii="Cambria Italic" w:hAnsi="Cambria Italic"/>
                <w:vertAlign w:val="subscript"/>
              </w:rPr>
              <w:t>c</w:t>
            </w:r>
            <w:r>
              <w:t>|</w:t>
            </w:r>
            <w:r>
              <w:rPr>
                <w:rFonts w:ascii="Cambria Italic" w:hAnsi="Cambria Italic"/>
              </w:rPr>
              <w:t>R</w:t>
            </w:r>
            <w:r>
              <w:rPr>
                <w:rFonts w:ascii="Cambria Italic" w:hAnsi="Cambria Italic"/>
                <w:vertAlign w:val="subscript"/>
              </w:rPr>
              <w:t xml:space="preserve">p </w:t>
            </w:r>
            <w:r>
              <w:rPr>
                <w:rFonts w:ascii="Cambria Italic" w:hAnsi="Cambria Italic"/>
              </w:rPr>
              <w:t>&lt; Q</w:t>
            </w:r>
            <w:r>
              <w:rPr>
                <w:vertAlign w:val="subscript"/>
              </w:rPr>
              <w:t>2</w:t>
            </w:r>
            <w:r>
              <w:t>]</w:t>
            </w:r>
          </w:p>
        </w:tc>
      </w:tr>
      <w:tr w:rsidR="004447DC" w14:paraId="2D137145" w14:textId="77777777">
        <w:trPr>
          <w:trHeight w:val="102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center"/>
          </w:tcPr>
          <w:p w14:paraId="2D137142" w14:textId="77777777" w:rsidR="004447DC" w:rsidRDefault="00000000">
            <w:pPr>
              <w:spacing w:after="0" w:line="259" w:lineRule="auto"/>
              <w:ind w:left="0" w:right="44" w:firstLine="0"/>
              <w:jc w:val="center"/>
            </w:pPr>
            <w:r>
              <w:t>BHQ4</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vAlign w:val="center"/>
          </w:tcPr>
          <w:p w14:paraId="2D137143" w14:textId="77777777" w:rsidR="004447DC" w:rsidRDefault="00000000">
            <w:pPr>
              <w:spacing w:after="0" w:line="259" w:lineRule="auto"/>
              <w:ind w:left="0" w:right="0" w:firstLine="0"/>
              <w:jc w:val="left"/>
            </w:pPr>
            <w:r>
              <w:t>Pr child from bottom half reaches top quartile</w:t>
            </w:r>
          </w:p>
        </w:tc>
        <w:tc>
          <w:tcPr>
            <w:tcW w:w="3045"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bottom"/>
          </w:tcPr>
          <w:p w14:paraId="2D137144" w14:textId="77777777" w:rsidR="004447DC" w:rsidRDefault="00000000">
            <w:pPr>
              <w:spacing w:after="0" w:line="259" w:lineRule="auto"/>
              <w:ind w:left="0" w:right="44" w:firstLine="0"/>
              <w:jc w:val="center"/>
            </w:pPr>
            <w:r>
              <w:t>Pr[</w:t>
            </w:r>
            <w:r>
              <w:rPr>
                <w:rFonts w:ascii="Cambria Italic" w:hAnsi="Cambria Italic"/>
              </w:rPr>
              <w:t>R</w:t>
            </w:r>
            <w:r>
              <w:rPr>
                <w:rFonts w:ascii="Cambria Italic" w:hAnsi="Cambria Italic"/>
                <w:vertAlign w:val="subscript"/>
              </w:rPr>
              <w:t xml:space="preserve">c </w:t>
            </w:r>
            <w:r>
              <w:rPr>
                <w:rFonts w:ascii="Cambria Italic" w:hAnsi="Cambria Italic"/>
              </w:rPr>
              <w:t>&gt; Q</w:t>
            </w:r>
            <w:r>
              <w:rPr>
                <w:vertAlign w:val="subscript"/>
              </w:rPr>
              <w:t>3</w:t>
            </w:r>
            <w:r>
              <w:t>|</w:t>
            </w:r>
            <w:r>
              <w:rPr>
                <w:rFonts w:ascii="Cambria Italic" w:hAnsi="Cambria Italic"/>
              </w:rPr>
              <w:t>R</w:t>
            </w:r>
            <w:r>
              <w:rPr>
                <w:rFonts w:ascii="Cambria Italic" w:hAnsi="Cambria Italic"/>
                <w:vertAlign w:val="subscript"/>
              </w:rPr>
              <w:t xml:space="preserve">p </w:t>
            </w:r>
            <w:r>
              <w:rPr>
                <w:rFonts w:ascii="Cambria Italic" w:hAnsi="Cambria Italic"/>
              </w:rPr>
              <w:t>&lt; Q</w:t>
            </w:r>
            <w:r>
              <w:rPr>
                <w:vertAlign w:val="subscript"/>
              </w:rPr>
              <w:t>2</w:t>
            </w:r>
            <w:r>
              <w:t>]</w:t>
            </w:r>
          </w:p>
        </w:tc>
      </w:tr>
      <w:tr w:rsidR="004447DC" w14:paraId="2D137149" w14:textId="77777777">
        <w:trPr>
          <w:trHeight w:val="102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center"/>
          </w:tcPr>
          <w:p w14:paraId="2D137146" w14:textId="77777777" w:rsidR="004447DC" w:rsidRDefault="00000000">
            <w:pPr>
              <w:spacing w:after="0" w:line="259" w:lineRule="auto"/>
              <w:ind w:left="0" w:right="44" w:firstLine="0"/>
              <w:jc w:val="center"/>
            </w:pPr>
            <w:r>
              <w:lastRenderedPageBreak/>
              <w:t>AHMP</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vAlign w:val="center"/>
          </w:tcPr>
          <w:p w14:paraId="2D137147" w14:textId="77777777" w:rsidR="004447DC" w:rsidRDefault="00000000">
            <w:pPr>
              <w:spacing w:after="0" w:line="259" w:lineRule="auto"/>
              <w:ind w:left="0" w:right="0" w:firstLine="0"/>
              <w:jc w:val="left"/>
            </w:pPr>
            <w:r>
              <w:t>Share of respondents with a completed primary education conditional on neither parent having completed primary education.</w:t>
            </w:r>
          </w:p>
        </w:tc>
        <w:tc>
          <w:tcPr>
            <w:tcW w:w="3045"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4" w:type="dxa"/>
            </w:tcMar>
            <w:vAlign w:val="bottom"/>
          </w:tcPr>
          <w:p w14:paraId="2D137148" w14:textId="77777777" w:rsidR="004447DC" w:rsidRDefault="00000000">
            <w:pPr>
              <w:spacing w:after="0" w:line="259" w:lineRule="auto"/>
              <w:ind w:left="0" w:right="44" w:firstLine="0"/>
              <w:jc w:val="center"/>
            </w:pPr>
            <w:r>
              <w:t>Pr[</w:t>
            </w:r>
            <w:r>
              <w:rPr>
                <w:rFonts w:ascii="Cambria Italic" w:hAnsi="Cambria Italic"/>
              </w:rPr>
              <w:t>R</w:t>
            </w:r>
            <w:r>
              <w:rPr>
                <w:rFonts w:ascii="Cambria Italic" w:hAnsi="Cambria Italic"/>
                <w:vertAlign w:val="subscript"/>
              </w:rPr>
              <w:t xml:space="preserve">c </w:t>
            </w:r>
            <w:r>
              <w:t>≥ 2|</w:t>
            </w:r>
            <w:r>
              <w:rPr>
                <w:rFonts w:ascii="Cambria Italic" w:hAnsi="Cambria Italic"/>
              </w:rPr>
              <w:t>R</w:t>
            </w:r>
            <w:r>
              <w:rPr>
                <w:rFonts w:ascii="Cambria Italic" w:hAnsi="Cambria Italic"/>
                <w:vertAlign w:val="subscript"/>
              </w:rPr>
              <w:t xml:space="preserve">p </w:t>
            </w:r>
            <w:r>
              <w:rPr>
                <w:rFonts w:ascii="Cambria Italic" w:hAnsi="Cambria Italic"/>
              </w:rPr>
              <w:t xml:space="preserve">&lt; </w:t>
            </w:r>
            <w:r>
              <w:t>2]</w:t>
            </w:r>
          </w:p>
        </w:tc>
      </w:tr>
    </w:tbl>
    <w:p w14:paraId="2D13714A" w14:textId="77777777" w:rsidR="004447DC" w:rsidRDefault="004447DC">
      <w:pPr>
        <w:widowControl w:val="0"/>
        <w:spacing w:after="1" w:line="240" w:lineRule="auto"/>
        <w:ind w:left="13" w:right="0" w:hanging="13"/>
        <w:jc w:val="center"/>
      </w:pPr>
    </w:p>
    <w:p w14:paraId="2D13714B" w14:textId="77777777" w:rsidR="004447DC" w:rsidRDefault="00000000">
      <w:pPr>
        <w:spacing w:after="3" w:line="260" w:lineRule="auto"/>
        <w:ind w:left="0" w:right="406" w:firstLine="0"/>
      </w:pPr>
      <w:r>
        <w:rPr>
          <w:rFonts w:ascii="Cambria Bold" w:hAnsi="Cambria Bold"/>
          <w:sz w:val="18"/>
          <w:szCs w:val="18"/>
        </w:rPr>
        <w:t xml:space="preserve">Notes: </w:t>
      </w:r>
      <w:r>
        <w:rPr>
          <w:rFonts w:ascii="Cambria Italic" w:hAnsi="Cambria Italic"/>
          <w:sz w:val="18"/>
          <w:szCs w:val="18"/>
        </w:rPr>
        <w:t xml:space="preserve">c </w:t>
      </w:r>
      <w:r>
        <w:rPr>
          <w:sz w:val="18"/>
          <w:szCs w:val="18"/>
        </w:rPr>
        <w:t xml:space="preserve">denote the child and </w:t>
      </w:r>
      <w:r>
        <w:rPr>
          <w:rFonts w:ascii="Cambria Italic" w:hAnsi="Cambria Italic"/>
          <w:sz w:val="18"/>
          <w:szCs w:val="18"/>
        </w:rPr>
        <w:t xml:space="preserve">p </w:t>
      </w:r>
      <w:r>
        <w:rPr>
          <w:sz w:val="18"/>
          <w:szCs w:val="18"/>
        </w:rPr>
        <w:t xml:space="preserve">denote the parent. The variable </w:t>
      </w:r>
      <w:r>
        <w:rPr>
          <w:rFonts w:ascii="Cambria Italic" w:hAnsi="Cambria Italic"/>
          <w:sz w:val="18"/>
          <w:szCs w:val="18"/>
        </w:rPr>
        <w:t xml:space="preserve">Y </w:t>
      </w:r>
      <w:r>
        <w:rPr>
          <w:sz w:val="18"/>
          <w:szCs w:val="18"/>
        </w:rPr>
        <w:t xml:space="preserve">represents years of schooling, while education levels are categorized as </w:t>
      </w:r>
      <w:r>
        <w:rPr>
          <w:rFonts w:ascii="Cambria Italic" w:hAnsi="Cambria Italic"/>
          <w:sz w:val="18"/>
          <w:szCs w:val="18"/>
        </w:rPr>
        <w:t xml:space="preserve">R </w:t>
      </w:r>
      <w:r>
        <w:rPr>
          <w:sz w:val="18"/>
          <w:szCs w:val="18"/>
        </w:rPr>
        <w:t>= {1</w:t>
      </w:r>
      <w:r>
        <w:rPr>
          <w:rFonts w:ascii="Cambria Italic" w:hAnsi="Cambria Italic"/>
          <w:sz w:val="18"/>
          <w:szCs w:val="18"/>
        </w:rPr>
        <w:t>,</w:t>
      </w:r>
      <w:r>
        <w:rPr>
          <w:sz w:val="18"/>
          <w:szCs w:val="18"/>
        </w:rPr>
        <w:t>2</w:t>
      </w:r>
      <w:r>
        <w:rPr>
          <w:rFonts w:ascii="Cambria Italic" w:hAnsi="Cambria Italic"/>
          <w:sz w:val="18"/>
          <w:szCs w:val="18"/>
        </w:rPr>
        <w:t>,</w:t>
      </w:r>
      <w:r>
        <w:rPr>
          <w:sz w:val="18"/>
          <w:szCs w:val="18"/>
        </w:rPr>
        <w:t>3</w:t>
      </w:r>
      <w:r>
        <w:rPr>
          <w:rFonts w:ascii="Cambria Italic" w:hAnsi="Cambria Italic"/>
          <w:sz w:val="18"/>
          <w:szCs w:val="18"/>
        </w:rPr>
        <w:t>,</w:t>
      </w:r>
      <w:r>
        <w:rPr>
          <w:sz w:val="18"/>
          <w:szCs w:val="18"/>
        </w:rPr>
        <w:t>4</w:t>
      </w:r>
      <w:r>
        <w:rPr>
          <w:rFonts w:ascii="Cambria Italic" w:hAnsi="Cambria Italic"/>
          <w:sz w:val="18"/>
          <w:szCs w:val="18"/>
        </w:rPr>
        <w:t>,</w:t>
      </w:r>
      <w:r>
        <w:rPr>
          <w:sz w:val="18"/>
          <w:szCs w:val="18"/>
        </w:rPr>
        <w:t xml:space="preserve">5}, corresponding to (1) less than primary, (2) primary, (3) lower secondary, (4) upper secondary, and (5) tertiary education. The second and third quartiles of the education distribution are denoted as </w:t>
      </w:r>
      <w:r>
        <w:rPr>
          <w:rFonts w:ascii="Cambria Italic" w:hAnsi="Cambria Italic"/>
          <w:sz w:val="18"/>
          <w:szCs w:val="18"/>
        </w:rPr>
        <w:t>Q</w:t>
      </w:r>
      <w:r>
        <w:rPr>
          <w:sz w:val="18"/>
          <w:szCs w:val="18"/>
          <w:vertAlign w:val="subscript"/>
        </w:rPr>
        <w:t xml:space="preserve">2 </w:t>
      </w:r>
      <w:r>
        <w:rPr>
          <w:sz w:val="18"/>
          <w:szCs w:val="18"/>
        </w:rPr>
        <w:t xml:space="preserve">and </w:t>
      </w:r>
      <w:r>
        <w:rPr>
          <w:rFonts w:ascii="Cambria Italic" w:hAnsi="Cambria Italic"/>
          <w:sz w:val="18"/>
          <w:szCs w:val="18"/>
        </w:rPr>
        <w:t>Q</w:t>
      </w:r>
      <w:r>
        <w:rPr>
          <w:sz w:val="18"/>
          <w:szCs w:val="18"/>
          <w:vertAlign w:val="subscript"/>
        </w:rPr>
        <w:t>3</w:t>
      </w:r>
      <w:r>
        <w:rPr>
          <w:sz w:val="18"/>
          <w:szCs w:val="18"/>
        </w:rPr>
        <w:t>, respectively.</w:t>
      </w:r>
    </w:p>
    <w:p w14:paraId="2D13714C" w14:textId="77777777" w:rsidR="004447DC" w:rsidRDefault="00000000">
      <w:pPr>
        <w:spacing w:after="680" w:line="260" w:lineRule="auto"/>
        <w:ind w:left="0" w:right="0" w:firstLine="0"/>
      </w:pPr>
      <w:r>
        <w:rPr>
          <w:sz w:val="18"/>
          <w:szCs w:val="18"/>
        </w:rPr>
        <w:t>Source: adapted from Van der Weide et al. (2024)</w:t>
      </w:r>
    </w:p>
    <w:p w14:paraId="2D13714D" w14:textId="77777777" w:rsidR="004447DC" w:rsidRDefault="00000000">
      <w:pPr>
        <w:spacing w:after="226"/>
        <w:ind w:left="0" w:right="392" w:firstLine="0"/>
      </w:pPr>
      <w:r>
        <w:rPr>
          <w:rFonts w:ascii="Cambria Italic" w:hAnsi="Cambria Italic"/>
        </w:rPr>
        <w:t xml:space="preserve">Other measures. </w:t>
      </w:r>
      <w:r>
        <w:t>There are additional measures beyond those mentioned above, which have been adopted by the World Bank, but they are less commonly used for comparing social progress across countries. The Prais-Bibby index (Bibby, 1975; Prais, 1955) quantifies mobility by measuring the proportion of individuals who change ranks between generations, providing a straightforward approach to assessing relative mobility. The Bartholomew index (Bartholomew, 1967) focuses on movement between ordered categories, particularly in education, calculating the weighted average distance moved between parental and children’s categories. Its standardized version offers a clearer view of upward mobility. Apouey et al. (2023) introduced an inequality-sensitive and additive achievement measure for ordinal data, which combines both average achievement and the inequality of achievement within a generation, offering a more nuanced perspective on mobility that accounts for both individual movement and societal inequality. The upward mobility kernel developed by Ray and Genicot (2023), based on the principle of growth progressivity, provides a theoretical framework for measuring upward mobility by considering individual growth rates in relation to baseline income. Finally, entropy-based measures (Mueller, 2021), derived from information theory, evaluate how much a parent’s status reduces uncertainty about a child’s future status. Higher information gain in this context suggests stronger intergenerational dependence and, consequently, higher immobility. Together, these indices and measures form a comprehensive toolkit for analyzing the complex dynamics of intergenerational mobility.</w:t>
      </w:r>
    </w:p>
    <w:p w14:paraId="2D13714E" w14:textId="77777777" w:rsidR="004447DC" w:rsidRDefault="00000000">
      <w:pPr>
        <w:ind w:left="0" w:right="392" w:firstLine="0"/>
      </w:pPr>
      <w:r>
        <w:rPr>
          <w:rFonts w:ascii="Cambria Italic" w:hAnsi="Cambria Italic"/>
        </w:rPr>
        <w:t xml:space="preserve">The big gap. </w:t>
      </w:r>
      <w:r>
        <w:t xml:space="preserve">Nevertheless, there is a gap between current measures of intergenerational mobility and what is referred to as </w:t>
      </w:r>
      <w:commentRangeStart w:id="46"/>
      <w:r>
        <w:t>social</w:t>
      </w:r>
      <w:commentRangeEnd w:id="46"/>
      <w:r>
        <w:commentReference w:id="46"/>
      </w:r>
      <w:r>
        <w:t xml:space="preserve"> progress. The definition of social progress is broad, encompassing not only education and income but also health, well-being, and human rights (Narayan et al., 2018; Blanden, 2013; Deutscher and Mazumder, 2023). The focus here is not on defining social progress in its entirety but on highlighting how current measurements of social mobility do not fully capture social progress in education. While social progress in education can be closely linked to intergenerational mobility—where each generation attains better education—existing measures fail to capture true progress across </w:t>
      </w:r>
      <w:commentRangeStart w:id="47"/>
      <w:r>
        <w:t>countries</w:t>
      </w:r>
      <w:commentRangeEnd w:id="47"/>
      <w:r>
        <w:commentReference w:id="47"/>
      </w:r>
      <w:r>
        <w:t xml:space="preserve">. Consider two illustrative examples. First, a comparison between </w:t>
      </w:r>
      <w:commentRangeStart w:id="48"/>
      <w:r>
        <w:t>Bhutan</w:t>
      </w:r>
      <w:commentRangeEnd w:id="48"/>
      <w:r>
        <w:commentReference w:id="48"/>
      </w:r>
      <w:r>
        <w:t xml:space="preserve"> and the Central African Republic (as shown in Figure 1) reveals that their absolute mobility, measured by the indices </w:t>
      </w:r>
      <w:r>
        <w:rPr>
          <w:rFonts w:ascii="Cambria Italic" w:hAnsi="Cambria Italic"/>
        </w:rPr>
        <w:t xml:space="preserve">CAT </w:t>
      </w:r>
      <w:r>
        <w:t xml:space="preserve">and </w:t>
      </w:r>
      <w:r>
        <w:rPr>
          <w:rFonts w:ascii="Cambria Italic" w:hAnsi="Cambria Italic"/>
        </w:rPr>
        <w:t>MIX</w:t>
      </w:r>
      <w:r>
        <w:t>, is nearly identical. However, the Central African Republic exhibits significantly higher relative mobility, as indicated by 1−</w:t>
      </w:r>
      <w:r>
        <w:rPr>
          <w:rFonts w:ascii="Cambria Italic" w:hAnsi="Cambria Italic"/>
        </w:rPr>
        <w:t xml:space="preserve">BETA </w:t>
      </w:r>
      <w:r>
        <w:t xml:space="preserve">(0.53 vs. 0.21 for Bhutan). Based on this, one might conclude that the Central African Republic has achieved greater social progress than Bhutan. However, looking at their transition matrices reveals a different story. </w:t>
      </w:r>
      <w:r>
        <w:lastRenderedPageBreak/>
        <w:t>The Central African Republic has higher relative mobility primarily due to widespread downward mobility—for instance, over 35% of individuals with parents who attained at least primary education have themselves remained below the primary level (</w:t>
      </w:r>
      <w:r>
        <w:rPr>
          <w:rFonts w:ascii="Cambria Italic" w:hAnsi="Cambria Italic"/>
        </w:rPr>
        <w:t>C</w:t>
      </w:r>
      <w:r>
        <w:rPr>
          <w:vertAlign w:val="subscript"/>
        </w:rPr>
        <w:t>1</w:t>
      </w:r>
      <w:r>
        <w:rPr>
          <w:rFonts w:ascii="Cambria Italic" w:hAnsi="Cambria Italic"/>
        </w:rPr>
        <w:t>P</w:t>
      </w:r>
      <w:r>
        <w:rPr>
          <w:vertAlign w:val="subscript"/>
        </w:rPr>
        <w:t xml:space="preserve">2 </w:t>
      </w:r>
      <w:r>
        <w:t>+</w:t>
      </w:r>
      <w:r>
        <w:rPr>
          <w:rFonts w:ascii="Cambria Italic" w:hAnsi="Cambria Italic"/>
        </w:rPr>
        <w:t>C</w:t>
      </w:r>
      <w:r>
        <w:rPr>
          <w:vertAlign w:val="subscript"/>
        </w:rPr>
        <w:t>1</w:t>
      </w:r>
      <w:r>
        <w:rPr>
          <w:rFonts w:ascii="Cambria Italic" w:hAnsi="Cambria Italic"/>
        </w:rPr>
        <w:t>P</w:t>
      </w:r>
      <w:r>
        <w:rPr>
          <w:vertAlign w:val="subscript"/>
        </w:rPr>
        <w:t xml:space="preserve">3 </w:t>
      </w:r>
      <w:r>
        <w:rPr>
          <w:rFonts w:ascii="Cambria Italic" w:hAnsi="Cambria Italic"/>
        </w:rPr>
        <w:t xml:space="preserve">&gt; </w:t>
      </w:r>
      <w:r>
        <w:t xml:space="preserve">35%). This example demonstrates that </w:t>
      </w:r>
      <w:commentRangeStart w:id="49"/>
      <w:r>
        <w:t>freedom</w:t>
      </w:r>
      <w:commentRangeEnd w:id="49"/>
      <w:r>
        <w:commentReference w:id="49"/>
      </w:r>
      <w:r>
        <w:t xml:space="preserve"> of choice does not necessarily translate into progress. This issue is referred to as the </w:t>
      </w:r>
      <w:r>
        <w:rPr>
          <w:rFonts w:ascii="Cambria Italic" w:hAnsi="Cambria Italic"/>
        </w:rPr>
        <w:t>directionality problem</w:t>
      </w:r>
      <w:r>
        <w:t xml:space="preserve">. The directionality problem is not only about distinguishing upward from downward mobility but also about considering </w:t>
      </w:r>
      <w:commentRangeStart w:id="50"/>
      <w:r>
        <w:t>persistence</w:t>
      </w:r>
      <w:commentRangeEnd w:id="50"/>
      <w:r>
        <w:commentReference w:id="50"/>
      </w:r>
      <w:r>
        <w:t>, which is less concerning than downward mobility. In Bhutan’s case, persistence is high</w:t>
      </w:r>
      <w:ins w:id="51" w:author="Wim Groot" w:date="2025-03-31T15:47:00Z">
        <w:r>
          <w:t xml:space="preserve">. However, this </w:t>
        </w:r>
      </w:ins>
      <w:del w:id="52" w:author="Wim Groot" w:date="2025-03-31T15:47:00Z">
        <w:r>
          <w:delText xml:space="preserve">, but it </w:delText>
        </w:r>
      </w:del>
      <w:r>
        <w:t>is preferable to the</w:t>
      </w:r>
      <w:ins w:id="53" w:author="Wim Groot" w:date="2025-03-31T15:47:00Z">
        <w:r>
          <w:t xml:space="preserve"> higher prevalence of</w:t>
        </w:r>
      </w:ins>
      <w:r>
        <w:t xml:space="preserve"> downward </w:t>
      </w:r>
      <w:ins w:id="54" w:author="Wim Groot" w:date="2025-03-31T15:47:00Z">
        <w:r>
          <w:t>mobility</w:t>
        </w:r>
      </w:ins>
      <w:del w:id="55" w:author="Wim Groot" w:date="2025-03-31T15:47:00Z">
        <w:r>
          <w:delText>trend</w:delText>
        </w:r>
      </w:del>
      <w:r>
        <w:t xml:space="preserve"> seen in the Central African Republic.</w:t>
      </w:r>
    </w:p>
    <w:p w14:paraId="2D13714F" w14:textId="77777777" w:rsidR="004447DC" w:rsidRDefault="00000000">
      <w:pPr>
        <w:ind w:left="0" w:right="392" w:firstLine="324"/>
      </w:pPr>
      <w:r>
        <w:t xml:space="preserve">The second example compares Canada and Timor-Leste, where Canada exhibits higher absolute and relative mobility. However, can one conclude that Canada has made more progress than TimorLeste? Examining their transition matrices suggests otherwise. It would be unfair to say that Timor-Leste has made less progress simply because its mobility primarily comes from disadvantaged groups, whereas mobility in </w:t>
      </w:r>
      <w:commentRangeStart w:id="56"/>
      <w:r>
        <w:t>Canada</w:t>
      </w:r>
      <w:commentRangeEnd w:id="56"/>
      <w:r>
        <w:commentReference w:id="56"/>
      </w:r>
      <w:r>
        <w:t xml:space="preserve"> occurs mostly among the upper class. The effort required to achieve mobility in these two contexts is vastly different. More than a quarter of Timor-Leste’s population, whose parents had less than primary education, managed to move up to the upper secondary or tertiary level, indicating a significant achievement. In contrast, mobility in Canada mostly involves individuals moving from upper secondary to tertiary education, which represents a smaller feat in comparison. This issue is referred to as the </w:t>
      </w:r>
      <w:r>
        <w:rPr>
          <w:rFonts w:ascii="Cambria Italic" w:hAnsi="Cambria Italic"/>
        </w:rPr>
        <w:t>difficulty problem</w:t>
      </w:r>
      <w:r>
        <w:t xml:space="preserve">, as different social classes face different levels of difficulty in achieving the same educational </w:t>
      </w:r>
      <w:del w:id="57" w:author="Wim Groot" w:date="2025-03-31T15:50:00Z">
        <w:r>
          <w:delText>outcome</w:delText>
        </w:r>
      </w:del>
      <w:commentRangeStart w:id="58"/>
      <w:ins w:id="59" w:author="Wim Groot" w:date="2025-03-31T15:50:00Z">
        <w:r>
          <w:t>transition</w:t>
        </w:r>
      </w:ins>
      <w:commentRangeEnd w:id="58"/>
      <w:r>
        <w:commentReference w:id="58"/>
      </w:r>
      <w:r>
        <w:t xml:space="preserve">. Notably, </w:t>
      </w:r>
      <w:r>
        <w:rPr>
          <w:rFonts w:ascii="Cambria Italic" w:hAnsi="Cambria Italic"/>
        </w:rPr>
        <w:t>CAT</w:t>
      </w:r>
    </w:p>
    <w:p w14:paraId="2D137150" w14:textId="77777777" w:rsidR="004447DC" w:rsidRDefault="00000000">
      <w:pPr>
        <w:tabs>
          <w:tab w:val="center" w:pos="1971"/>
          <w:tab w:val="center" w:pos="5385"/>
        </w:tabs>
        <w:spacing w:after="4" w:line="259" w:lineRule="auto"/>
        <w:ind w:left="0" w:right="0" w:firstLine="0"/>
        <w:jc w:val="left"/>
      </w:pPr>
      <w:r>
        <w:rPr>
          <w:rFonts w:ascii="Calibri" w:eastAsia="Calibri" w:hAnsi="Calibri" w:cs="Calibri"/>
        </w:rPr>
        <w:tab/>
      </w:r>
      <w:r>
        <w:rPr>
          <w:rFonts w:ascii="Arial" w:hAnsi="Arial"/>
          <w:sz w:val="15"/>
          <w:szCs w:val="15"/>
        </w:rPr>
        <w:t>Bhutan</w:t>
      </w:r>
      <w:r>
        <w:rPr>
          <w:rFonts w:ascii="Arial" w:hAnsi="Arial"/>
          <w:sz w:val="15"/>
          <w:szCs w:val="15"/>
        </w:rPr>
        <w:tab/>
        <w:t>Central African</w:t>
      </w:r>
    </w:p>
    <w:p w14:paraId="2D137151" w14:textId="77777777" w:rsidR="004447DC" w:rsidRDefault="00000000">
      <w:pPr>
        <w:tabs>
          <w:tab w:val="center" w:pos="2468"/>
          <w:tab w:val="center" w:pos="5636"/>
        </w:tabs>
        <w:spacing w:after="267" w:line="259" w:lineRule="auto"/>
        <w:ind w:left="0" w:right="0" w:firstLine="0"/>
        <w:jc w:val="left"/>
      </w:pPr>
      <w:r>
        <w:rPr>
          <w:rFonts w:ascii="Calibri" w:eastAsia="Calibri" w:hAnsi="Calibri" w:cs="Calibri"/>
        </w:rPr>
        <w:tab/>
      </w:r>
      <w:r>
        <w:rPr>
          <w:rFonts w:ascii="Arial" w:hAnsi="Arial"/>
          <w:sz w:val="12"/>
          <w:szCs w:val="12"/>
        </w:rPr>
        <w:t>CAT = 0.16; 1-BETA = 0.21</w:t>
      </w:r>
      <w:r>
        <w:rPr>
          <w:rFonts w:ascii="Arial" w:hAnsi="Arial"/>
          <w:sz w:val="12"/>
          <w:szCs w:val="12"/>
        </w:rPr>
        <w:tab/>
        <w:t>CAT = 0.14; 1-BETA = 0.53</w:t>
      </w: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47DC" w14:paraId="2D137161"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152" w14:textId="77777777" w:rsidR="004447DC" w:rsidRDefault="00000000">
            <w:pPr>
              <w:spacing w:after="0" w:line="259" w:lineRule="auto"/>
              <w:ind w:left="0" w:right="6" w:firstLine="0"/>
              <w:jc w:val="center"/>
            </w:pPr>
            <w:r>
              <w:rPr>
                <w:rFonts w:ascii="Arial" w:hAnsi="Arial"/>
                <w:sz w:val="9"/>
                <w:szCs w:val="9"/>
              </w:rPr>
              <w:t>76.71</w:t>
            </w:r>
          </w:p>
        </w:tc>
        <w:tc>
          <w:tcPr>
            <w:tcW w:w="551" w:type="dxa"/>
            <w:tcBorders>
              <w:top w:val="single" w:sz="5" w:space="0" w:color="000000"/>
              <w:left w:val="single" w:sz="5" w:space="0" w:color="000000"/>
              <w:bottom w:val="single" w:sz="5" w:space="0" w:color="000000"/>
              <w:right w:val="single" w:sz="5" w:space="0" w:color="000000"/>
            </w:tcBorders>
            <w:shd w:val="clear" w:color="auto" w:fill="4FFBFB"/>
            <w:tcMar>
              <w:top w:w="80" w:type="dxa"/>
              <w:left w:w="80" w:type="dxa"/>
              <w:bottom w:w="80" w:type="dxa"/>
              <w:right w:w="86" w:type="dxa"/>
            </w:tcMar>
            <w:vAlign w:val="center"/>
          </w:tcPr>
          <w:p w14:paraId="2D137153" w14:textId="77777777" w:rsidR="004447DC" w:rsidRDefault="00000000">
            <w:pPr>
              <w:spacing w:after="0" w:line="259" w:lineRule="auto"/>
              <w:ind w:left="0" w:right="6" w:firstLine="0"/>
              <w:jc w:val="center"/>
            </w:pPr>
            <w:r>
              <w:rPr>
                <w:rFonts w:ascii="Arial" w:hAnsi="Arial"/>
                <w:sz w:val="9"/>
                <w:szCs w:val="9"/>
              </w:rPr>
              <w:t>8.62</w:t>
            </w:r>
          </w:p>
        </w:tc>
        <w:tc>
          <w:tcPr>
            <w:tcW w:w="550" w:type="dxa"/>
            <w:tcBorders>
              <w:top w:val="single" w:sz="5" w:space="0" w:color="000000"/>
              <w:left w:val="single" w:sz="5" w:space="0" w:color="000000"/>
              <w:bottom w:val="single" w:sz="5" w:space="0" w:color="000000"/>
              <w:right w:val="single" w:sz="5" w:space="0" w:color="000000"/>
            </w:tcBorders>
            <w:shd w:val="clear" w:color="auto" w:fill="B9F7F7"/>
            <w:tcMar>
              <w:top w:w="80" w:type="dxa"/>
              <w:left w:w="80" w:type="dxa"/>
              <w:bottom w:w="80" w:type="dxa"/>
              <w:right w:w="86" w:type="dxa"/>
            </w:tcMar>
            <w:vAlign w:val="center"/>
          </w:tcPr>
          <w:p w14:paraId="2D137154" w14:textId="77777777" w:rsidR="004447DC" w:rsidRDefault="00000000">
            <w:pPr>
              <w:spacing w:after="0" w:line="259" w:lineRule="auto"/>
              <w:ind w:left="0" w:right="6" w:firstLine="0"/>
              <w:jc w:val="center"/>
            </w:pPr>
            <w:r>
              <w:rPr>
                <w:rFonts w:ascii="Arial" w:hAnsi="Arial"/>
                <w:sz w:val="9"/>
                <w:szCs w:val="9"/>
              </w:rPr>
              <w:t>3.08</w:t>
            </w:r>
          </w:p>
        </w:tc>
        <w:tc>
          <w:tcPr>
            <w:tcW w:w="550" w:type="dxa"/>
            <w:tcBorders>
              <w:top w:val="single" w:sz="5" w:space="0" w:color="000000"/>
              <w:left w:val="single" w:sz="5" w:space="0" w:color="000000"/>
              <w:bottom w:val="single" w:sz="5" w:space="0" w:color="000000"/>
              <w:right w:val="single" w:sz="5" w:space="0" w:color="000000"/>
            </w:tcBorders>
            <w:shd w:val="clear" w:color="auto" w:fill="E3F5F5"/>
            <w:tcMar>
              <w:top w:w="80" w:type="dxa"/>
              <w:left w:w="80" w:type="dxa"/>
              <w:bottom w:w="80" w:type="dxa"/>
              <w:right w:w="86" w:type="dxa"/>
            </w:tcMar>
            <w:vAlign w:val="center"/>
          </w:tcPr>
          <w:p w14:paraId="2D137155" w14:textId="77777777" w:rsidR="004447DC" w:rsidRDefault="00000000">
            <w:pPr>
              <w:spacing w:after="0" w:line="259" w:lineRule="auto"/>
              <w:ind w:left="0" w:right="6" w:firstLine="0"/>
              <w:jc w:val="center"/>
            </w:pPr>
            <w:r>
              <w:rPr>
                <w:rFonts w:ascii="Arial" w:hAnsi="Arial"/>
                <w:sz w:val="9"/>
                <w:szCs w:val="9"/>
              </w:rPr>
              <w:t>0.95</w:t>
            </w:r>
          </w:p>
        </w:tc>
        <w:tc>
          <w:tcPr>
            <w:tcW w:w="550" w:type="dxa"/>
            <w:tcBorders>
              <w:top w:val="single" w:sz="5" w:space="0" w:color="000000"/>
              <w:left w:val="single" w:sz="5" w:space="0" w:color="000000"/>
              <w:bottom w:val="single" w:sz="5" w:space="0" w:color="000000"/>
              <w:right w:val="single" w:sz="5" w:space="0" w:color="000000"/>
            </w:tcBorders>
            <w:shd w:val="clear" w:color="auto" w:fill="E1F5F5"/>
            <w:tcMar>
              <w:top w:w="80" w:type="dxa"/>
              <w:left w:w="80" w:type="dxa"/>
              <w:bottom w:w="80" w:type="dxa"/>
              <w:right w:w="86" w:type="dxa"/>
            </w:tcMar>
            <w:vAlign w:val="center"/>
          </w:tcPr>
          <w:p w14:paraId="2D137156" w14:textId="77777777" w:rsidR="004447DC" w:rsidRDefault="00000000">
            <w:pPr>
              <w:spacing w:after="0" w:line="259" w:lineRule="auto"/>
              <w:ind w:left="0" w:right="6" w:firstLine="0"/>
              <w:jc w:val="center"/>
            </w:pPr>
            <w:r>
              <w:rPr>
                <w:rFonts w:ascii="Arial" w:hAnsi="Arial"/>
                <w:sz w:val="9"/>
                <w:szCs w:val="9"/>
              </w:rPr>
              <w:t>1.05</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2D137157" w14:textId="77777777" w:rsidR="004447DC" w:rsidRDefault="00000000">
            <w:pPr>
              <w:spacing w:after="346" w:line="259" w:lineRule="auto"/>
              <w:ind w:left="58" w:right="0" w:firstLine="0"/>
              <w:jc w:val="center"/>
            </w:pPr>
            <w:r>
              <w:rPr>
                <w:rFonts w:ascii="Arial" w:hAnsi="Arial"/>
                <w:color w:val="4D4D4D"/>
                <w:sz w:val="11"/>
                <w:szCs w:val="11"/>
                <w:u w:color="4D4D4D"/>
              </w:rPr>
              <w:t>P1</w:t>
            </w:r>
          </w:p>
          <w:p w14:paraId="2D137158" w14:textId="77777777" w:rsidR="004447DC" w:rsidRDefault="00000000">
            <w:pPr>
              <w:spacing w:after="346" w:line="259" w:lineRule="auto"/>
              <w:ind w:left="58" w:right="0" w:firstLine="0"/>
              <w:jc w:val="center"/>
            </w:pPr>
            <w:r>
              <w:rPr>
                <w:rFonts w:ascii="Arial" w:hAnsi="Arial"/>
                <w:color w:val="4D4D4D"/>
                <w:sz w:val="11"/>
                <w:szCs w:val="11"/>
                <w:u w:color="4D4D4D"/>
              </w:rPr>
              <w:t>P2</w:t>
            </w:r>
          </w:p>
          <w:p w14:paraId="2D137159" w14:textId="77777777" w:rsidR="004447DC" w:rsidRDefault="00000000">
            <w:pPr>
              <w:spacing w:after="346" w:line="259" w:lineRule="auto"/>
              <w:ind w:left="58" w:right="0" w:firstLine="0"/>
              <w:jc w:val="center"/>
            </w:pPr>
            <w:r>
              <w:rPr>
                <w:rFonts w:ascii="Arial" w:hAnsi="Arial"/>
                <w:color w:val="4D4D4D"/>
                <w:sz w:val="11"/>
                <w:szCs w:val="11"/>
                <w:u w:color="4D4D4D"/>
              </w:rPr>
              <w:t>P3</w:t>
            </w:r>
          </w:p>
          <w:p w14:paraId="2D13715A" w14:textId="77777777" w:rsidR="004447DC" w:rsidRDefault="00000000">
            <w:pPr>
              <w:spacing w:after="346" w:line="259" w:lineRule="auto"/>
              <w:ind w:left="58" w:right="0" w:firstLine="0"/>
              <w:jc w:val="center"/>
            </w:pPr>
            <w:r>
              <w:rPr>
                <w:rFonts w:ascii="Arial" w:hAnsi="Arial"/>
                <w:color w:val="4D4D4D"/>
                <w:sz w:val="11"/>
                <w:szCs w:val="11"/>
                <w:u w:color="4D4D4D"/>
              </w:rPr>
              <w:t>P4</w:t>
            </w:r>
          </w:p>
          <w:p w14:paraId="2D13715B" w14:textId="77777777" w:rsidR="004447DC"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15C" w14:textId="77777777" w:rsidR="004447DC" w:rsidRDefault="00000000">
            <w:pPr>
              <w:spacing w:after="0" w:line="259" w:lineRule="auto"/>
              <w:ind w:left="0" w:right="6" w:firstLine="0"/>
              <w:jc w:val="center"/>
            </w:pPr>
            <w:r>
              <w:rPr>
                <w:rFonts w:ascii="Arial" w:hAnsi="Arial"/>
                <w:sz w:val="9"/>
                <w:szCs w:val="9"/>
              </w:rPr>
              <w:t>31.71</w:t>
            </w:r>
          </w:p>
        </w:tc>
        <w:tc>
          <w:tcPr>
            <w:tcW w:w="549" w:type="dxa"/>
            <w:tcBorders>
              <w:top w:val="single" w:sz="5" w:space="0" w:color="000000"/>
              <w:left w:val="single" w:sz="5" w:space="0" w:color="000000"/>
              <w:bottom w:val="single" w:sz="5" w:space="0" w:color="000000"/>
              <w:right w:val="single" w:sz="5" w:space="0" w:color="000000"/>
            </w:tcBorders>
            <w:shd w:val="clear" w:color="auto" w:fill="71FAFA"/>
            <w:tcMar>
              <w:top w:w="80" w:type="dxa"/>
              <w:left w:w="80" w:type="dxa"/>
              <w:bottom w:w="80" w:type="dxa"/>
              <w:right w:w="86" w:type="dxa"/>
            </w:tcMar>
            <w:vAlign w:val="center"/>
          </w:tcPr>
          <w:p w14:paraId="2D13715D" w14:textId="77777777" w:rsidR="004447DC" w:rsidRDefault="00000000">
            <w:pPr>
              <w:spacing w:after="0" w:line="259" w:lineRule="auto"/>
              <w:ind w:left="0" w:right="6" w:firstLine="0"/>
              <w:jc w:val="center"/>
            </w:pPr>
            <w:r>
              <w:rPr>
                <w:rFonts w:ascii="Arial" w:hAnsi="Arial"/>
                <w:sz w:val="9"/>
                <w:szCs w:val="9"/>
              </w:rPr>
              <w:t>2.83</w:t>
            </w:r>
          </w:p>
        </w:tc>
        <w:tc>
          <w:tcPr>
            <w:tcW w:w="550" w:type="dxa"/>
            <w:tcBorders>
              <w:top w:val="single" w:sz="5" w:space="0" w:color="000000"/>
              <w:left w:val="single" w:sz="5" w:space="0" w:color="000000"/>
              <w:bottom w:val="single" w:sz="5" w:space="0" w:color="000000"/>
              <w:right w:val="single" w:sz="5" w:space="0" w:color="000000"/>
            </w:tcBorders>
            <w:shd w:val="clear" w:color="auto" w:fill="51FBFB"/>
            <w:tcMar>
              <w:top w:w="80" w:type="dxa"/>
              <w:left w:w="80" w:type="dxa"/>
              <w:bottom w:w="80" w:type="dxa"/>
              <w:right w:w="86" w:type="dxa"/>
            </w:tcMar>
            <w:vAlign w:val="center"/>
          </w:tcPr>
          <w:p w14:paraId="2D13715E" w14:textId="77777777" w:rsidR="004447DC" w:rsidRDefault="00000000">
            <w:pPr>
              <w:spacing w:after="0" w:line="259" w:lineRule="auto"/>
              <w:ind w:left="0" w:right="6" w:firstLine="0"/>
              <w:jc w:val="center"/>
            </w:pPr>
            <w:r>
              <w:rPr>
                <w:rFonts w:ascii="Arial" w:hAnsi="Arial"/>
                <w:sz w:val="9"/>
                <w:szCs w:val="9"/>
              </w:rPr>
              <w:t>3.53</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5F"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8F5F5"/>
            <w:tcMar>
              <w:top w:w="80" w:type="dxa"/>
              <w:left w:w="80" w:type="dxa"/>
              <w:bottom w:w="80" w:type="dxa"/>
              <w:right w:w="86" w:type="dxa"/>
            </w:tcMar>
            <w:vAlign w:val="center"/>
          </w:tcPr>
          <w:p w14:paraId="2D137160" w14:textId="77777777" w:rsidR="004447DC" w:rsidRDefault="00000000">
            <w:pPr>
              <w:spacing w:after="0" w:line="259" w:lineRule="auto"/>
              <w:ind w:left="0" w:right="6" w:firstLine="0"/>
              <w:jc w:val="center"/>
            </w:pPr>
            <w:r>
              <w:rPr>
                <w:rFonts w:ascii="Arial" w:hAnsi="Arial"/>
                <w:sz w:val="9"/>
                <w:szCs w:val="9"/>
              </w:rPr>
              <w:t>0.27</w:t>
            </w:r>
          </w:p>
        </w:tc>
      </w:tr>
      <w:tr w:rsidR="004447DC" w14:paraId="2D13716D"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92F9F9"/>
            <w:tcMar>
              <w:top w:w="80" w:type="dxa"/>
              <w:left w:w="80" w:type="dxa"/>
              <w:bottom w:w="80" w:type="dxa"/>
              <w:right w:w="86" w:type="dxa"/>
            </w:tcMar>
            <w:vAlign w:val="center"/>
          </w:tcPr>
          <w:p w14:paraId="2D137162" w14:textId="77777777" w:rsidR="004447DC" w:rsidRDefault="00000000">
            <w:pPr>
              <w:spacing w:after="0" w:line="259" w:lineRule="auto"/>
              <w:ind w:left="0" w:right="6" w:firstLine="0"/>
              <w:jc w:val="center"/>
            </w:pPr>
            <w:r>
              <w:rPr>
                <w:rFonts w:ascii="Arial" w:hAnsi="Arial"/>
                <w:sz w:val="9"/>
                <w:szCs w:val="9"/>
              </w:rPr>
              <w:t>5.17</w:t>
            </w:r>
          </w:p>
        </w:tc>
        <w:tc>
          <w:tcPr>
            <w:tcW w:w="551" w:type="dxa"/>
            <w:tcBorders>
              <w:top w:val="single" w:sz="5" w:space="0" w:color="000000"/>
              <w:left w:val="single" w:sz="5" w:space="0" w:color="000000"/>
              <w:bottom w:val="single" w:sz="5" w:space="0" w:color="000000"/>
              <w:right w:val="single" w:sz="5" w:space="0" w:color="000000"/>
            </w:tcBorders>
            <w:shd w:val="clear" w:color="auto" w:fill="D3F6F6"/>
            <w:tcMar>
              <w:top w:w="80" w:type="dxa"/>
              <w:left w:w="80" w:type="dxa"/>
              <w:bottom w:w="80" w:type="dxa"/>
              <w:right w:w="86" w:type="dxa"/>
            </w:tcMar>
            <w:vAlign w:val="center"/>
          </w:tcPr>
          <w:p w14:paraId="2D137163" w14:textId="77777777" w:rsidR="004447DC" w:rsidRDefault="00000000">
            <w:pPr>
              <w:spacing w:after="0" w:line="259" w:lineRule="auto"/>
              <w:ind w:left="0" w:right="6" w:firstLine="0"/>
              <w:jc w:val="center"/>
            </w:pPr>
            <w:r>
              <w:rPr>
                <w:rFonts w:ascii="Arial" w:hAnsi="Arial"/>
                <w:sz w:val="9"/>
                <w:szCs w:val="9"/>
              </w:rPr>
              <w:t>1.74</w:t>
            </w:r>
          </w:p>
        </w:tc>
        <w:tc>
          <w:tcPr>
            <w:tcW w:w="550" w:type="dxa"/>
            <w:tcBorders>
              <w:top w:val="single" w:sz="5" w:space="0" w:color="000000"/>
              <w:left w:val="single" w:sz="5" w:space="0" w:color="000000"/>
              <w:bottom w:val="single" w:sz="5" w:space="0" w:color="000000"/>
              <w:right w:val="single" w:sz="5" w:space="0" w:color="000000"/>
            </w:tcBorders>
            <w:shd w:val="clear" w:color="auto" w:fill="E6F5F5"/>
            <w:tcMar>
              <w:top w:w="80" w:type="dxa"/>
              <w:left w:w="80" w:type="dxa"/>
              <w:bottom w:w="80" w:type="dxa"/>
              <w:right w:w="86" w:type="dxa"/>
            </w:tcMar>
            <w:vAlign w:val="center"/>
          </w:tcPr>
          <w:p w14:paraId="2D137164" w14:textId="77777777" w:rsidR="004447DC" w:rsidRDefault="00000000">
            <w:pPr>
              <w:spacing w:after="0" w:line="259" w:lineRule="auto"/>
              <w:ind w:left="0" w:right="6" w:firstLine="0"/>
              <w:jc w:val="center"/>
            </w:pPr>
            <w:r>
              <w:rPr>
                <w:rFonts w:ascii="Arial" w:hAnsi="Arial"/>
                <w:sz w:val="9"/>
                <w:szCs w:val="9"/>
              </w:rPr>
              <w:t>0.76</w:t>
            </w:r>
          </w:p>
        </w:tc>
        <w:tc>
          <w:tcPr>
            <w:tcW w:w="550" w:type="dxa"/>
            <w:tcBorders>
              <w:top w:val="single" w:sz="5" w:space="0" w:color="000000"/>
              <w:left w:val="single" w:sz="5" w:space="0" w:color="000000"/>
              <w:bottom w:val="single" w:sz="5" w:space="0" w:color="000000"/>
              <w:right w:val="single" w:sz="5" w:space="0" w:color="000000"/>
            </w:tcBorders>
            <w:shd w:val="clear" w:color="auto" w:fill="EFF5F5"/>
            <w:tcMar>
              <w:top w:w="80" w:type="dxa"/>
              <w:left w:w="80" w:type="dxa"/>
              <w:bottom w:w="80" w:type="dxa"/>
              <w:right w:w="86" w:type="dxa"/>
            </w:tcMar>
            <w:vAlign w:val="center"/>
          </w:tcPr>
          <w:p w14:paraId="2D137165" w14:textId="77777777" w:rsidR="004447DC" w:rsidRDefault="00000000">
            <w:pPr>
              <w:spacing w:after="0" w:line="259" w:lineRule="auto"/>
              <w:ind w:left="0" w:right="6" w:firstLine="0"/>
              <w:jc w:val="center"/>
            </w:pPr>
            <w:r>
              <w:rPr>
                <w:rFonts w:ascii="Arial" w:hAnsi="Arial"/>
                <w:sz w:val="9"/>
                <w:szCs w:val="9"/>
              </w:rPr>
              <w:t>0.3</w:t>
            </w:r>
          </w:p>
        </w:tc>
        <w:tc>
          <w:tcPr>
            <w:tcW w:w="550" w:type="dxa"/>
            <w:tcBorders>
              <w:top w:val="single" w:sz="5" w:space="0" w:color="000000"/>
              <w:left w:val="single" w:sz="5" w:space="0" w:color="000000"/>
              <w:bottom w:val="single" w:sz="5" w:space="0" w:color="000000"/>
              <w:right w:val="single" w:sz="5" w:space="0" w:color="000000"/>
            </w:tcBorders>
            <w:shd w:val="clear" w:color="auto" w:fill="DFF5F5"/>
            <w:tcMar>
              <w:top w:w="80" w:type="dxa"/>
              <w:left w:w="80" w:type="dxa"/>
              <w:bottom w:w="80" w:type="dxa"/>
              <w:right w:w="86" w:type="dxa"/>
            </w:tcMar>
            <w:vAlign w:val="center"/>
          </w:tcPr>
          <w:p w14:paraId="2D137166" w14:textId="77777777" w:rsidR="004447DC" w:rsidRDefault="00000000">
            <w:pPr>
              <w:spacing w:after="0" w:line="259" w:lineRule="auto"/>
              <w:ind w:left="0" w:right="6" w:firstLine="0"/>
              <w:jc w:val="center"/>
            </w:pPr>
            <w:r>
              <w:rPr>
                <w:rFonts w:ascii="Arial" w:hAnsi="Arial"/>
                <w:sz w:val="9"/>
                <w:szCs w:val="9"/>
              </w:rPr>
              <w:t>1.12</w:t>
            </w:r>
          </w:p>
        </w:tc>
        <w:tc>
          <w:tcPr>
            <w:tcW w:w="417" w:type="dxa"/>
            <w:vMerge/>
            <w:tcBorders>
              <w:top w:val="nil"/>
              <w:left w:val="single" w:sz="5" w:space="0" w:color="000000"/>
              <w:bottom w:val="nil"/>
              <w:right w:val="single" w:sz="5" w:space="0" w:color="000000"/>
            </w:tcBorders>
            <w:shd w:val="clear" w:color="auto" w:fill="auto"/>
          </w:tcPr>
          <w:p w14:paraId="2D137167"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73F173"/>
            <w:tcMar>
              <w:top w:w="80" w:type="dxa"/>
              <w:left w:w="80" w:type="dxa"/>
              <w:bottom w:w="80" w:type="dxa"/>
              <w:right w:w="86" w:type="dxa"/>
            </w:tcMar>
            <w:vAlign w:val="center"/>
          </w:tcPr>
          <w:p w14:paraId="2D137168" w14:textId="77777777" w:rsidR="004447DC" w:rsidRDefault="00000000">
            <w:pPr>
              <w:spacing w:after="0" w:line="259" w:lineRule="auto"/>
              <w:ind w:left="0" w:right="6" w:firstLine="0"/>
              <w:jc w:val="center"/>
            </w:pPr>
            <w:r>
              <w:rPr>
                <w:rFonts w:ascii="Arial" w:hAnsi="Arial"/>
                <w:sz w:val="9"/>
                <w:szCs w:val="9"/>
              </w:rPr>
              <w:t>11.6</w:t>
            </w:r>
          </w:p>
        </w:tc>
        <w:tc>
          <w:tcPr>
            <w:tcW w:w="549" w:type="dxa"/>
            <w:tcBorders>
              <w:top w:val="single" w:sz="5" w:space="0" w:color="000000"/>
              <w:left w:val="single" w:sz="5" w:space="0" w:color="000000"/>
              <w:bottom w:val="single" w:sz="5" w:space="0" w:color="000000"/>
              <w:right w:val="single" w:sz="5" w:space="0" w:color="000000"/>
            </w:tcBorders>
            <w:shd w:val="clear" w:color="auto" w:fill="54FBFB"/>
            <w:tcMar>
              <w:top w:w="80" w:type="dxa"/>
              <w:left w:w="80" w:type="dxa"/>
              <w:bottom w:w="80" w:type="dxa"/>
              <w:right w:w="86" w:type="dxa"/>
            </w:tcMar>
            <w:vAlign w:val="center"/>
          </w:tcPr>
          <w:p w14:paraId="2D137169" w14:textId="77777777" w:rsidR="004447DC" w:rsidRDefault="00000000">
            <w:pPr>
              <w:spacing w:after="0" w:line="259" w:lineRule="auto"/>
              <w:ind w:left="0" w:right="6" w:firstLine="0"/>
              <w:jc w:val="center"/>
            </w:pPr>
            <w:r>
              <w:rPr>
                <w:rFonts w:ascii="Arial" w:hAnsi="Arial"/>
                <w:sz w:val="9"/>
                <w:szCs w:val="9"/>
              </w:rPr>
              <w:t>3.46</w:t>
            </w:r>
          </w:p>
        </w:tc>
        <w:tc>
          <w:tcPr>
            <w:tcW w:w="550" w:type="dxa"/>
            <w:tcBorders>
              <w:top w:val="single" w:sz="5" w:space="0" w:color="000000"/>
              <w:left w:val="single" w:sz="5" w:space="0" w:color="000000"/>
              <w:bottom w:val="single" w:sz="5" w:space="0" w:color="000000"/>
              <w:right w:val="single" w:sz="5" w:space="0" w:color="000000"/>
            </w:tcBorders>
            <w:shd w:val="clear" w:color="auto" w:fill="88F9F9"/>
            <w:tcMar>
              <w:top w:w="80" w:type="dxa"/>
              <w:left w:w="80" w:type="dxa"/>
              <w:bottom w:w="80" w:type="dxa"/>
              <w:right w:w="86" w:type="dxa"/>
            </w:tcMar>
            <w:vAlign w:val="center"/>
          </w:tcPr>
          <w:p w14:paraId="2D13716A" w14:textId="77777777" w:rsidR="004447DC" w:rsidRDefault="00000000">
            <w:pPr>
              <w:spacing w:after="0" w:line="259" w:lineRule="auto"/>
              <w:ind w:left="0" w:right="6" w:firstLine="0"/>
              <w:jc w:val="center"/>
            </w:pPr>
            <w:r>
              <w:rPr>
                <w:rFonts w:ascii="Arial" w:hAnsi="Arial"/>
                <w:sz w:val="9"/>
                <w:szCs w:val="9"/>
              </w:rPr>
              <w:t>2.36</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6B"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6C" w14:textId="77777777" w:rsidR="004447DC" w:rsidRDefault="00000000">
            <w:pPr>
              <w:spacing w:after="0" w:line="259" w:lineRule="auto"/>
              <w:ind w:left="0" w:right="6" w:firstLine="0"/>
              <w:jc w:val="center"/>
            </w:pPr>
            <w:r>
              <w:rPr>
                <w:rFonts w:ascii="Arial" w:hAnsi="Arial"/>
                <w:sz w:val="9"/>
                <w:szCs w:val="9"/>
              </w:rPr>
              <w:t>0</w:t>
            </w:r>
          </w:p>
        </w:tc>
      </w:tr>
      <w:tr w:rsidR="004447DC" w14:paraId="2D137179"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6E"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6F"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70"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71"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2D137172" w14:textId="77777777" w:rsidR="004447DC" w:rsidRDefault="00000000">
            <w:pPr>
              <w:spacing w:after="0" w:line="259" w:lineRule="auto"/>
              <w:ind w:left="0" w:right="6" w:firstLine="0"/>
              <w:jc w:val="center"/>
            </w:pPr>
            <w:r>
              <w:rPr>
                <w:rFonts w:ascii="Arial" w:hAnsi="Arial"/>
                <w:sz w:val="9"/>
                <w:szCs w:val="9"/>
              </w:rPr>
              <w:t>0.13</w:t>
            </w:r>
          </w:p>
        </w:tc>
        <w:tc>
          <w:tcPr>
            <w:tcW w:w="417" w:type="dxa"/>
            <w:vMerge/>
            <w:tcBorders>
              <w:top w:val="nil"/>
              <w:left w:val="single" w:sz="5" w:space="0" w:color="000000"/>
              <w:bottom w:val="nil"/>
              <w:right w:val="single" w:sz="5" w:space="0" w:color="000000"/>
            </w:tcBorders>
            <w:shd w:val="clear" w:color="auto" w:fill="auto"/>
          </w:tcPr>
          <w:p w14:paraId="2D137173"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06FE06"/>
            <w:tcMar>
              <w:top w:w="80" w:type="dxa"/>
              <w:left w:w="80" w:type="dxa"/>
              <w:bottom w:w="80" w:type="dxa"/>
              <w:right w:w="86" w:type="dxa"/>
            </w:tcMar>
            <w:vAlign w:val="center"/>
          </w:tcPr>
          <w:p w14:paraId="2D137174" w14:textId="77777777" w:rsidR="004447DC" w:rsidRDefault="00000000">
            <w:pPr>
              <w:spacing w:after="0" w:line="259" w:lineRule="auto"/>
              <w:ind w:left="0" w:right="6" w:firstLine="0"/>
              <w:jc w:val="center"/>
            </w:pPr>
            <w:r>
              <w:rPr>
                <w:rFonts w:ascii="Arial" w:hAnsi="Arial"/>
                <w:sz w:val="9"/>
                <w:szCs w:val="9"/>
              </w:rPr>
              <w:t>15.64</w:t>
            </w:r>
          </w:p>
        </w:tc>
        <w:tc>
          <w:tcPr>
            <w:tcW w:w="549" w:type="dxa"/>
            <w:tcBorders>
              <w:top w:val="single" w:sz="5" w:space="0" w:color="000000"/>
              <w:left w:val="single" w:sz="5" w:space="0" w:color="000000"/>
              <w:bottom w:val="single" w:sz="5" w:space="0" w:color="000000"/>
              <w:right w:val="single" w:sz="5" w:space="0" w:color="000000"/>
            </w:tcBorders>
            <w:shd w:val="clear" w:color="auto" w:fill="04FEFB"/>
            <w:tcMar>
              <w:top w:w="80" w:type="dxa"/>
              <w:left w:w="80" w:type="dxa"/>
              <w:bottom w:w="80" w:type="dxa"/>
              <w:right w:w="86" w:type="dxa"/>
            </w:tcMar>
            <w:vAlign w:val="center"/>
          </w:tcPr>
          <w:p w14:paraId="2D137175" w14:textId="77777777" w:rsidR="004447DC" w:rsidRDefault="00000000">
            <w:pPr>
              <w:spacing w:after="0" w:line="259" w:lineRule="auto"/>
              <w:ind w:left="0" w:right="6" w:firstLine="0"/>
              <w:jc w:val="center"/>
            </w:pPr>
            <w:r>
              <w:rPr>
                <w:rFonts w:ascii="Arial" w:hAnsi="Arial"/>
                <w:sz w:val="9"/>
                <w:szCs w:val="9"/>
              </w:rPr>
              <w:t>5.45</w:t>
            </w:r>
          </w:p>
        </w:tc>
        <w:tc>
          <w:tcPr>
            <w:tcW w:w="550" w:type="dxa"/>
            <w:tcBorders>
              <w:top w:val="single" w:sz="5" w:space="0" w:color="000000"/>
              <w:left w:val="single" w:sz="5" w:space="0" w:color="000000"/>
              <w:bottom w:val="single" w:sz="5" w:space="0" w:color="000000"/>
              <w:right w:val="single" w:sz="5" w:space="0" w:color="000000"/>
            </w:tcBorders>
            <w:shd w:val="clear" w:color="auto" w:fill="18FCEC"/>
            <w:tcMar>
              <w:top w:w="80" w:type="dxa"/>
              <w:left w:w="80" w:type="dxa"/>
              <w:bottom w:w="80" w:type="dxa"/>
              <w:right w:w="86" w:type="dxa"/>
            </w:tcMar>
            <w:vAlign w:val="center"/>
          </w:tcPr>
          <w:p w14:paraId="2D137176" w14:textId="77777777" w:rsidR="004447DC" w:rsidRDefault="00000000">
            <w:pPr>
              <w:spacing w:after="0" w:line="259" w:lineRule="auto"/>
              <w:ind w:left="0" w:right="6" w:firstLine="0"/>
              <w:jc w:val="center"/>
            </w:pPr>
            <w:r>
              <w:rPr>
                <w:rFonts w:ascii="Arial" w:hAnsi="Arial"/>
                <w:sz w:val="9"/>
                <w:szCs w:val="9"/>
              </w:rPr>
              <w:t>6.17</w:t>
            </w:r>
          </w:p>
        </w:tc>
        <w:tc>
          <w:tcPr>
            <w:tcW w:w="550" w:type="dxa"/>
            <w:tcBorders>
              <w:top w:val="single" w:sz="5" w:space="0" w:color="000000"/>
              <w:left w:val="single" w:sz="5" w:space="0" w:color="000000"/>
              <w:bottom w:val="single" w:sz="5" w:space="0" w:color="000000"/>
              <w:right w:val="single" w:sz="5" w:space="0" w:color="000000"/>
            </w:tcBorders>
            <w:shd w:val="clear" w:color="auto" w:fill="EBF5F5"/>
            <w:tcMar>
              <w:top w:w="80" w:type="dxa"/>
              <w:left w:w="80" w:type="dxa"/>
              <w:bottom w:w="80" w:type="dxa"/>
              <w:right w:w="86" w:type="dxa"/>
            </w:tcMar>
            <w:vAlign w:val="center"/>
          </w:tcPr>
          <w:p w14:paraId="2D137177" w14:textId="77777777" w:rsidR="004447DC" w:rsidRDefault="00000000">
            <w:pPr>
              <w:spacing w:after="0" w:line="259" w:lineRule="auto"/>
              <w:ind w:left="0" w:right="6" w:firstLine="0"/>
              <w:jc w:val="center"/>
            </w:pPr>
            <w:r>
              <w:rPr>
                <w:rFonts w:ascii="Arial" w:hAnsi="Arial"/>
                <w:sz w:val="9"/>
                <w:szCs w:val="9"/>
              </w:rPr>
              <w:t>0.22</w:t>
            </w:r>
          </w:p>
        </w:tc>
        <w:tc>
          <w:tcPr>
            <w:tcW w:w="550" w:type="dxa"/>
            <w:tcBorders>
              <w:top w:val="single" w:sz="5" w:space="0" w:color="000000"/>
              <w:left w:val="single" w:sz="5" w:space="0" w:color="000000"/>
              <w:bottom w:val="single" w:sz="5" w:space="0" w:color="000000"/>
              <w:right w:val="single" w:sz="5" w:space="0" w:color="000000"/>
            </w:tcBorders>
            <w:shd w:val="clear" w:color="auto" w:fill="ABF8F8"/>
            <w:tcMar>
              <w:top w:w="80" w:type="dxa"/>
              <w:left w:w="80" w:type="dxa"/>
              <w:bottom w:w="80" w:type="dxa"/>
              <w:right w:w="86" w:type="dxa"/>
            </w:tcMar>
            <w:vAlign w:val="center"/>
          </w:tcPr>
          <w:p w14:paraId="2D137178" w14:textId="77777777" w:rsidR="004447DC" w:rsidRDefault="00000000">
            <w:pPr>
              <w:spacing w:after="0" w:line="259" w:lineRule="auto"/>
              <w:ind w:left="0" w:right="6" w:firstLine="0"/>
              <w:jc w:val="center"/>
            </w:pPr>
            <w:r>
              <w:rPr>
                <w:rFonts w:ascii="Arial" w:hAnsi="Arial"/>
                <w:sz w:val="9"/>
                <w:szCs w:val="9"/>
              </w:rPr>
              <w:t>1.58</w:t>
            </w:r>
          </w:p>
        </w:tc>
      </w:tr>
      <w:tr w:rsidR="004447DC" w14:paraId="2D137185"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17A" w14:textId="77777777" w:rsidR="004447DC" w:rsidRDefault="00000000">
            <w:pPr>
              <w:spacing w:after="0" w:line="259" w:lineRule="auto"/>
              <w:ind w:left="0" w:right="6" w:firstLine="0"/>
              <w:jc w:val="center"/>
            </w:pPr>
            <w:r>
              <w:rPr>
                <w:rFonts w:ascii="Arial" w:hAnsi="Arial"/>
                <w:sz w:val="9"/>
                <w:szCs w:val="9"/>
              </w:rPr>
              <w:t>0.04</w:t>
            </w:r>
          </w:p>
        </w:tc>
        <w:tc>
          <w:tcPr>
            <w:tcW w:w="551"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17B" w14:textId="77777777" w:rsidR="004447DC" w:rsidRDefault="00000000">
            <w:pPr>
              <w:spacing w:after="0" w:line="259" w:lineRule="auto"/>
              <w:ind w:left="0" w:right="6" w:firstLine="0"/>
              <w:jc w:val="center"/>
            </w:pPr>
            <w:r>
              <w:rPr>
                <w:rFonts w:ascii="Arial" w:hAnsi="Arial"/>
                <w:sz w:val="9"/>
                <w:szCs w:val="9"/>
              </w:rPr>
              <w:t>0.05</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17C" w14:textId="77777777" w:rsidR="004447DC" w:rsidRDefault="00000000">
            <w:pPr>
              <w:spacing w:after="0" w:line="259" w:lineRule="auto"/>
              <w:ind w:left="0" w:right="6" w:firstLine="0"/>
              <w:jc w:val="center"/>
            </w:pPr>
            <w:r>
              <w:rPr>
                <w:rFonts w:ascii="Arial" w:hAnsi="Arial"/>
                <w:sz w:val="9"/>
                <w:szCs w:val="9"/>
              </w:rPr>
              <w:t>0.06</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17D" w14:textId="77777777" w:rsidR="004447DC" w:rsidRDefault="00000000">
            <w:pPr>
              <w:spacing w:after="0" w:line="259" w:lineRule="auto"/>
              <w:ind w:left="0" w:right="6" w:firstLine="0"/>
              <w:jc w:val="center"/>
            </w:pPr>
            <w:r>
              <w:rPr>
                <w:rFonts w:ascii="Arial" w:hAnsi="Arial"/>
                <w:sz w:val="9"/>
                <w:szCs w:val="9"/>
              </w:rPr>
              <w:t>0.03</w:t>
            </w:r>
          </w:p>
        </w:tc>
        <w:tc>
          <w:tcPr>
            <w:tcW w:w="550" w:type="dxa"/>
            <w:tcBorders>
              <w:top w:val="single" w:sz="5" w:space="0" w:color="000000"/>
              <w:left w:val="single" w:sz="5" w:space="0" w:color="000000"/>
              <w:bottom w:val="single" w:sz="5" w:space="0" w:color="000000"/>
              <w:right w:val="single" w:sz="5" w:space="0" w:color="000000"/>
            </w:tcBorders>
            <w:shd w:val="clear" w:color="auto" w:fill="F1F5F5"/>
            <w:tcMar>
              <w:top w:w="80" w:type="dxa"/>
              <w:left w:w="80" w:type="dxa"/>
              <w:bottom w:w="80" w:type="dxa"/>
              <w:right w:w="86" w:type="dxa"/>
            </w:tcMar>
            <w:vAlign w:val="center"/>
          </w:tcPr>
          <w:p w14:paraId="2D13717E" w14:textId="77777777" w:rsidR="004447DC" w:rsidRDefault="00000000">
            <w:pPr>
              <w:spacing w:after="0" w:line="259" w:lineRule="auto"/>
              <w:ind w:left="0" w:right="6" w:firstLine="0"/>
              <w:jc w:val="center"/>
            </w:pPr>
            <w:r>
              <w:rPr>
                <w:rFonts w:ascii="Arial" w:hAnsi="Arial"/>
                <w:sz w:val="9"/>
                <w:szCs w:val="9"/>
              </w:rPr>
              <w:t>0.2</w:t>
            </w:r>
          </w:p>
        </w:tc>
        <w:tc>
          <w:tcPr>
            <w:tcW w:w="417" w:type="dxa"/>
            <w:vMerge/>
            <w:tcBorders>
              <w:top w:val="nil"/>
              <w:left w:val="single" w:sz="5" w:space="0" w:color="000000"/>
              <w:bottom w:val="nil"/>
              <w:right w:val="single" w:sz="5" w:space="0" w:color="000000"/>
            </w:tcBorders>
            <w:shd w:val="clear" w:color="auto" w:fill="auto"/>
          </w:tcPr>
          <w:p w14:paraId="2D13717F"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BBF7F7"/>
            <w:tcMar>
              <w:top w:w="80" w:type="dxa"/>
              <w:left w:w="80" w:type="dxa"/>
              <w:bottom w:w="80" w:type="dxa"/>
              <w:right w:w="86" w:type="dxa"/>
            </w:tcMar>
            <w:vAlign w:val="center"/>
          </w:tcPr>
          <w:p w14:paraId="2D137180" w14:textId="77777777" w:rsidR="004447DC" w:rsidRDefault="00000000">
            <w:pPr>
              <w:spacing w:after="0" w:line="259" w:lineRule="auto"/>
              <w:ind w:left="0" w:right="6" w:firstLine="0"/>
              <w:jc w:val="center"/>
            </w:pPr>
            <w:r>
              <w:rPr>
                <w:rFonts w:ascii="Arial" w:hAnsi="Arial"/>
                <w:sz w:val="9"/>
                <w:szCs w:val="9"/>
              </w:rPr>
              <w:t>1.23</w:t>
            </w:r>
          </w:p>
        </w:tc>
        <w:tc>
          <w:tcPr>
            <w:tcW w:w="549" w:type="dxa"/>
            <w:tcBorders>
              <w:top w:val="single" w:sz="5" w:space="0" w:color="000000"/>
              <w:left w:val="single" w:sz="5" w:space="0" w:color="000000"/>
              <w:bottom w:val="single" w:sz="5" w:space="0" w:color="000000"/>
              <w:right w:val="single" w:sz="5" w:space="0" w:color="000000"/>
            </w:tcBorders>
            <w:shd w:val="clear" w:color="auto" w:fill="E7F5F5"/>
            <w:tcMar>
              <w:top w:w="80" w:type="dxa"/>
              <w:left w:w="80" w:type="dxa"/>
              <w:bottom w:w="80" w:type="dxa"/>
              <w:right w:w="86" w:type="dxa"/>
            </w:tcMar>
            <w:vAlign w:val="center"/>
          </w:tcPr>
          <w:p w14:paraId="2D137181" w14:textId="77777777" w:rsidR="004447DC" w:rsidRDefault="00000000">
            <w:pPr>
              <w:spacing w:after="0" w:line="259" w:lineRule="auto"/>
              <w:ind w:left="0" w:right="6" w:firstLine="0"/>
              <w:jc w:val="center"/>
            </w:pPr>
            <w:r>
              <w:rPr>
                <w:rFonts w:ascii="Arial" w:hAnsi="Arial"/>
                <w:sz w:val="9"/>
                <w:szCs w:val="9"/>
              </w:rPr>
              <w:t>0.3</w:t>
            </w:r>
          </w:p>
        </w:tc>
        <w:tc>
          <w:tcPr>
            <w:tcW w:w="550" w:type="dxa"/>
            <w:tcBorders>
              <w:top w:val="single" w:sz="5" w:space="0" w:color="000000"/>
              <w:left w:val="single" w:sz="5" w:space="0" w:color="000000"/>
              <w:bottom w:val="single" w:sz="5" w:space="0" w:color="000000"/>
              <w:right w:val="single" w:sz="5" w:space="0" w:color="000000"/>
            </w:tcBorders>
            <w:shd w:val="clear" w:color="auto" w:fill="A6F8F8"/>
            <w:tcMar>
              <w:top w:w="80" w:type="dxa"/>
              <w:left w:w="80" w:type="dxa"/>
              <w:bottom w:w="80" w:type="dxa"/>
              <w:right w:w="86" w:type="dxa"/>
            </w:tcMar>
            <w:vAlign w:val="center"/>
          </w:tcPr>
          <w:p w14:paraId="2D137182" w14:textId="77777777" w:rsidR="004447DC" w:rsidRDefault="00000000">
            <w:pPr>
              <w:spacing w:after="0" w:line="259" w:lineRule="auto"/>
              <w:ind w:left="0" w:right="6" w:firstLine="0"/>
              <w:jc w:val="center"/>
            </w:pPr>
            <w:r>
              <w:rPr>
                <w:rFonts w:ascii="Arial" w:hAnsi="Arial"/>
                <w:sz w:val="9"/>
                <w:szCs w:val="9"/>
              </w:rPr>
              <w:t>1.69</w:t>
            </w:r>
          </w:p>
        </w:tc>
        <w:tc>
          <w:tcPr>
            <w:tcW w:w="550" w:type="dxa"/>
            <w:tcBorders>
              <w:top w:val="single" w:sz="5" w:space="0" w:color="000000"/>
              <w:left w:val="single" w:sz="5" w:space="0" w:color="000000"/>
              <w:bottom w:val="single" w:sz="5" w:space="0" w:color="000000"/>
              <w:right w:val="single" w:sz="5" w:space="0" w:color="000000"/>
            </w:tcBorders>
            <w:shd w:val="clear" w:color="auto" w:fill="BAF7F7"/>
            <w:tcMar>
              <w:top w:w="80" w:type="dxa"/>
              <w:left w:w="80" w:type="dxa"/>
              <w:bottom w:w="80" w:type="dxa"/>
              <w:right w:w="86" w:type="dxa"/>
            </w:tcMar>
            <w:vAlign w:val="center"/>
          </w:tcPr>
          <w:p w14:paraId="2D137183" w14:textId="77777777" w:rsidR="004447DC" w:rsidRDefault="00000000">
            <w:pPr>
              <w:spacing w:after="0" w:line="259" w:lineRule="auto"/>
              <w:ind w:left="0" w:right="6" w:firstLine="0"/>
              <w:jc w:val="center"/>
            </w:pPr>
            <w:r>
              <w:rPr>
                <w:rFonts w:ascii="Arial" w:hAnsi="Arial"/>
                <w:sz w:val="9"/>
                <w:szCs w:val="9"/>
              </w:rPr>
              <w:t>1.26</w:t>
            </w:r>
          </w:p>
        </w:tc>
        <w:tc>
          <w:tcPr>
            <w:tcW w:w="550" w:type="dxa"/>
            <w:tcBorders>
              <w:top w:val="single" w:sz="5" w:space="0" w:color="000000"/>
              <w:left w:val="single" w:sz="5" w:space="0" w:color="000000"/>
              <w:bottom w:val="single" w:sz="5" w:space="0" w:color="000000"/>
              <w:right w:val="single" w:sz="5" w:space="0" w:color="000000"/>
            </w:tcBorders>
            <w:shd w:val="clear" w:color="auto" w:fill="A1F8F8"/>
            <w:tcMar>
              <w:top w:w="80" w:type="dxa"/>
              <w:left w:w="80" w:type="dxa"/>
              <w:bottom w:w="80" w:type="dxa"/>
              <w:right w:w="86" w:type="dxa"/>
            </w:tcMar>
            <w:vAlign w:val="center"/>
          </w:tcPr>
          <w:p w14:paraId="2D137184" w14:textId="77777777" w:rsidR="004447DC" w:rsidRDefault="00000000">
            <w:pPr>
              <w:spacing w:after="0" w:line="259" w:lineRule="auto"/>
              <w:ind w:left="0" w:right="6" w:firstLine="0"/>
              <w:jc w:val="center"/>
            </w:pPr>
            <w:r>
              <w:rPr>
                <w:rFonts w:ascii="Arial" w:hAnsi="Arial"/>
                <w:sz w:val="9"/>
                <w:szCs w:val="9"/>
              </w:rPr>
              <w:t>1.8</w:t>
            </w:r>
          </w:p>
        </w:tc>
      </w:tr>
      <w:tr w:rsidR="004447DC" w14:paraId="2D137191"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86"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87"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88"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89"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8A" w14:textId="77777777" w:rsidR="004447DC" w:rsidRDefault="00000000">
            <w:pPr>
              <w:spacing w:after="0" w:line="259" w:lineRule="auto"/>
              <w:ind w:left="0" w:right="6" w:firstLine="0"/>
              <w:jc w:val="center"/>
            </w:pPr>
            <w:r>
              <w:rPr>
                <w:rFonts w:ascii="Arial" w:hAnsi="Arial"/>
                <w:sz w:val="9"/>
                <w:szCs w:val="9"/>
              </w:rPr>
              <w:t>0</w:t>
            </w:r>
          </w:p>
        </w:tc>
        <w:tc>
          <w:tcPr>
            <w:tcW w:w="417" w:type="dxa"/>
            <w:vMerge/>
            <w:tcBorders>
              <w:top w:val="nil"/>
              <w:left w:val="single" w:sz="5" w:space="0" w:color="000000"/>
              <w:bottom w:val="nil"/>
              <w:right w:val="single" w:sz="5" w:space="0" w:color="000000"/>
            </w:tcBorders>
            <w:shd w:val="clear" w:color="auto" w:fill="auto"/>
          </w:tcPr>
          <w:p w14:paraId="2D13718B"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C9F6F6"/>
            <w:tcMar>
              <w:top w:w="80" w:type="dxa"/>
              <w:left w:w="80" w:type="dxa"/>
              <w:bottom w:w="80" w:type="dxa"/>
              <w:right w:w="86" w:type="dxa"/>
            </w:tcMar>
            <w:vAlign w:val="center"/>
          </w:tcPr>
          <w:p w14:paraId="2D13718C" w14:textId="77777777" w:rsidR="004447DC" w:rsidRDefault="00000000">
            <w:pPr>
              <w:spacing w:after="0" w:line="259" w:lineRule="auto"/>
              <w:ind w:left="0" w:right="6" w:firstLine="0"/>
              <w:jc w:val="center"/>
            </w:pPr>
            <w:r>
              <w:rPr>
                <w:rFonts w:ascii="Arial" w:hAnsi="Arial"/>
                <w:sz w:val="9"/>
                <w:szCs w:val="9"/>
              </w:rPr>
              <w:t>0.93</w:t>
            </w:r>
          </w:p>
        </w:tc>
        <w:tc>
          <w:tcPr>
            <w:tcW w:w="549" w:type="dxa"/>
            <w:tcBorders>
              <w:top w:val="single" w:sz="5" w:space="0" w:color="000000"/>
              <w:left w:val="single" w:sz="5" w:space="0" w:color="000000"/>
              <w:bottom w:val="single" w:sz="5" w:space="0" w:color="000000"/>
              <w:right w:val="single" w:sz="5" w:space="0" w:color="000000"/>
            </w:tcBorders>
            <w:shd w:val="clear" w:color="auto" w:fill="D2F6F6"/>
            <w:tcMar>
              <w:top w:w="80" w:type="dxa"/>
              <w:left w:w="80" w:type="dxa"/>
              <w:bottom w:w="80" w:type="dxa"/>
              <w:right w:w="86" w:type="dxa"/>
            </w:tcMar>
            <w:vAlign w:val="center"/>
          </w:tcPr>
          <w:p w14:paraId="2D13718D" w14:textId="77777777" w:rsidR="004447DC" w:rsidRDefault="00000000">
            <w:pPr>
              <w:spacing w:after="0" w:line="259" w:lineRule="auto"/>
              <w:ind w:left="0" w:right="6" w:firstLine="0"/>
              <w:jc w:val="center"/>
            </w:pPr>
            <w:r>
              <w:rPr>
                <w:rFonts w:ascii="Arial" w:hAnsi="Arial"/>
                <w:sz w:val="9"/>
                <w:szCs w:val="9"/>
              </w:rPr>
              <w:t>0.76</w:t>
            </w:r>
          </w:p>
        </w:tc>
        <w:tc>
          <w:tcPr>
            <w:tcW w:w="550" w:type="dxa"/>
            <w:tcBorders>
              <w:top w:val="single" w:sz="5" w:space="0" w:color="000000"/>
              <w:left w:val="single" w:sz="5" w:space="0" w:color="000000"/>
              <w:bottom w:val="single" w:sz="5" w:space="0" w:color="000000"/>
              <w:right w:val="single" w:sz="5" w:space="0" w:color="000000"/>
            </w:tcBorders>
            <w:shd w:val="clear" w:color="auto" w:fill="57FBFB"/>
            <w:tcMar>
              <w:top w:w="80" w:type="dxa"/>
              <w:left w:w="80" w:type="dxa"/>
              <w:bottom w:w="80" w:type="dxa"/>
              <w:right w:w="86" w:type="dxa"/>
            </w:tcMar>
            <w:vAlign w:val="center"/>
          </w:tcPr>
          <w:p w14:paraId="2D13718E" w14:textId="77777777" w:rsidR="004447DC" w:rsidRDefault="00000000">
            <w:pPr>
              <w:spacing w:after="0" w:line="259" w:lineRule="auto"/>
              <w:ind w:left="0" w:right="6" w:firstLine="0"/>
              <w:jc w:val="center"/>
            </w:pPr>
            <w:r>
              <w:rPr>
                <w:rFonts w:ascii="Arial" w:hAnsi="Arial"/>
                <w:sz w:val="9"/>
                <w:szCs w:val="9"/>
              </w:rPr>
              <w:t>3.41</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8F"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44FCFC"/>
            <w:tcMar>
              <w:top w:w="80" w:type="dxa"/>
              <w:left w:w="80" w:type="dxa"/>
              <w:bottom w:w="80" w:type="dxa"/>
              <w:right w:w="86" w:type="dxa"/>
            </w:tcMar>
            <w:vAlign w:val="center"/>
          </w:tcPr>
          <w:p w14:paraId="2D137190" w14:textId="77777777" w:rsidR="004447DC" w:rsidRDefault="00000000">
            <w:pPr>
              <w:spacing w:after="0" w:line="259" w:lineRule="auto"/>
              <w:ind w:left="0" w:right="6" w:firstLine="0"/>
              <w:jc w:val="center"/>
            </w:pPr>
            <w:r>
              <w:rPr>
                <w:rFonts w:ascii="Arial" w:hAnsi="Arial"/>
                <w:sz w:val="9"/>
                <w:szCs w:val="9"/>
              </w:rPr>
              <w:t>3.8</w:t>
            </w:r>
          </w:p>
        </w:tc>
      </w:tr>
    </w:tbl>
    <w:p w14:paraId="2D137192" w14:textId="77777777" w:rsidR="004447DC" w:rsidRDefault="00000000">
      <w:pPr>
        <w:spacing w:after="319" w:line="318" w:lineRule="auto"/>
        <w:ind w:left="1547" w:right="2016"/>
        <w:jc w:val="left"/>
      </w:pPr>
      <w:r>
        <w:rPr>
          <w:rFonts w:ascii="Arial" w:hAnsi="Arial"/>
          <w:color w:val="4D4D4D"/>
          <w:sz w:val="11"/>
          <w:szCs w:val="11"/>
          <w:u w:color="4D4D4D"/>
        </w:rPr>
        <w:t>P1</w:t>
      </w:r>
    </w:p>
    <w:p w14:paraId="2D137193" w14:textId="77777777" w:rsidR="004447DC" w:rsidRDefault="00000000">
      <w:pPr>
        <w:spacing w:after="319" w:line="318" w:lineRule="auto"/>
        <w:ind w:left="1547" w:right="2016"/>
        <w:jc w:val="left"/>
      </w:pPr>
      <w:r>
        <w:rPr>
          <w:rFonts w:ascii="Arial" w:hAnsi="Arial"/>
          <w:color w:val="4D4D4D"/>
          <w:sz w:val="11"/>
          <w:szCs w:val="11"/>
          <w:u w:color="4D4D4D"/>
        </w:rPr>
        <w:t>P2</w:t>
      </w:r>
    </w:p>
    <w:p w14:paraId="2D137194" w14:textId="77777777" w:rsidR="004447DC" w:rsidRDefault="00000000">
      <w:pPr>
        <w:spacing w:after="319" w:line="318" w:lineRule="auto"/>
        <w:ind w:left="1547" w:right="2016"/>
        <w:jc w:val="left"/>
      </w:pPr>
      <w:r>
        <w:rPr>
          <w:rFonts w:ascii="Arial" w:hAnsi="Arial"/>
          <w:color w:val="4D4D4D"/>
          <w:sz w:val="11"/>
          <w:szCs w:val="11"/>
          <w:u w:color="4D4D4D"/>
        </w:rPr>
        <w:t>P3</w:t>
      </w:r>
    </w:p>
    <w:p w14:paraId="2D137195" w14:textId="77777777" w:rsidR="004447DC" w:rsidRDefault="00000000">
      <w:pPr>
        <w:spacing w:after="319" w:line="318" w:lineRule="auto"/>
        <w:ind w:left="1547" w:right="2016"/>
        <w:jc w:val="left"/>
      </w:pPr>
      <w:r>
        <w:rPr>
          <w:rFonts w:ascii="Arial" w:hAnsi="Arial"/>
          <w:color w:val="4D4D4D"/>
          <w:sz w:val="11"/>
          <w:szCs w:val="11"/>
          <w:u w:color="4D4D4D"/>
        </w:rPr>
        <w:t>P4</w:t>
      </w:r>
    </w:p>
    <w:p w14:paraId="2D137196" w14:textId="77777777" w:rsidR="004447DC" w:rsidRDefault="00000000">
      <w:pPr>
        <w:spacing w:after="219" w:line="318" w:lineRule="auto"/>
        <w:ind w:left="1547" w:right="2016"/>
        <w:jc w:val="left"/>
      </w:pPr>
      <w:r>
        <w:rPr>
          <w:rFonts w:ascii="Arial" w:hAnsi="Arial"/>
          <w:color w:val="4D4D4D"/>
          <w:sz w:val="11"/>
          <w:szCs w:val="11"/>
          <w:u w:color="4D4D4D"/>
        </w:rPr>
        <w:t>P5</w:t>
      </w:r>
    </w:p>
    <w:p w14:paraId="2D137197" w14:textId="77777777" w:rsidR="004447DC"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289" w:line="318" w:lineRule="auto"/>
        <w:ind w:left="0" w:right="0" w:firstLine="0"/>
        <w:jc w:val="left"/>
      </w:pPr>
      <w:r>
        <w:rPr>
          <w:rFonts w:ascii="Calibri" w:eastAsia="Calibri" w:hAnsi="Calibri" w:cs="Calibri"/>
        </w:rP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2D137198" w14:textId="77777777" w:rsidR="004447DC" w:rsidRDefault="00000000">
      <w:pPr>
        <w:spacing w:after="207" w:line="265" w:lineRule="auto"/>
        <w:ind w:right="406"/>
        <w:jc w:val="center"/>
      </w:pPr>
      <w:r>
        <w:rPr>
          <w:sz w:val="18"/>
          <w:szCs w:val="18"/>
        </w:rPr>
        <w:t>Figure 1: Absolute Mobility Comparison</w:t>
      </w:r>
    </w:p>
    <w:p w14:paraId="2D137199" w14:textId="77777777" w:rsidR="004447DC" w:rsidRDefault="00000000">
      <w:pPr>
        <w:spacing w:after="468" w:line="260" w:lineRule="auto"/>
        <w:ind w:left="0" w:right="406" w:firstLine="0"/>
      </w:pPr>
      <w:r>
        <w:rPr>
          <w:rFonts w:ascii="Cambria Bold" w:hAnsi="Cambria Bold"/>
          <w:sz w:val="18"/>
          <w:szCs w:val="18"/>
        </w:rPr>
        <w:lastRenderedPageBreak/>
        <w:t xml:space="preserve">Notes: </w:t>
      </w:r>
      <w:r>
        <w:rPr>
          <w:rFonts w:ascii="Cambria Italic" w:hAnsi="Cambria Italic"/>
          <w:sz w:val="18"/>
          <w:szCs w:val="18"/>
        </w:rPr>
        <w:t xml:space="preserve">CAT </w:t>
      </w:r>
      <w:r>
        <w:rPr>
          <w:sz w:val="18"/>
          <w:szCs w:val="18"/>
        </w:rPr>
        <w:t xml:space="preserve">measures absolute mobility, </w:t>
      </w:r>
      <w:r>
        <w:rPr>
          <w:rFonts w:ascii="Cambria Italic" w:hAnsi="Cambria Italic"/>
          <w:sz w:val="18"/>
          <w:szCs w:val="18"/>
        </w:rPr>
        <w:t xml:space="preserve">1-BETA </w:t>
      </w:r>
      <w:r>
        <w:rPr>
          <w:sz w:val="18"/>
          <w:szCs w:val="18"/>
        </w:rPr>
        <w:t>measures relative mobility. The data is sourced from the Global Database on Intergenerational Mobility (2023). The analysis focuses on the 1980 cohort, comparing the education levels of all children to the maximum education level of their parents.</w:t>
      </w:r>
    </w:p>
    <w:p w14:paraId="2D13719A" w14:textId="77777777" w:rsidR="004447DC" w:rsidRDefault="00000000">
      <w:pPr>
        <w:spacing w:after="153"/>
        <w:ind w:left="0" w:right="392" w:firstLine="0"/>
      </w:pPr>
      <w:r>
        <w:t xml:space="preserve">does not account for individuals whose parents had tertiary education, and </w:t>
      </w:r>
      <w:r>
        <w:rPr>
          <w:rFonts w:ascii="Cambria Italic" w:hAnsi="Cambria Italic"/>
        </w:rPr>
        <w:t xml:space="preserve">MIX </w:t>
      </w:r>
      <w:r>
        <w:t>treats cases where both parents and children attain the highest education level (</w:t>
      </w:r>
      <w:r>
        <w:rPr>
          <w:rFonts w:ascii="Cambria Italic" w:hAnsi="Cambria Italic"/>
        </w:rPr>
        <w:t>C</w:t>
      </w:r>
      <w:r>
        <w:rPr>
          <w:vertAlign w:val="subscript"/>
        </w:rPr>
        <w:t>5</w:t>
      </w:r>
      <w:r>
        <w:rPr>
          <w:rFonts w:ascii="Cambria Italic" w:hAnsi="Cambria Italic"/>
        </w:rPr>
        <w:t>P</w:t>
      </w:r>
      <w:r>
        <w:rPr>
          <w:vertAlign w:val="subscript"/>
        </w:rPr>
        <w:t>5</w:t>
      </w:r>
      <w:r>
        <w:t>) as upward mobility due to ceiling effects.</w:t>
      </w:r>
    </w:p>
    <w:p w14:paraId="2D13719B" w14:textId="77777777" w:rsidR="004447DC" w:rsidRDefault="00000000">
      <w:pPr>
        <w:tabs>
          <w:tab w:val="center" w:pos="1995"/>
          <w:tab w:val="center" w:pos="5293"/>
        </w:tabs>
        <w:spacing w:after="4" w:line="259" w:lineRule="auto"/>
        <w:ind w:left="0" w:right="0" w:firstLine="0"/>
        <w:jc w:val="left"/>
      </w:pPr>
      <w:r>
        <w:rPr>
          <w:rFonts w:ascii="Calibri" w:eastAsia="Calibri" w:hAnsi="Calibri" w:cs="Calibri"/>
        </w:rPr>
        <w:tab/>
      </w:r>
      <w:r>
        <w:rPr>
          <w:rFonts w:ascii="Arial" w:hAnsi="Arial"/>
          <w:sz w:val="15"/>
          <w:szCs w:val="15"/>
        </w:rPr>
        <w:t>Canada</w:t>
      </w:r>
      <w:r>
        <w:rPr>
          <w:rFonts w:ascii="Arial" w:hAnsi="Arial"/>
          <w:sz w:val="15"/>
          <w:szCs w:val="15"/>
        </w:rPr>
        <w:tab/>
        <w:t>Timor-Leste</w:t>
      </w:r>
    </w:p>
    <w:p w14:paraId="2D13719C" w14:textId="77777777" w:rsidR="004447DC" w:rsidRDefault="00000000">
      <w:pPr>
        <w:tabs>
          <w:tab w:val="center" w:pos="2468"/>
          <w:tab w:val="center" w:pos="5636"/>
        </w:tabs>
        <w:spacing w:after="267" w:line="259" w:lineRule="auto"/>
        <w:ind w:left="0" w:right="0" w:firstLine="0"/>
        <w:jc w:val="left"/>
      </w:pPr>
      <w:r>
        <w:rPr>
          <w:rFonts w:ascii="Calibri" w:eastAsia="Calibri" w:hAnsi="Calibri" w:cs="Calibri"/>
        </w:rPr>
        <w:tab/>
      </w:r>
      <w:r>
        <w:rPr>
          <w:rFonts w:ascii="Arial" w:hAnsi="Arial"/>
          <w:sz w:val="12"/>
          <w:szCs w:val="12"/>
        </w:rPr>
        <w:t>CAT = 0.69; 1-BETA = 0.74</w:t>
      </w:r>
      <w:r>
        <w:rPr>
          <w:rFonts w:ascii="Arial" w:hAnsi="Arial"/>
          <w:sz w:val="12"/>
          <w:szCs w:val="12"/>
        </w:rPr>
        <w:tab/>
        <w:t>CAT = 0.62; 1-BETA = 0.42</w:t>
      </w: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47DC" w14:paraId="2D1371AC"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9D"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9E"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9F"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A0"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A1" w14:textId="77777777" w:rsidR="004447DC" w:rsidRDefault="00000000">
            <w:pPr>
              <w:spacing w:after="0" w:line="259" w:lineRule="auto"/>
              <w:ind w:left="0" w:right="6" w:firstLine="0"/>
              <w:jc w:val="center"/>
            </w:pPr>
            <w:r>
              <w:rPr>
                <w:rFonts w:ascii="Arial" w:hAnsi="Arial"/>
                <w:sz w:val="9"/>
                <w:szCs w:val="9"/>
              </w:rPr>
              <w:t>0</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2D1371A2" w14:textId="77777777" w:rsidR="004447DC" w:rsidRDefault="00000000">
            <w:pPr>
              <w:spacing w:after="346" w:line="259" w:lineRule="auto"/>
              <w:ind w:left="58" w:right="0" w:firstLine="0"/>
              <w:jc w:val="center"/>
            </w:pPr>
            <w:r>
              <w:rPr>
                <w:rFonts w:ascii="Arial" w:hAnsi="Arial"/>
                <w:color w:val="4D4D4D"/>
                <w:sz w:val="11"/>
                <w:szCs w:val="11"/>
                <w:u w:color="4D4D4D"/>
              </w:rPr>
              <w:t>P1</w:t>
            </w:r>
          </w:p>
          <w:p w14:paraId="2D1371A3" w14:textId="77777777" w:rsidR="004447DC" w:rsidRDefault="00000000">
            <w:pPr>
              <w:spacing w:after="346" w:line="259" w:lineRule="auto"/>
              <w:ind w:left="58" w:right="0" w:firstLine="0"/>
              <w:jc w:val="center"/>
            </w:pPr>
            <w:r>
              <w:rPr>
                <w:rFonts w:ascii="Arial" w:hAnsi="Arial"/>
                <w:color w:val="4D4D4D"/>
                <w:sz w:val="11"/>
                <w:szCs w:val="11"/>
                <w:u w:color="4D4D4D"/>
              </w:rPr>
              <w:t>P2</w:t>
            </w:r>
          </w:p>
          <w:p w14:paraId="2D1371A4" w14:textId="77777777" w:rsidR="004447DC" w:rsidRDefault="00000000">
            <w:pPr>
              <w:spacing w:after="346" w:line="259" w:lineRule="auto"/>
              <w:ind w:left="58" w:right="0" w:firstLine="0"/>
              <w:jc w:val="center"/>
            </w:pPr>
            <w:r>
              <w:rPr>
                <w:rFonts w:ascii="Arial" w:hAnsi="Arial"/>
                <w:color w:val="4D4D4D"/>
                <w:sz w:val="11"/>
                <w:szCs w:val="11"/>
                <w:u w:color="4D4D4D"/>
              </w:rPr>
              <w:t>P3</w:t>
            </w:r>
          </w:p>
          <w:p w14:paraId="2D1371A5" w14:textId="77777777" w:rsidR="004447DC" w:rsidRDefault="00000000">
            <w:pPr>
              <w:spacing w:after="346" w:line="259" w:lineRule="auto"/>
              <w:ind w:left="58" w:right="0" w:firstLine="0"/>
              <w:jc w:val="center"/>
            </w:pPr>
            <w:r>
              <w:rPr>
                <w:rFonts w:ascii="Arial" w:hAnsi="Arial"/>
                <w:color w:val="4D4D4D"/>
                <w:sz w:val="11"/>
                <w:szCs w:val="11"/>
                <w:u w:color="4D4D4D"/>
              </w:rPr>
              <w:t>P4</w:t>
            </w:r>
          </w:p>
          <w:p w14:paraId="2D1371A6" w14:textId="77777777" w:rsidR="004447DC"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1A7" w14:textId="77777777" w:rsidR="004447DC" w:rsidRDefault="00000000">
            <w:pPr>
              <w:spacing w:after="0" w:line="259" w:lineRule="auto"/>
              <w:ind w:left="0" w:right="6" w:firstLine="0"/>
              <w:jc w:val="center"/>
            </w:pPr>
            <w:r>
              <w:rPr>
                <w:rFonts w:ascii="Arial" w:hAnsi="Arial"/>
                <w:sz w:val="9"/>
                <w:szCs w:val="9"/>
              </w:rPr>
              <w:t>34.03</w:t>
            </w:r>
          </w:p>
        </w:tc>
        <w:tc>
          <w:tcPr>
            <w:tcW w:w="549" w:type="dxa"/>
            <w:tcBorders>
              <w:top w:val="single" w:sz="5" w:space="0" w:color="000000"/>
              <w:left w:val="single" w:sz="5" w:space="0" w:color="000000"/>
              <w:bottom w:val="single" w:sz="5" w:space="0" w:color="000000"/>
              <w:right w:val="single" w:sz="5" w:space="0" w:color="000000"/>
            </w:tcBorders>
            <w:shd w:val="clear" w:color="auto" w:fill="0AFD0A"/>
            <w:tcMar>
              <w:top w:w="80" w:type="dxa"/>
              <w:left w:w="80" w:type="dxa"/>
              <w:bottom w:w="80" w:type="dxa"/>
              <w:right w:w="86" w:type="dxa"/>
            </w:tcMar>
            <w:vAlign w:val="center"/>
          </w:tcPr>
          <w:p w14:paraId="2D1371A8" w14:textId="77777777" w:rsidR="004447DC" w:rsidRDefault="00000000">
            <w:pPr>
              <w:spacing w:after="0" w:line="259" w:lineRule="auto"/>
              <w:ind w:left="0" w:right="6" w:firstLine="0"/>
              <w:jc w:val="center"/>
            </w:pPr>
            <w:r>
              <w:rPr>
                <w:rFonts w:ascii="Arial" w:hAnsi="Arial"/>
                <w:sz w:val="9"/>
                <w:szCs w:val="9"/>
              </w:rPr>
              <w:t>16.62</w:t>
            </w:r>
          </w:p>
        </w:tc>
        <w:tc>
          <w:tcPr>
            <w:tcW w:w="550" w:type="dxa"/>
            <w:tcBorders>
              <w:top w:val="single" w:sz="5" w:space="0" w:color="000000"/>
              <w:left w:val="single" w:sz="5" w:space="0" w:color="000000"/>
              <w:bottom w:val="single" w:sz="5" w:space="0" w:color="000000"/>
              <w:right w:val="single" w:sz="5" w:space="0" w:color="000000"/>
            </w:tcBorders>
            <w:shd w:val="clear" w:color="auto" w:fill="86EF86"/>
            <w:tcMar>
              <w:top w:w="80" w:type="dxa"/>
              <w:left w:w="80" w:type="dxa"/>
              <w:bottom w:w="80" w:type="dxa"/>
              <w:right w:w="86" w:type="dxa"/>
            </w:tcMar>
            <w:vAlign w:val="center"/>
          </w:tcPr>
          <w:p w14:paraId="2D1371A9" w14:textId="77777777" w:rsidR="004447DC" w:rsidRDefault="00000000">
            <w:pPr>
              <w:spacing w:after="0" w:line="259" w:lineRule="auto"/>
              <w:ind w:left="0" w:right="6" w:firstLine="0"/>
              <w:jc w:val="center"/>
            </w:pPr>
            <w:r>
              <w:rPr>
                <w:rFonts w:ascii="Arial" w:hAnsi="Arial"/>
                <w:sz w:val="9"/>
                <w:szCs w:val="9"/>
              </w:rPr>
              <w:t>11.73</w:t>
            </w:r>
          </w:p>
        </w:tc>
        <w:tc>
          <w:tcPr>
            <w:tcW w:w="550" w:type="dxa"/>
            <w:tcBorders>
              <w:top w:val="single" w:sz="5" w:space="0" w:color="000000"/>
              <w:left w:val="single" w:sz="5" w:space="0" w:color="000000"/>
              <w:bottom w:val="single" w:sz="5" w:space="0" w:color="000000"/>
              <w:right w:val="single" w:sz="5" w:space="0" w:color="000000"/>
            </w:tcBorders>
            <w:shd w:val="clear" w:color="auto" w:fill="75FF00"/>
            <w:tcMar>
              <w:top w:w="80" w:type="dxa"/>
              <w:left w:w="80" w:type="dxa"/>
              <w:bottom w:w="80" w:type="dxa"/>
              <w:right w:w="86" w:type="dxa"/>
            </w:tcMar>
            <w:vAlign w:val="center"/>
          </w:tcPr>
          <w:p w14:paraId="2D1371AA" w14:textId="77777777" w:rsidR="004447DC" w:rsidRDefault="00000000">
            <w:pPr>
              <w:spacing w:after="0" w:line="259" w:lineRule="auto"/>
              <w:ind w:left="0" w:right="6" w:firstLine="0"/>
              <w:jc w:val="center"/>
            </w:pPr>
            <w:r>
              <w:rPr>
                <w:rFonts w:ascii="Arial" w:hAnsi="Arial"/>
                <w:sz w:val="9"/>
                <w:szCs w:val="9"/>
              </w:rPr>
              <w:t>19.63</w:t>
            </w:r>
          </w:p>
        </w:tc>
        <w:tc>
          <w:tcPr>
            <w:tcW w:w="550" w:type="dxa"/>
            <w:tcBorders>
              <w:top w:val="single" w:sz="5" w:space="0" w:color="000000"/>
              <w:left w:val="single" w:sz="5" w:space="0" w:color="000000"/>
              <w:bottom w:val="single" w:sz="5" w:space="0" w:color="000000"/>
              <w:right w:val="single" w:sz="5" w:space="0" w:color="000000"/>
            </w:tcBorders>
            <w:shd w:val="clear" w:color="auto" w:fill="2BFADE"/>
            <w:tcMar>
              <w:top w:w="80" w:type="dxa"/>
              <w:left w:w="80" w:type="dxa"/>
              <w:bottom w:w="80" w:type="dxa"/>
              <w:right w:w="86" w:type="dxa"/>
            </w:tcMar>
            <w:vAlign w:val="center"/>
          </w:tcPr>
          <w:p w14:paraId="2D1371AB" w14:textId="77777777" w:rsidR="004447DC" w:rsidRDefault="00000000">
            <w:pPr>
              <w:spacing w:after="0" w:line="259" w:lineRule="auto"/>
              <w:ind w:left="0" w:right="6" w:firstLine="0"/>
              <w:jc w:val="center"/>
            </w:pPr>
            <w:r>
              <w:rPr>
                <w:rFonts w:ascii="Arial" w:hAnsi="Arial"/>
                <w:sz w:val="9"/>
                <w:szCs w:val="9"/>
              </w:rPr>
              <w:t>7.35</w:t>
            </w:r>
          </w:p>
        </w:tc>
      </w:tr>
      <w:tr w:rsidR="004447DC" w14:paraId="2D1371B8"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AD"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AE"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AF5F5"/>
            <w:tcMar>
              <w:top w:w="80" w:type="dxa"/>
              <w:left w:w="80" w:type="dxa"/>
              <w:bottom w:w="80" w:type="dxa"/>
              <w:right w:w="86" w:type="dxa"/>
            </w:tcMar>
            <w:vAlign w:val="center"/>
          </w:tcPr>
          <w:p w14:paraId="2D1371AF" w14:textId="77777777" w:rsidR="004447DC" w:rsidRDefault="00000000">
            <w:pPr>
              <w:spacing w:after="0" w:line="259" w:lineRule="auto"/>
              <w:ind w:left="0" w:right="6" w:firstLine="0"/>
              <w:jc w:val="center"/>
            </w:pPr>
            <w:r>
              <w:rPr>
                <w:rFonts w:ascii="Arial" w:hAnsi="Arial"/>
                <w:sz w:val="9"/>
                <w:szCs w:val="9"/>
              </w:rPr>
              <w:t>0.4</w:t>
            </w:r>
          </w:p>
        </w:tc>
        <w:tc>
          <w:tcPr>
            <w:tcW w:w="550" w:type="dxa"/>
            <w:tcBorders>
              <w:top w:val="single" w:sz="5" w:space="0" w:color="000000"/>
              <w:left w:val="single" w:sz="5" w:space="0" w:color="000000"/>
              <w:bottom w:val="single" w:sz="5" w:space="0" w:color="000000"/>
              <w:right w:val="single" w:sz="5" w:space="0" w:color="000000"/>
            </w:tcBorders>
            <w:shd w:val="clear" w:color="auto" w:fill="DEF6F6"/>
            <w:tcMar>
              <w:top w:w="80" w:type="dxa"/>
              <w:left w:w="80" w:type="dxa"/>
              <w:bottom w:w="80" w:type="dxa"/>
              <w:right w:w="86" w:type="dxa"/>
            </w:tcMar>
            <w:vAlign w:val="center"/>
          </w:tcPr>
          <w:p w14:paraId="2D1371B0" w14:textId="77777777" w:rsidR="004447DC" w:rsidRDefault="00000000">
            <w:pPr>
              <w:spacing w:after="0" w:line="259" w:lineRule="auto"/>
              <w:ind w:left="0" w:right="6" w:firstLine="0"/>
              <w:jc w:val="center"/>
            </w:pPr>
            <w:r>
              <w:rPr>
                <w:rFonts w:ascii="Arial" w:hAnsi="Arial"/>
                <w:sz w:val="9"/>
                <w:szCs w:val="9"/>
              </w:rPr>
              <w:t>0.8</w:t>
            </w:r>
          </w:p>
        </w:tc>
        <w:tc>
          <w:tcPr>
            <w:tcW w:w="550" w:type="dxa"/>
            <w:tcBorders>
              <w:top w:val="single" w:sz="5" w:space="0" w:color="000000"/>
              <w:left w:val="single" w:sz="5" w:space="0" w:color="000000"/>
              <w:bottom w:val="single" w:sz="5" w:space="0" w:color="000000"/>
              <w:right w:val="single" w:sz="5" w:space="0" w:color="000000"/>
            </w:tcBorders>
            <w:shd w:val="clear" w:color="auto" w:fill="D0F6F6"/>
            <w:tcMar>
              <w:top w:w="80" w:type="dxa"/>
              <w:left w:w="80" w:type="dxa"/>
              <w:bottom w:w="80" w:type="dxa"/>
              <w:right w:w="86" w:type="dxa"/>
            </w:tcMar>
            <w:vAlign w:val="center"/>
          </w:tcPr>
          <w:p w14:paraId="2D1371B1" w14:textId="77777777" w:rsidR="004447DC" w:rsidRDefault="00000000">
            <w:pPr>
              <w:spacing w:after="0" w:line="259" w:lineRule="auto"/>
              <w:ind w:left="0" w:right="6" w:firstLine="0"/>
              <w:jc w:val="center"/>
            </w:pPr>
            <w:r>
              <w:rPr>
                <w:rFonts w:ascii="Arial" w:hAnsi="Arial"/>
                <w:sz w:val="9"/>
                <w:szCs w:val="9"/>
              </w:rPr>
              <w:t>1.3</w:t>
            </w:r>
          </w:p>
        </w:tc>
        <w:tc>
          <w:tcPr>
            <w:tcW w:w="417" w:type="dxa"/>
            <w:vMerge/>
            <w:tcBorders>
              <w:top w:val="nil"/>
              <w:left w:val="single" w:sz="5" w:space="0" w:color="000000"/>
              <w:bottom w:val="nil"/>
              <w:right w:val="single" w:sz="5" w:space="0" w:color="000000"/>
            </w:tcBorders>
            <w:shd w:val="clear" w:color="auto" w:fill="auto"/>
          </w:tcPr>
          <w:p w14:paraId="2D1371B2"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C5F6F6"/>
            <w:tcMar>
              <w:top w:w="80" w:type="dxa"/>
              <w:left w:w="80" w:type="dxa"/>
              <w:bottom w:w="80" w:type="dxa"/>
              <w:right w:w="86" w:type="dxa"/>
            </w:tcMar>
            <w:vAlign w:val="center"/>
          </w:tcPr>
          <w:p w14:paraId="2D1371B3" w14:textId="77777777" w:rsidR="004447DC" w:rsidRDefault="00000000">
            <w:pPr>
              <w:spacing w:after="0" w:line="259" w:lineRule="auto"/>
              <w:ind w:left="0" w:right="6" w:firstLine="0"/>
              <w:jc w:val="center"/>
            </w:pPr>
            <w:r>
              <w:rPr>
                <w:rFonts w:ascii="Arial" w:hAnsi="Arial"/>
                <w:sz w:val="9"/>
                <w:szCs w:val="9"/>
              </w:rPr>
              <w:t>1.09</w:t>
            </w:r>
          </w:p>
        </w:tc>
        <w:tc>
          <w:tcPr>
            <w:tcW w:w="549" w:type="dxa"/>
            <w:tcBorders>
              <w:top w:val="single" w:sz="5" w:space="0" w:color="000000"/>
              <w:left w:val="single" w:sz="5" w:space="0" w:color="000000"/>
              <w:bottom w:val="single" w:sz="5" w:space="0" w:color="000000"/>
              <w:right w:val="single" w:sz="5" w:space="0" w:color="000000"/>
            </w:tcBorders>
            <w:shd w:val="clear" w:color="auto" w:fill="E4F5F5"/>
            <w:tcMar>
              <w:top w:w="80" w:type="dxa"/>
              <w:left w:w="80" w:type="dxa"/>
              <w:bottom w:w="80" w:type="dxa"/>
              <w:right w:w="86" w:type="dxa"/>
            </w:tcMar>
            <w:vAlign w:val="center"/>
          </w:tcPr>
          <w:p w14:paraId="2D1371B4" w14:textId="77777777" w:rsidR="004447DC" w:rsidRDefault="00000000">
            <w:pPr>
              <w:spacing w:after="0" w:line="259" w:lineRule="auto"/>
              <w:ind w:left="0" w:right="6" w:firstLine="0"/>
              <w:jc w:val="center"/>
            </w:pPr>
            <w:r>
              <w:rPr>
                <w:rFonts w:ascii="Arial" w:hAnsi="Arial"/>
                <w:sz w:val="9"/>
                <w:szCs w:val="9"/>
              </w:rPr>
              <w:t>0.4</w:t>
            </w:r>
          </w:p>
        </w:tc>
        <w:tc>
          <w:tcPr>
            <w:tcW w:w="550" w:type="dxa"/>
            <w:tcBorders>
              <w:top w:val="single" w:sz="5" w:space="0" w:color="000000"/>
              <w:left w:val="single" w:sz="5" w:space="0" w:color="000000"/>
              <w:bottom w:val="single" w:sz="5" w:space="0" w:color="000000"/>
              <w:right w:val="single" w:sz="5" w:space="0" w:color="000000"/>
            </w:tcBorders>
            <w:shd w:val="clear" w:color="auto" w:fill="CCF6F6"/>
            <w:tcMar>
              <w:top w:w="80" w:type="dxa"/>
              <w:left w:w="80" w:type="dxa"/>
              <w:bottom w:w="80" w:type="dxa"/>
              <w:right w:w="86" w:type="dxa"/>
            </w:tcMar>
            <w:vAlign w:val="center"/>
          </w:tcPr>
          <w:p w14:paraId="2D1371B5" w14:textId="77777777" w:rsidR="004447DC" w:rsidRDefault="00000000">
            <w:pPr>
              <w:spacing w:after="0" w:line="259" w:lineRule="auto"/>
              <w:ind w:left="0" w:right="6" w:firstLine="0"/>
              <w:jc w:val="center"/>
            </w:pPr>
            <w:r>
              <w:rPr>
                <w:rFonts w:ascii="Arial" w:hAnsi="Arial"/>
                <w:sz w:val="9"/>
                <w:szCs w:val="9"/>
              </w:rPr>
              <w:t>0.95</w:t>
            </w:r>
          </w:p>
        </w:tc>
        <w:tc>
          <w:tcPr>
            <w:tcW w:w="550" w:type="dxa"/>
            <w:tcBorders>
              <w:top w:val="single" w:sz="5" w:space="0" w:color="000000"/>
              <w:left w:val="single" w:sz="5" w:space="0" w:color="000000"/>
              <w:bottom w:val="single" w:sz="5" w:space="0" w:color="000000"/>
              <w:right w:val="single" w:sz="5" w:space="0" w:color="000000"/>
            </w:tcBorders>
            <w:shd w:val="clear" w:color="auto" w:fill="96F8F8"/>
            <w:tcMar>
              <w:top w:w="80" w:type="dxa"/>
              <w:left w:w="80" w:type="dxa"/>
              <w:bottom w:w="80" w:type="dxa"/>
              <w:right w:w="86" w:type="dxa"/>
            </w:tcMar>
            <w:vAlign w:val="center"/>
          </w:tcPr>
          <w:p w14:paraId="2D1371B6" w14:textId="77777777" w:rsidR="004447DC" w:rsidRDefault="00000000">
            <w:pPr>
              <w:spacing w:after="0" w:line="259" w:lineRule="auto"/>
              <w:ind w:left="0" w:right="6" w:firstLine="0"/>
              <w:jc w:val="center"/>
            </w:pPr>
            <w:r>
              <w:rPr>
                <w:rFonts w:ascii="Arial" w:hAnsi="Arial"/>
                <w:sz w:val="9"/>
                <w:szCs w:val="9"/>
              </w:rPr>
              <w:t>2.19</w:t>
            </w:r>
          </w:p>
        </w:tc>
        <w:tc>
          <w:tcPr>
            <w:tcW w:w="550" w:type="dxa"/>
            <w:tcBorders>
              <w:top w:val="single" w:sz="5" w:space="0" w:color="000000"/>
              <w:left w:val="single" w:sz="5" w:space="0" w:color="000000"/>
              <w:bottom w:val="single" w:sz="5" w:space="0" w:color="000000"/>
              <w:right w:val="single" w:sz="5" w:space="0" w:color="000000"/>
            </w:tcBorders>
            <w:shd w:val="clear" w:color="auto" w:fill="D3F6F6"/>
            <w:tcMar>
              <w:top w:w="80" w:type="dxa"/>
              <w:left w:w="80" w:type="dxa"/>
              <w:bottom w:w="80" w:type="dxa"/>
              <w:right w:w="86" w:type="dxa"/>
            </w:tcMar>
            <w:vAlign w:val="center"/>
          </w:tcPr>
          <w:p w14:paraId="2D1371B7" w14:textId="77777777" w:rsidR="004447DC" w:rsidRDefault="00000000">
            <w:pPr>
              <w:spacing w:after="0" w:line="259" w:lineRule="auto"/>
              <w:ind w:left="0" w:right="6" w:firstLine="0"/>
              <w:jc w:val="center"/>
            </w:pPr>
            <w:r>
              <w:rPr>
                <w:rFonts w:ascii="Arial" w:hAnsi="Arial"/>
                <w:sz w:val="9"/>
                <w:szCs w:val="9"/>
              </w:rPr>
              <w:t>0.79</w:t>
            </w:r>
          </w:p>
        </w:tc>
      </w:tr>
      <w:tr w:rsidR="004447DC" w14:paraId="2D1371C4"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B9"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BA"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DF5F5"/>
            <w:tcMar>
              <w:top w:w="80" w:type="dxa"/>
              <w:left w:w="80" w:type="dxa"/>
              <w:bottom w:w="80" w:type="dxa"/>
              <w:right w:w="86" w:type="dxa"/>
            </w:tcMar>
            <w:vAlign w:val="center"/>
          </w:tcPr>
          <w:p w14:paraId="2D1371BB" w14:textId="77777777" w:rsidR="004447DC" w:rsidRDefault="00000000">
            <w:pPr>
              <w:spacing w:after="0" w:line="259" w:lineRule="auto"/>
              <w:ind w:left="0" w:right="6" w:firstLine="0"/>
              <w:jc w:val="center"/>
            </w:pPr>
            <w:r>
              <w:rPr>
                <w:rFonts w:ascii="Arial" w:hAnsi="Arial"/>
                <w:sz w:val="9"/>
                <w:szCs w:val="9"/>
              </w:rPr>
              <w:t>0.3</w:t>
            </w:r>
          </w:p>
        </w:tc>
        <w:tc>
          <w:tcPr>
            <w:tcW w:w="550" w:type="dxa"/>
            <w:tcBorders>
              <w:top w:val="single" w:sz="5" w:space="0" w:color="000000"/>
              <w:left w:val="single" w:sz="5" w:space="0" w:color="000000"/>
              <w:bottom w:val="single" w:sz="5" w:space="0" w:color="000000"/>
              <w:right w:val="single" w:sz="5" w:space="0" w:color="000000"/>
            </w:tcBorders>
            <w:shd w:val="clear" w:color="auto" w:fill="CDF6F6"/>
            <w:tcMar>
              <w:top w:w="80" w:type="dxa"/>
              <w:left w:w="80" w:type="dxa"/>
              <w:bottom w:w="80" w:type="dxa"/>
              <w:right w:w="86" w:type="dxa"/>
            </w:tcMar>
            <w:vAlign w:val="center"/>
          </w:tcPr>
          <w:p w14:paraId="2D1371BC" w14:textId="77777777" w:rsidR="004447DC" w:rsidRDefault="00000000">
            <w:pPr>
              <w:spacing w:after="0" w:line="259" w:lineRule="auto"/>
              <w:ind w:left="0" w:right="6" w:firstLine="0"/>
              <w:jc w:val="center"/>
            </w:pPr>
            <w:r>
              <w:rPr>
                <w:rFonts w:ascii="Arial" w:hAnsi="Arial"/>
                <w:sz w:val="9"/>
                <w:szCs w:val="9"/>
              </w:rPr>
              <w:t>1.41</w:t>
            </w:r>
          </w:p>
        </w:tc>
        <w:tc>
          <w:tcPr>
            <w:tcW w:w="550" w:type="dxa"/>
            <w:tcBorders>
              <w:top w:val="single" w:sz="5" w:space="0" w:color="000000"/>
              <w:left w:val="single" w:sz="5" w:space="0" w:color="000000"/>
              <w:bottom w:val="single" w:sz="5" w:space="0" w:color="000000"/>
              <w:right w:val="single" w:sz="5" w:space="0" w:color="000000"/>
            </w:tcBorders>
            <w:shd w:val="clear" w:color="auto" w:fill="B7F7F7"/>
            <w:tcMar>
              <w:top w:w="80" w:type="dxa"/>
              <w:left w:w="80" w:type="dxa"/>
              <w:bottom w:w="80" w:type="dxa"/>
              <w:right w:w="86" w:type="dxa"/>
            </w:tcMar>
            <w:vAlign w:val="center"/>
          </w:tcPr>
          <w:p w14:paraId="2D1371BD" w14:textId="77777777" w:rsidR="004447DC" w:rsidRDefault="00000000">
            <w:pPr>
              <w:spacing w:after="0" w:line="259" w:lineRule="auto"/>
              <w:ind w:left="0" w:right="6" w:firstLine="0"/>
              <w:jc w:val="center"/>
            </w:pPr>
            <w:r>
              <w:rPr>
                <w:rFonts w:ascii="Arial" w:hAnsi="Arial"/>
                <w:sz w:val="9"/>
                <w:szCs w:val="9"/>
              </w:rPr>
              <w:t>2.19</w:t>
            </w:r>
          </w:p>
        </w:tc>
        <w:tc>
          <w:tcPr>
            <w:tcW w:w="417" w:type="dxa"/>
            <w:vMerge/>
            <w:tcBorders>
              <w:top w:val="nil"/>
              <w:left w:val="single" w:sz="5" w:space="0" w:color="000000"/>
              <w:bottom w:val="nil"/>
              <w:right w:val="single" w:sz="5" w:space="0" w:color="000000"/>
            </w:tcBorders>
            <w:shd w:val="clear" w:color="auto" w:fill="auto"/>
          </w:tcPr>
          <w:p w14:paraId="2D1371BE"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EFF5F5"/>
            <w:tcMar>
              <w:top w:w="80" w:type="dxa"/>
              <w:left w:w="80" w:type="dxa"/>
              <w:bottom w:w="80" w:type="dxa"/>
              <w:right w:w="86" w:type="dxa"/>
            </w:tcMar>
            <w:vAlign w:val="center"/>
          </w:tcPr>
          <w:p w14:paraId="2D1371BF" w14:textId="77777777" w:rsidR="004447DC" w:rsidRDefault="00000000">
            <w:pPr>
              <w:spacing w:after="0" w:line="259" w:lineRule="auto"/>
              <w:ind w:left="0" w:right="6" w:firstLine="0"/>
              <w:jc w:val="center"/>
            </w:pPr>
            <w:r>
              <w:rPr>
                <w:rFonts w:ascii="Arial" w:hAnsi="Arial"/>
                <w:sz w:val="9"/>
                <w:szCs w:val="9"/>
              </w:rPr>
              <w:t>0.14</w:t>
            </w:r>
          </w:p>
        </w:tc>
        <w:tc>
          <w:tcPr>
            <w:tcW w:w="549" w:type="dxa"/>
            <w:tcBorders>
              <w:top w:val="single" w:sz="5" w:space="0" w:color="000000"/>
              <w:left w:val="single" w:sz="5" w:space="0" w:color="000000"/>
              <w:bottom w:val="single" w:sz="5" w:space="0" w:color="000000"/>
              <w:right w:val="single" w:sz="5" w:space="0" w:color="000000"/>
            </w:tcBorders>
            <w:shd w:val="clear" w:color="auto" w:fill="E9F5F5"/>
            <w:tcMar>
              <w:top w:w="80" w:type="dxa"/>
              <w:left w:w="80" w:type="dxa"/>
              <w:bottom w:w="80" w:type="dxa"/>
              <w:right w:w="86" w:type="dxa"/>
            </w:tcMar>
            <w:vAlign w:val="center"/>
          </w:tcPr>
          <w:p w14:paraId="2D1371C0" w14:textId="77777777" w:rsidR="004447DC" w:rsidRDefault="00000000">
            <w:pPr>
              <w:spacing w:after="0" w:line="259" w:lineRule="auto"/>
              <w:ind w:left="0" w:right="6" w:firstLine="0"/>
              <w:jc w:val="center"/>
            </w:pPr>
            <w:r>
              <w:rPr>
                <w:rFonts w:ascii="Arial" w:hAnsi="Arial"/>
                <w:sz w:val="9"/>
                <w:szCs w:val="9"/>
              </w:rPr>
              <w:t>0.27</w:t>
            </w:r>
          </w:p>
        </w:tc>
        <w:tc>
          <w:tcPr>
            <w:tcW w:w="550" w:type="dxa"/>
            <w:tcBorders>
              <w:top w:val="single" w:sz="5" w:space="0" w:color="000000"/>
              <w:left w:val="single" w:sz="5" w:space="0" w:color="000000"/>
              <w:bottom w:val="single" w:sz="5" w:space="0" w:color="000000"/>
              <w:right w:val="single" w:sz="5" w:space="0" w:color="000000"/>
            </w:tcBorders>
            <w:shd w:val="clear" w:color="auto" w:fill="F1F5F5"/>
            <w:tcMar>
              <w:top w:w="80" w:type="dxa"/>
              <w:left w:w="80" w:type="dxa"/>
              <w:bottom w:w="80" w:type="dxa"/>
              <w:right w:w="86" w:type="dxa"/>
            </w:tcMar>
            <w:vAlign w:val="center"/>
          </w:tcPr>
          <w:p w14:paraId="2D1371C1" w14:textId="77777777" w:rsidR="004447DC" w:rsidRDefault="00000000">
            <w:pPr>
              <w:spacing w:after="0" w:line="259" w:lineRule="auto"/>
              <w:ind w:left="0" w:right="6" w:firstLine="0"/>
              <w:jc w:val="center"/>
            </w:pPr>
            <w:r>
              <w:rPr>
                <w:rFonts w:ascii="Arial" w:hAnsi="Arial"/>
                <w:sz w:val="9"/>
                <w:szCs w:val="9"/>
              </w:rPr>
              <w:t>0.1</w:t>
            </w:r>
          </w:p>
        </w:tc>
        <w:tc>
          <w:tcPr>
            <w:tcW w:w="550" w:type="dxa"/>
            <w:tcBorders>
              <w:top w:val="single" w:sz="5" w:space="0" w:color="000000"/>
              <w:left w:val="single" w:sz="5" w:space="0" w:color="000000"/>
              <w:bottom w:val="single" w:sz="5" w:space="0" w:color="000000"/>
              <w:right w:val="single" w:sz="5" w:space="0" w:color="000000"/>
            </w:tcBorders>
            <w:shd w:val="clear" w:color="auto" w:fill="C3F6F6"/>
            <w:tcMar>
              <w:top w:w="80" w:type="dxa"/>
              <w:left w:w="80" w:type="dxa"/>
              <w:bottom w:w="80" w:type="dxa"/>
              <w:right w:w="86" w:type="dxa"/>
            </w:tcMar>
            <w:vAlign w:val="center"/>
          </w:tcPr>
          <w:p w14:paraId="2D1371C2" w14:textId="77777777" w:rsidR="004447DC" w:rsidRDefault="00000000">
            <w:pPr>
              <w:spacing w:after="0" w:line="259" w:lineRule="auto"/>
              <w:ind w:left="0" w:right="6" w:firstLine="0"/>
              <w:jc w:val="center"/>
            </w:pPr>
            <w:r>
              <w:rPr>
                <w:rFonts w:ascii="Arial" w:hAnsi="Arial"/>
                <w:sz w:val="9"/>
                <w:szCs w:val="9"/>
              </w:rPr>
              <w:t>1.14</w:t>
            </w:r>
          </w:p>
        </w:tc>
        <w:tc>
          <w:tcPr>
            <w:tcW w:w="550" w:type="dxa"/>
            <w:tcBorders>
              <w:top w:val="single" w:sz="5" w:space="0" w:color="000000"/>
              <w:left w:val="single" w:sz="5" w:space="0" w:color="000000"/>
              <w:bottom w:val="single" w:sz="5" w:space="0" w:color="000000"/>
              <w:right w:val="single" w:sz="5" w:space="0" w:color="000000"/>
            </w:tcBorders>
            <w:shd w:val="clear" w:color="auto" w:fill="D7F6F6"/>
            <w:tcMar>
              <w:top w:w="80" w:type="dxa"/>
              <w:left w:w="80" w:type="dxa"/>
              <w:bottom w:w="80" w:type="dxa"/>
              <w:right w:w="86" w:type="dxa"/>
            </w:tcMar>
            <w:vAlign w:val="center"/>
          </w:tcPr>
          <w:p w14:paraId="2D1371C3" w14:textId="77777777" w:rsidR="004447DC" w:rsidRDefault="00000000">
            <w:pPr>
              <w:spacing w:after="0" w:line="259" w:lineRule="auto"/>
              <w:ind w:left="0" w:right="6" w:firstLine="0"/>
              <w:jc w:val="center"/>
            </w:pPr>
            <w:r>
              <w:rPr>
                <w:rFonts w:ascii="Arial" w:hAnsi="Arial"/>
                <w:sz w:val="9"/>
                <w:szCs w:val="9"/>
              </w:rPr>
              <w:t>0.69</w:t>
            </w:r>
          </w:p>
        </w:tc>
      </w:tr>
      <w:tr w:rsidR="004447DC" w14:paraId="2D1371D0"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C5"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C6"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D1F6F6"/>
            <w:tcMar>
              <w:top w:w="80" w:type="dxa"/>
              <w:left w:w="80" w:type="dxa"/>
              <w:bottom w:w="80" w:type="dxa"/>
              <w:right w:w="86" w:type="dxa"/>
            </w:tcMar>
            <w:vAlign w:val="center"/>
          </w:tcPr>
          <w:p w14:paraId="2D1371C7" w14:textId="77777777" w:rsidR="004447DC" w:rsidRDefault="00000000">
            <w:pPr>
              <w:spacing w:after="0" w:line="259" w:lineRule="auto"/>
              <w:ind w:left="0" w:right="6" w:firstLine="0"/>
              <w:jc w:val="center"/>
            </w:pPr>
            <w:r>
              <w:rPr>
                <w:rFonts w:ascii="Arial" w:hAnsi="Arial"/>
                <w:sz w:val="9"/>
                <w:szCs w:val="9"/>
              </w:rPr>
              <w:t>1.27</w:t>
            </w:r>
          </w:p>
        </w:tc>
        <w:tc>
          <w:tcPr>
            <w:tcW w:w="550" w:type="dxa"/>
            <w:tcBorders>
              <w:top w:val="single" w:sz="5" w:space="0" w:color="000000"/>
              <w:left w:val="single" w:sz="5" w:space="0" w:color="000000"/>
              <w:bottom w:val="single" w:sz="5" w:space="0" w:color="000000"/>
              <w:right w:val="single" w:sz="5" w:space="0" w:color="000000"/>
            </w:tcBorders>
            <w:shd w:val="clear" w:color="auto" w:fill="08FEF8"/>
            <w:tcMar>
              <w:top w:w="80" w:type="dxa"/>
              <w:left w:w="80" w:type="dxa"/>
              <w:bottom w:w="80" w:type="dxa"/>
              <w:right w:w="86" w:type="dxa"/>
            </w:tcMar>
            <w:vAlign w:val="center"/>
          </w:tcPr>
          <w:p w14:paraId="2D1371C8" w14:textId="77777777" w:rsidR="004447DC" w:rsidRDefault="00000000">
            <w:pPr>
              <w:spacing w:after="0" w:line="259" w:lineRule="auto"/>
              <w:ind w:left="0" w:right="6" w:firstLine="0"/>
              <w:jc w:val="center"/>
            </w:pPr>
            <w:r>
              <w:rPr>
                <w:rFonts w:ascii="Arial" w:hAnsi="Arial"/>
                <w:sz w:val="9"/>
                <w:szCs w:val="9"/>
              </w:rPr>
              <w:t>9.19</w:t>
            </w:r>
          </w:p>
        </w:tc>
        <w:tc>
          <w:tcPr>
            <w:tcW w:w="550" w:type="dxa"/>
            <w:tcBorders>
              <w:top w:val="single" w:sz="5" w:space="0" w:color="000000"/>
              <w:left w:val="single" w:sz="5" w:space="0" w:color="000000"/>
              <w:bottom w:val="single" w:sz="5" w:space="0" w:color="000000"/>
              <w:right w:val="single" w:sz="5" w:space="0" w:color="000000"/>
            </w:tcBorders>
            <w:shd w:val="clear" w:color="auto" w:fill="8BEE8B"/>
            <w:tcMar>
              <w:top w:w="80" w:type="dxa"/>
              <w:left w:w="80" w:type="dxa"/>
              <w:bottom w:w="80" w:type="dxa"/>
              <w:right w:w="86" w:type="dxa"/>
            </w:tcMar>
            <w:vAlign w:val="center"/>
          </w:tcPr>
          <w:p w14:paraId="2D1371C9" w14:textId="77777777" w:rsidR="004447DC" w:rsidRDefault="00000000">
            <w:pPr>
              <w:spacing w:after="0" w:line="259" w:lineRule="auto"/>
              <w:ind w:left="0" w:right="6" w:firstLine="0"/>
              <w:jc w:val="center"/>
            </w:pPr>
            <w:r>
              <w:rPr>
                <w:rFonts w:ascii="Arial" w:hAnsi="Arial"/>
                <w:sz w:val="9"/>
                <w:szCs w:val="9"/>
              </w:rPr>
              <w:t>17.71</w:t>
            </w:r>
          </w:p>
        </w:tc>
        <w:tc>
          <w:tcPr>
            <w:tcW w:w="417" w:type="dxa"/>
            <w:vMerge/>
            <w:tcBorders>
              <w:top w:val="nil"/>
              <w:left w:val="single" w:sz="5" w:space="0" w:color="000000"/>
              <w:bottom w:val="nil"/>
              <w:right w:val="single" w:sz="5" w:space="0" w:color="000000"/>
            </w:tcBorders>
            <w:shd w:val="clear" w:color="auto" w:fill="auto"/>
          </w:tcPr>
          <w:p w14:paraId="2D1371CA"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EEF5F5"/>
            <w:tcMar>
              <w:top w:w="80" w:type="dxa"/>
              <w:left w:w="80" w:type="dxa"/>
              <w:bottom w:w="80" w:type="dxa"/>
              <w:right w:w="86" w:type="dxa"/>
            </w:tcMar>
            <w:vAlign w:val="center"/>
          </w:tcPr>
          <w:p w14:paraId="2D1371CB" w14:textId="77777777" w:rsidR="004447DC" w:rsidRDefault="00000000">
            <w:pPr>
              <w:spacing w:after="0" w:line="259" w:lineRule="auto"/>
              <w:ind w:left="0" w:right="6" w:firstLine="0"/>
              <w:jc w:val="center"/>
            </w:pPr>
            <w:r>
              <w:rPr>
                <w:rFonts w:ascii="Arial" w:hAnsi="Arial"/>
                <w:sz w:val="9"/>
                <w:szCs w:val="9"/>
              </w:rPr>
              <w:t>0.15</w:t>
            </w:r>
          </w:p>
        </w:tc>
        <w:tc>
          <w:tcPr>
            <w:tcW w:w="549"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1CC" w14:textId="77777777" w:rsidR="004447DC" w:rsidRDefault="00000000">
            <w:pPr>
              <w:spacing w:after="0" w:line="259" w:lineRule="auto"/>
              <w:ind w:left="0" w:right="6" w:firstLine="0"/>
              <w:jc w:val="center"/>
            </w:pPr>
            <w:r>
              <w:rPr>
                <w:rFonts w:ascii="Arial" w:hAnsi="Arial"/>
                <w:sz w:val="9"/>
                <w:szCs w:val="9"/>
              </w:rPr>
              <w:t>0.01</w:t>
            </w:r>
          </w:p>
        </w:tc>
        <w:tc>
          <w:tcPr>
            <w:tcW w:w="550" w:type="dxa"/>
            <w:tcBorders>
              <w:top w:val="single" w:sz="5" w:space="0" w:color="000000"/>
              <w:left w:val="single" w:sz="5" w:space="0" w:color="000000"/>
              <w:bottom w:val="single" w:sz="5" w:space="0" w:color="000000"/>
              <w:right w:val="single" w:sz="5" w:space="0" w:color="000000"/>
            </w:tcBorders>
            <w:shd w:val="clear" w:color="auto" w:fill="DFF6F5"/>
            <w:tcMar>
              <w:top w:w="80" w:type="dxa"/>
              <w:left w:w="80" w:type="dxa"/>
              <w:bottom w:w="80" w:type="dxa"/>
              <w:right w:w="86" w:type="dxa"/>
            </w:tcMar>
            <w:vAlign w:val="center"/>
          </w:tcPr>
          <w:p w14:paraId="2D1371CD" w14:textId="77777777" w:rsidR="004447DC" w:rsidRDefault="00000000">
            <w:pPr>
              <w:spacing w:after="0" w:line="259" w:lineRule="auto"/>
              <w:ind w:left="0" w:right="6" w:firstLine="0"/>
              <w:jc w:val="center"/>
            </w:pPr>
            <w:r>
              <w:rPr>
                <w:rFonts w:ascii="Arial" w:hAnsi="Arial"/>
                <w:sz w:val="9"/>
                <w:szCs w:val="9"/>
              </w:rPr>
              <w:t>0.51</w:t>
            </w:r>
          </w:p>
        </w:tc>
        <w:tc>
          <w:tcPr>
            <w:tcW w:w="550" w:type="dxa"/>
            <w:tcBorders>
              <w:top w:val="single" w:sz="5" w:space="0" w:color="000000"/>
              <w:left w:val="single" w:sz="5" w:space="0" w:color="000000"/>
              <w:bottom w:val="single" w:sz="5" w:space="0" w:color="000000"/>
              <w:right w:val="single" w:sz="5" w:space="0" w:color="000000"/>
            </w:tcBorders>
            <w:shd w:val="clear" w:color="auto" w:fill="C0F7F7"/>
            <w:tcMar>
              <w:top w:w="80" w:type="dxa"/>
              <w:left w:w="80" w:type="dxa"/>
              <w:bottom w:w="80" w:type="dxa"/>
              <w:right w:w="86" w:type="dxa"/>
            </w:tcMar>
            <w:vAlign w:val="center"/>
          </w:tcPr>
          <w:p w14:paraId="2D1371CE" w14:textId="77777777" w:rsidR="004447DC" w:rsidRDefault="00000000">
            <w:pPr>
              <w:spacing w:after="0" w:line="259" w:lineRule="auto"/>
              <w:ind w:left="0" w:right="6" w:firstLine="0"/>
              <w:jc w:val="center"/>
            </w:pPr>
            <w:r>
              <w:rPr>
                <w:rFonts w:ascii="Arial" w:hAnsi="Arial"/>
                <w:sz w:val="9"/>
                <w:szCs w:val="9"/>
              </w:rPr>
              <w:t>1.22</w:t>
            </w:r>
          </w:p>
        </w:tc>
        <w:tc>
          <w:tcPr>
            <w:tcW w:w="550" w:type="dxa"/>
            <w:tcBorders>
              <w:top w:val="single" w:sz="5" w:space="0" w:color="000000"/>
              <w:left w:val="single" w:sz="5" w:space="0" w:color="000000"/>
              <w:bottom w:val="single" w:sz="5" w:space="0" w:color="000000"/>
              <w:right w:val="single" w:sz="5" w:space="0" w:color="000000"/>
            </w:tcBorders>
            <w:shd w:val="clear" w:color="auto" w:fill="DEF6F6"/>
            <w:tcMar>
              <w:top w:w="80" w:type="dxa"/>
              <w:left w:w="80" w:type="dxa"/>
              <w:bottom w:w="80" w:type="dxa"/>
              <w:right w:w="86" w:type="dxa"/>
            </w:tcMar>
            <w:vAlign w:val="center"/>
          </w:tcPr>
          <w:p w14:paraId="2D1371CF" w14:textId="77777777" w:rsidR="004447DC" w:rsidRDefault="00000000">
            <w:pPr>
              <w:spacing w:after="0" w:line="259" w:lineRule="auto"/>
              <w:ind w:left="0" w:right="6" w:firstLine="0"/>
              <w:jc w:val="center"/>
            </w:pPr>
            <w:r>
              <w:rPr>
                <w:rFonts w:ascii="Arial" w:hAnsi="Arial"/>
                <w:sz w:val="9"/>
                <w:szCs w:val="9"/>
              </w:rPr>
              <w:t>0.52</w:t>
            </w:r>
          </w:p>
        </w:tc>
      </w:tr>
      <w:tr w:rsidR="004447DC" w14:paraId="2D1371DC"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D1"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D2"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DEF6F6"/>
            <w:tcMar>
              <w:top w:w="80" w:type="dxa"/>
              <w:left w:w="80" w:type="dxa"/>
              <w:bottom w:w="80" w:type="dxa"/>
              <w:right w:w="86" w:type="dxa"/>
            </w:tcMar>
            <w:vAlign w:val="center"/>
          </w:tcPr>
          <w:p w14:paraId="2D1371D3" w14:textId="77777777" w:rsidR="004447DC" w:rsidRDefault="00000000">
            <w:pPr>
              <w:spacing w:after="0" w:line="259" w:lineRule="auto"/>
              <w:ind w:left="0" w:right="6" w:firstLine="0"/>
              <w:jc w:val="center"/>
            </w:pPr>
            <w:r>
              <w:rPr>
                <w:rFonts w:ascii="Arial" w:hAnsi="Arial"/>
                <w:sz w:val="9"/>
                <w:szCs w:val="9"/>
              </w:rPr>
              <w:t>0.83</w:t>
            </w:r>
          </w:p>
        </w:tc>
        <w:tc>
          <w:tcPr>
            <w:tcW w:w="550" w:type="dxa"/>
            <w:tcBorders>
              <w:top w:val="single" w:sz="5" w:space="0" w:color="000000"/>
              <w:left w:val="single" w:sz="5" w:space="0" w:color="000000"/>
              <w:bottom w:val="single" w:sz="5" w:space="0" w:color="000000"/>
              <w:right w:val="single" w:sz="5" w:space="0" w:color="000000"/>
            </w:tcBorders>
            <w:shd w:val="clear" w:color="auto" w:fill="39F8D2"/>
            <w:tcMar>
              <w:top w:w="80" w:type="dxa"/>
              <w:left w:w="80" w:type="dxa"/>
              <w:bottom w:w="80" w:type="dxa"/>
              <w:right w:w="86" w:type="dxa"/>
            </w:tcMar>
            <w:vAlign w:val="center"/>
          </w:tcPr>
          <w:p w14:paraId="2D1371D4" w14:textId="77777777" w:rsidR="004447DC" w:rsidRDefault="00000000">
            <w:pPr>
              <w:spacing w:after="0" w:line="259" w:lineRule="auto"/>
              <w:ind w:left="0" w:right="6" w:firstLine="0"/>
              <w:jc w:val="center"/>
            </w:pPr>
            <w:r>
              <w:rPr>
                <w:rFonts w:ascii="Arial" w:hAnsi="Arial"/>
                <w:sz w:val="9"/>
                <w:szCs w:val="9"/>
              </w:rPr>
              <w:t>12.24</w:t>
            </w:r>
          </w:p>
        </w:tc>
        <w:tc>
          <w:tcPr>
            <w:tcW w:w="550"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1D5" w14:textId="77777777" w:rsidR="004447DC" w:rsidRDefault="00000000">
            <w:pPr>
              <w:spacing w:after="0" w:line="259" w:lineRule="auto"/>
              <w:ind w:left="0" w:right="6" w:firstLine="0"/>
              <w:jc w:val="center"/>
            </w:pPr>
            <w:r>
              <w:rPr>
                <w:rFonts w:ascii="Arial" w:hAnsi="Arial"/>
                <w:sz w:val="9"/>
                <w:szCs w:val="9"/>
              </w:rPr>
              <w:t>52.37</w:t>
            </w:r>
          </w:p>
        </w:tc>
        <w:tc>
          <w:tcPr>
            <w:tcW w:w="417" w:type="dxa"/>
            <w:vMerge/>
            <w:tcBorders>
              <w:top w:val="nil"/>
              <w:left w:val="single" w:sz="5" w:space="0" w:color="000000"/>
              <w:bottom w:val="nil"/>
              <w:right w:val="single" w:sz="5" w:space="0" w:color="000000"/>
            </w:tcBorders>
            <w:shd w:val="clear" w:color="auto" w:fill="auto"/>
          </w:tcPr>
          <w:p w14:paraId="2D1371D6"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D7" w14:textId="77777777" w:rsidR="004447DC" w:rsidRDefault="00000000">
            <w:pPr>
              <w:spacing w:after="0" w:line="259" w:lineRule="auto"/>
              <w:ind w:left="0" w:right="6" w:firstLine="0"/>
              <w:jc w:val="center"/>
            </w:pPr>
            <w:r>
              <w:rPr>
                <w:rFonts w:ascii="Arial" w:hAnsi="Arial"/>
                <w:sz w:val="9"/>
                <w:szCs w:val="9"/>
              </w:rPr>
              <w:t>0.01</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D8"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1D9"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AF5F5"/>
            <w:tcMar>
              <w:top w:w="80" w:type="dxa"/>
              <w:left w:w="80" w:type="dxa"/>
              <w:bottom w:w="80" w:type="dxa"/>
              <w:right w:w="86" w:type="dxa"/>
            </w:tcMar>
            <w:vAlign w:val="center"/>
          </w:tcPr>
          <w:p w14:paraId="2D1371DA" w14:textId="77777777" w:rsidR="004447DC" w:rsidRDefault="00000000">
            <w:pPr>
              <w:spacing w:after="0" w:line="259" w:lineRule="auto"/>
              <w:ind w:left="0" w:right="6" w:firstLine="0"/>
              <w:jc w:val="center"/>
            </w:pPr>
            <w:r>
              <w:rPr>
                <w:rFonts w:ascii="Arial" w:hAnsi="Arial"/>
                <w:sz w:val="9"/>
                <w:szCs w:val="9"/>
              </w:rPr>
              <w:t>0.26</w:t>
            </w:r>
          </w:p>
        </w:tc>
        <w:tc>
          <w:tcPr>
            <w:tcW w:w="550" w:type="dxa"/>
            <w:tcBorders>
              <w:top w:val="single" w:sz="5" w:space="0" w:color="000000"/>
              <w:left w:val="single" w:sz="5" w:space="0" w:color="000000"/>
              <w:bottom w:val="single" w:sz="5" w:space="0" w:color="000000"/>
              <w:right w:val="single" w:sz="5" w:space="0" w:color="000000"/>
            </w:tcBorders>
            <w:shd w:val="clear" w:color="auto" w:fill="EDF5F5"/>
            <w:tcMar>
              <w:top w:w="80" w:type="dxa"/>
              <w:left w:w="80" w:type="dxa"/>
              <w:bottom w:w="80" w:type="dxa"/>
              <w:right w:w="86" w:type="dxa"/>
            </w:tcMar>
            <w:vAlign w:val="center"/>
          </w:tcPr>
          <w:p w14:paraId="2D1371DB" w14:textId="77777777" w:rsidR="004447DC" w:rsidRDefault="00000000">
            <w:pPr>
              <w:spacing w:after="0" w:line="259" w:lineRule="auto"/>
              <w:ind w:left="0" w:right="6" w:firstLine="0"/>
              <w:jc w:val="center"/>
            </w:pPr>
            <w:r>
              <w:rPr>
                <w:rFonts w:ascii="Arial" w:hAnsi="Arial"/>
                <w:sz w:val="9"/>
                <w:szCs w:val="9"/>
              </w:rPr>
              <w:t>0.19</w:t>
            </w:r>
          </w:p>
        </w:tc>
      </w:tr>
    </w:tbl>
    <w:p w14:paraId="2D1371DD" w14:textId="77777777" w:rsidR="004447DC" w:rsidRDefault="00000000">
      <w:pPr>
        <w:spacing w:after="319" w:line="318" w:lineRule="auto"/>
        <w:ind w:left="1547" w:right="2016"/>
        <w:jc w:val="left"/>
      </w:pPr>
      <w:r>
        <w:rPr>
          <w:rFonts w:ascii="Arial" w:hAnsi="Arial"/>
          <w:color w:val="4D4D4D"/>
          <w:sz w:val="11"/>
          <w:szCs w:val="11"/>
          <w:u w:color="4D4D4D"/>
        </w:rPr>
        <w:t>P1</w:t>
      </w:r>
    </w:p>
    <w:p w14:paraId="2D1371DE" w14:textId="77777777" w:rsidR="004447DC" w:rsidRDefault="00000000">
      <w:pPr>
        <w:spacing w:after="319" w:line="318" w:lineRule="auto"/>
        <w:ind w:left="1547" w:right="2016"/>
        <w:jc w:val="left"/>
      </w:pPr>
      <w:r>
        <w:rPr>
          <w:rFonts w:ascii="Arial" w:hAnsi="Arial"/>
          <w:color w:val="4D4D4D"/>
          <w:sz w:val="11"/>
          <w:szCs w:val="11"/>
          <w:u w:color="4D4D4D"/>
        </w:rPr>
        <w:t>P2</w:t>
      </w:r>
    </w:p>
    <w:p w14:paraId="2D1371DF" w14:textId="77777777" w:rsidR="004447DC" w:rsidRDefault="00000000">
      <w:pPr>
        <w:spacing w:after="319" w:line="318" w:lineRule="auto"/>
        <w:ind w:left="1547" w:right="2016"/>
        <w:jc w:val="left"/>
      </w:pPr>
      <w:r>
        <w:rPr>
          <w:rFonts w:ascii="Arial" w:hAnsi="Arial"/>
          <w:color w:val="4D4D4D"/>
          <w:sz w:val="11"/>
          <w:szCs w:val="11"/>
          <w:u w:color="4D4D4D"/>
        </w:rPr>
        <w:t>P3</w:t>
      </w:r>
    </w:p>
    <w:p w14:paraId="2D1371E0" w14:textId="77777777" w:rsidR="004447DC" w:rsidRDefault="00000000">
      <w:pPr>
        <w:spacing w:after="319" w:line="318" w:lineRule="auto"/>
        <w:ind w:left="1547" w:right="2016"/>
        <w:jc w:val="left"/>
      </w:pPr>
      <w:r>
        <w:rPr>
          <w:rFonts w:ascii="Arial" w:hAnsi="Arial"/>
          <w:color w:val="4D4D4D"/>
          <w:sz w:val="11"/>
          <w:szCs w:val="11"/>
          <w:u w:color="4D4D4D"/>
        </w:rPr>
        <w:t>P4</w:t>
      </w:r>
    </w:p>
    <w:p w14:paraId="2D1371E1" w14:textId="77777777" w:rsidR="004447DC" w:rsidRDefault="00000000">
      <w:pPr>
        <w:spacing w:after="219" w:line="318" w:lineRule="auto"/>
        <w:ind w:left="1547" w:right="2016"/>
        <w:jc w:val="left"/>
      </w:pPr>
      <w:r>
        <w:rPr>
          <w:rFonts w:ascii="Arial" w:hAnsi="Arial"/>
          <w:color w:val="4D4D4D"/>
          <w:sz w:val="11"/>
          <w:szCs w:val="11"/>
          <w:u w:color="4D4D4D"/>
        </w:rPr>
        <w:t>P5</w:t>
      </w:r>
    </w:p>
    <w:p w14:paraId="2D1371E2" w14:textId="77777777" w:rsidR="004447DC"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289" w:line="318" w:lineRule="auto"/>
        <w:ind w:left="0" w:right="0" w:firstLine="0"/>
        <w:jc w:val="left"/>
      </w:pPr>
      <w:r>
        <w:rPr>
          <w:rFonts w:ascii="Calibri" w:eastAsia="Calibri" w:hAnsi="Calibri" w:cs="Calibri"/>
        </w:rP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2D1371E3" w14:textId="77777777" w:rsidR="004447DC" w:rsidRDefault="00000000">
      <w:pPr>
        <w:spacing w:after="207" w:line="265" w:lineRule="auto"/>
        <w:ind w:right="407"/>
        <w:jc w:val="center"/>
      </w:pPr>
      <w:r>
        <w:rPr>
          <w:sz w:val="18"/>
          <w:szCs w:val="18"/>
        </w:rPr>
        <w:t>Figure 2: Relative Mobility Comparison</w:t>
      </w:r>
    </w:p>
    <w:p w14:paraId="2D1371E4" w14:textId="77777777" w:rsidR="004447DC" w:rsidRDefault="00000000">
      <w:pPr>
        <w:spacing w:after="298" w:line="260" w:lineRule="auto"/>
        <w:ind w:left="0" w:right="406" w:firstLine="0"/>
      </w:pPr>
      <w:r>
        <w:rPr>
          <w:rFonts w:ascii="Cambria Bold" w:hAnsi="Cambria Bold"/>
          <w:sz w:val="18"/>
          <w:szCs w:val="18"/>
        </w:rPr>
        <w:t xml:space="preserve">Notes: </w:t>
      </w:r>
      <w:r>
        <w:rPr>
          <w:rFonts w:ascii="Cambria Italic" w:hAnsi="Cambria Italic"/>
          <w:sz w:val="18"/>
          <w:szCs w:val="18"/>
        </w:rPr>
        <w:t xml:space="preserve">CAT </w:t>
      </w:r>
      <w:r>
        <w:rPr>
          <w:sz w:val="18"/>
          <w:szCs w:val="18"/>
        </w:rPr>
        <w:t xml:space="preserve">measures absolute mobility, </w:t>
      </w:r>
      <w:r>
        <w:rPr>
          <w:rFonts w:ascii="Cambria Italic" w:hAnsi="Cambria Italic"/>
          <w:sz w:val="18"/>
          <w:szCs w:val="18"/>
        </w:rPr>
        <w:t xml:space="preserve">1-BETA </w:t>
      </w:r>
      <w:r>
        <w:rPr>
          <w:sz w:val="18"/>
          <w:szCs w:val="18"/>
        </w:rPr>
        <w:t>measures relative mobility. The data is sourced from the Global Database on Intergenerational Mobility (2023). The analysis focuses on the 1980 cohort, comparing the education levels of all children to the maximum education level of their parents.</w:t>
      </w:r>
    </w:p>
    <w:p w14:paraId="2D1371E5" w14:textId="77777777" w:rsidR="004447DC" w:rsidRDefault="00000000">
      <w:pPr>
        <w:ind w:left="0" w:right="392" w:firstLine="324"/>
      </w:pPr>
      <w:r>
        <w:rPr>
          <w:rFonts w:ascii="Cambria Italic" w:hAnsi="Cambria Italic"/>
        </w:rPr>
        <w:t>In summary</w:t>
      </w:r>
      <w:r>
        <w:t>, current measures of intergenerational mobility are inadequate for assessing social progress in education.</w:t>
      </w:r>
      <w:ins w:id="60" w:author="Wim Groot" w:date="2025-03-31T15:51:00Z">
        <w:r>
          <w:t xml:space="preserve"> They also do not allow for a straightforward comparison between countries. </w:t>
        </w:r>
      </w:ins>
      <w:r>
        <w:t xml:space="preserve"> Although local measures can be helpful, they cannot capture a comprehensive picture of social progress. Therefore, we developed a more comprehensive index to evaluate the social progress of education using transition matrices. This approach functions like a dimensionality reduction method that condenses information into a single uni-dimensional measure. However, this measure provides far more insight into social progress than a standard </w:t>
      </w:r>
      <w:commentRangeStart w:id="61"/>
      <w:r>
        <w:t>factor</w:t>
      </w:r>
      <w:commentRangeEnd w:id="61"/>
      <w:r>
        <w:commentReference w:id="61"/>
      </w:r>
      <w:r>
        <w:t xml:space="preserve"> analysis. The proposed methodology directly addresses the difficulty and directionality problems outlined above.</w:t>
      </w:r>
    </w:p>
    <w:p w14:paraId="2D1371E6" w14:textId="77777777" w:rsidR="004447DC" w:rsidRDefault="00000000">
      <w:pPr>
        <w:spacing w:after="315"/>
        <w:ind w:left="0" w:right="392" w:firstLine="0"/>
      </w:pPr>
      <w:r>
        <w:t xml:space="preserve">In the following section, a target transition matrix is constructed to represent the ideal educational progress countries should achieve over time. The gap between the actual and expected transition </w:t>
      </w:r>
      <w:r>
        <w:lastRenderedPageBreak/>
        <w:t>matrices is then measured. This method accounts for country-specific backgrounds (such as institutional and cultural factors), ensuring that each country’s expected outcomes align with its initial educational distribution from the parent generation. By doing so, the gap reflects social progress while eliminating differences that are relatively stable over time, such as cultural norms or institutional constraints. More precisely, our index measures the country’s effort to obtain social progress in terms of education. Importantly, while the expected matrices are country-specific, they follow a common underlying rule—similar to aligning different countries to a shared reference frame for meaningful comparison.</w:t>
      </w:r>
    </w:p>
    <w:p w14:paraId="2D1371E7" w14:textId="77777777" w:rsidR="004447DC" w:rsidRDefault="00000000">
      <w:pPr>
        <w:pStyle w:val="Heading1"/>
        <w:numPr>
          <w:ilvl w:val="0"/>
          <w:numId w:val="3"/>
        </w:numPr>
        <w:spacing w:after="139"/>
      </w:pPr>
      <w:r>
        <w:t>New measurement of social progress</w:t>
      </w:r>
    </w:p>
    <w:p w14:paraId="2D1371E8" w14:textId="77777777" w:rsidR="004447DC" w:rsidRDefault="00000000">
      <w:pPr>
        <w:spacing w:after="123"/>
        <w:ind w:left="0" w:right="392" w:firstLine="324"/>
      </w:pPr>
      <w:r>
        <w:t xml:space="preserve">As discussed in the previous section, we define the expected transitions matrix to compute the gap between the actual matrix and the expected one, measuring the social progress gap via education. An expected transitions matrix must address both the difficulty and directionality problems while remaining country-specific to eliminate unobserved fixed effects such as culture and institutions. Therefore, we start with the original education distribution of the parent generation, where </w:t>
      </w:r>
      <w:r>
        <w:rPr>
          <w:rFonts w:ascii="Cambria Italic" w:hAnsi="Cambria Italic"/>
        </w:rPr>
        <w:t>P</w:t>
      </w:r>
      <w:r>
        <w:rPr>
          <w:vertAlign w:val="subscript"/>
        </w:rPr>
        <w:t xml:space="preserve">1 </w:t>
      </w:r>
      <w:r>
        <w:t xml:space="preserve">is the probability of a parent having education level 1, </w:t>
      </w:r>
      <w:r>
        <w:rPr>
          <w:rFonts w:ascii="Cambria Italic" w:hAnsi="Cambria Italic"/>
        </w:rPr>
        <w:t>P</w:t>
      </w:r>
      <w:r>
        <w:rPr>
          <w:vertAlign w:val="subscript"/>
        </w:rPr>
        <w:t xml:space="preserve">2 </w:t>
      </w:r>
      <w:r>
        <w:t xml:space="preserve">for level 2, </w:t>
      </w:r>
      <w:r>
        <w:rPr>
          <w:rFonts w:ascii="Cambria Italic" w:hAnsi="Cambria Italic"/>
        </w:rPr>
        <w:t>P</w:t>
      </w:r>
      <w:r>
        <w:rPr>
          <w:vertAlign w:val="subscript"/>
        </w:rPr>
        <w:t xml:space="preserve">3 </w:t>
      </w:r>
      <w:r>
        <w:t xml:space="preserve">for level 3, </w:t>
      </w:r>
      <w:r>
        <w:rPr>
          <w:rFonts w:ascii="Cambria Italic" w:hAnsi="Cambria Italic"/>
        </w:rPr>
        <w:t>P</w:t>
      </w:r>
      <w:r>
        <w:rPr>
          <w:vertAlign w:val="subscript"/>
        </w:rPr>
        <w:t xml:space="preserve">4 </w:t>
      </w:r>
      <w:r>
        <w:t xml:space="preserve">for level 4, and </w:t>
      </w:r>
      <w:r>
        <w:rPr>
          <w:rFonts w:ascii="Cambria Italic" w:hAnsi="Cambria Italic"/>
        </w:rPr>
        <w:t>P</w:t>
      </w:r>
      <w:r>
        <w:rPr>
          <w:vertAlign w:val="subscript"/>
        </w:rPr>
        <w:t xml:space="preserve">5 </w:t>
      </w:r>
      <w:r>
        <w:t>for level 5. Our goal is to establish the destination education distribution of the child generation while preserving the original distribution. In other words, the row sums of the expected matrix at each parent education level must equal those of the actual matrix:</w:t>
      </w:r>
    </w:p>
    <w:p w14:paraId="2D1371E9" w14:textId="77777777" w:rsidR="004447DC" w:rsidRDefault="00000000">
      <w:pPr>
        <w:tabs>
          <w:tab w:val="center" w:pos="4645"/>
          <w:tab w:val="center" w:pos="9186"/>
        </w:tabs>
        <w:spacing w:after="116" w:line="259" w:lineRule="auto"/>
        <w:ind w:left="0" w:right="0" w:firstLine="0"/>
        <w:jc w:val="left"/>
      </w:pPr>
      <w:r>
        <w:rPr>
          <w:rFonts w:ascii="Calibri" w:eastAsia="Calibri" w:hAnsi="Calibri" w:cs="Calibri"/>
        </w:rPr>
        <w:tab/>
      </w:r>
      <w:r>
        <w:rPr>
          <w:noProof/>
        </w:rPr>
        <w:drawing>
          <wp:inline distT="0" distB="0" distL="0" distR="0" wp14:anchorId="2D137910" wp14:editId="2D137911">
            <wp:extent cx="2432304" cy="411480"/>
            <wp:effectExtent l="0" t="0" r="0" b="0"/>
            <wp:docPr id="1073741832" name="officeArt object" descr="Picture 104508"/>
            <wp:cNvGraphicFramePr/>
            <a:graphic xmlns:a="http://schemas.openxmlformats.org/drawingml/2006/main">
              <a:graphicData uri="http://schemas.openxmlformats.org/drawingml/2006/picture">
                <pic:pic xmlns:pic="http://schemas.openxmlformats.org/drawingml/2006/picture">
                  <pic:nvPicPr>
                    <pic:cNvPr id="1073741832" name="Picture 104508" descr="Picture 104508"/>
                    <pic:cNvPicPr>
                      <a:picLocks noChangeAspect="1"/>
                    </pic:cNvPicPr>
                  </pic:nvPicPr>
                  <pic:blipFill>
                    <a:blip r:embed="rId11"/>
                    <a:stretch>
                      <a:fillRect/>
                    </a:stretch>
                  </pic:blipFill>
                  <pic:spPr>
                    <a:xfrm>
                      <a:off x="0" y="0"/>
                      <a:ext cx="2432304" cy="411480"/>
                    </a:xfrm>
                    <a:prstGeom prst="rect">
                      <a:avLst/>
                    </a:prstGeom>
                    <a:ln w="12700" cap="flat">
                      <a:noFill/>
                      <a:miter lim="400000"/>
                    </a:ln>
                    <a:effectLst/>
                  </pic:spPr>
                </pic:pic>
              </a:graphicData>
            </a:graphic>
          </wp:inline>
        </w:drawing>
      </w:r>
      <w:r>
        <w:rPr>
          <w:rFonts w:ascii="Cambria Italic" w:hAnsi="Cambria Italic"/>
        </w:rPr>
        <w:t>.</w:t>
      </w:r>
      <w:r>
        <w:rPr>
          <w:rFonts w:ascii="Cambria Italic" w:hAnsi="Cambria Italic"/>
        </w:rPr>
        <w:tab/>
      </w:r>
      <w:r>
        <w:t>(1)</w:t>
      </w:r>
    </w:p>
    <w:p w14:paraId="2D1371EA" w14:textId="77777777" w:rsidR="004447DC" w:rsidRDefault="00000000">
      <w:pPr>
        <w:spacing w:after="186"/>
        <w:ind w:left="0" w:right="392" w:firstLine="0"/>
      </w:pPr>
      <w:r>
        <w:rPr>
          <w:rFonts w:ascii="Cambria Italic" w:hAnsi="Cambria Italic"/>
        </w:rPr>
        <w:t xml:space="preserve">The directionality problem. </w:t>
      </w:r>
      <w:r>
        <w:t xml:space="preserve">To address the directionality problem, we divide the expected matrix into three areas: downward, persistent, and upward. Since the expected matrix reflects the desired pattern of social mobility, the downward area should be zero (as there is no </w:t>
      </w:r>
      <w:ins w:id="62" w:author="Wim Groot" w:date="2025-03-31T15:58:00Z">
        <w:r>
          <w:t xml:space="preserve">social </w:t>
        </w:r>
        <w:commentRangeStart w:id="63"/>
        <w:r>
          <w:t>progress</w:t>
        </w:r>
      </w:ins>
      <w:commentRangeEnd w:id="63"/>
      <w:r>
        <w:commentReference w:id="63"/>
      </w:r>
      <w:del w:id="64" w:author="Wim Groot" w:date="2025-03-31T15:58:00Z">
        <w:r>
          <w:delText>effort</w:delText>
        </w:r>
      </w:del>
      <w:r>
        <w:t xml:space="preserve"> involved in downward mobility), the persistent area should be minimized (but remain greater than zero, as it is not as undesirable as downward mobility and is an inevitable part of intergenerational mobility), and the remaining probabilities should be allocated to the upward region. There are two major issues to resolve here. First, we must determine the minimum extent of the intergenerational transmission. As discussed earlier regarding the ceiling effect, when parents have the highest education level, their children have no possible space for upward mobility. Therefore, this case cannot be treated the same as other persistent cases. In the expected matrix, children should retain their parents’ highest education level, meaning</w:t>
      </w:r>
    </w:p>
    <w:p w14:paraId="2D1371EB" w14:textId="77777777" w:rsidR="004447DC" w:rsidRDefault="00000000">
      <w:pPr>
        <w:spacing w:after="165" w:line="259" w:lineRule="auto"/>
        <w:ind w:right="407"/>
        <w:jc w:val="center"/>
      </w:pPr>
      <w:r>
        <w:t>Pr[</w:t>
      </w:r>
      <w:r>
        <w:rPr>
          <w:rFonts w:ascii="Cambria Italic" w:hAnsi="Cambria Italic"/>
        </w:rPr>
        <w:t>R</w:t>
      </w:r>
      <w:r>
        <w:rPr>
          <w:rFonts w:ascii="Cambria Italic" w:hAnsi="Cambria Italic"/>
          <w:vertAlign w:val="subscript"/>
        </w:rPr>
        <w:t xml:space="preserve">c </w:t>
      </w:r>
      <w:r>
        <w:t>= 5|</w:t>
      </w:r>
      <w:r>
        <w:rPr>
          <w:rFonts w:ascii="Cambria Italic" w:hAnsi="Cambria Italic"/>
        </w:rPr>
        <w:t>R</w:t>
      </w:r>
      <w:r>
        <w:rPr>
          <w:rFonts w:ascii="Cambria Italic" w:hAnsi="Cambria Italic"/>
          <w:vertAlign w:val="subscript"/>
        </w:rPr>
        <w:t xml:space="preserve">p </w:t>
      </w:r>
      <w:r>
        <w:t>= 5] = Pr[</w:t>
      </w:r>
      <w:r>
        <w:rPr>
          <w:rFonts w:ascii="Cambria Italic" w:hAnsi="Cambria Italic"/>
        </w:rPr>
        <w:t>R</w:t>
      </w:r>
      <w:r>
        <w:rPr>
          <w:rFonts w:ascii="Cambria Italic" w:hAnsi="Cambria Italic"/>
          <w:vertAlign w:val="subscript"/>
        </w:rPr>
        <w:t xml:space="preserve">p </w:t>
      </w:r>
      <w:r>
        <w:t xml:space="preserve">= 5] = </w:t>
      </w:r>
      <w:r>
        <w:rPr>
          <w:rFonts w:ascii="Cambria Italic" w:hAnsi="Cambria Italic"/>
        </w:rPr>
        <w:t>P</w:t>
      </w:r>
      <w:r>
        <w:rPr>
          <w:vertAlign w:val="subscript"/>
        </w:rPr>
        <w:t>5</w:t>
      </w:r>
      <w:r>
        <w:rPr>
          <w:rFonts w:ascii="Cambria Italic" w:hAnsi="Cambria Italic"/>
        </w:rPr>
        <w:t>.</w:t>
      </w:r>
    </w:p>
    <w:p w14:paraId="2D1371EC" w14:textId="77777777" w:rsidR="004447DC" w:rsidRDefault="00000000">
      <w:pPr>
        <w:spacing w:after="178"/>
        <w:ind w:left="0" w:right="392" w:firstLine="0"/>
      </w:pPr>
      <w:r>
        <w:t xml:space="preserve">For other cases in the persistent area, we assume an intergenerational transmission effect of education, acknowledging that parenting itself is a form of education. However, we reject the notion that the genetic lottery </w:t>
      </w:r>
      <w:del w:id="65" w:author="Wim Groot" w:date="2025-03-31T15:59:00Z">
        <w:r>
          <w:delText xml:space="preserve">which </w:delText>
        </w:r>
      </w:del>
      <w:r>
        <w:t>hinder</w:t>
      </w:r>
      <w:ins w:id="66" w:author="Wim Groot" w:date="2025-03-31T15:59:00Z">
        <w:r>
          <w:t>s</w:t>
        </w:r>
      </w:ins>
      <w:r>
        <w:t xml:space="preserve"> equality of opportunity. Based on </w:t>
      </w:r>
      <w:ins w:id="67" w:author="Wim Groot" w:date="2025-03-31T15:59:00Z">
        <w:r>
          <w:t>evidence</w:t>
        </w:r>
      </w:ins>
      <w:del w:id="68" w:author="Wim Groot" w:date="2025-03-31T15:59:00Z">
        <w:r>
          <w:delText>research</w:delText>
        </w:r>
      </w:del>
      <w:r>
        <w:t xml:space="preserve"> on the causal effect of intergenerational transmission (which isolates genetic transmission from education attainment), we assume a true intergenerational effect of </w:t>
      </w:r>
      <w:r>
        <w:rPr>
          <w:rFonts w:ascii="Cambria Italic" w:hAnsi="Cambria Italic"/>
        </w:rPr>
        <w:t xml:space="preserve">ω </w:t>
      </w:r>
      <w:r>
        <w:t>= 0</w:t>
      </w:r>
      <w:r>
        <w:rPr>
          <w:rFonts w:ascii="Cambria Italic" w:hAnsi="Cambria Italic"/>
        </w:rPr>
        <w:t>.</w:t>
      </w:r>
      <w:r>
        <w:t>1 following Holmlund et al. (2011). This implies that there is a 10% probability that children remain at the same education level as their parents:</w:t>
      </w:r>
    </w:p>
    <w:p w14:paraId="2D1371ED" w14:textId="77777777" w:rsidR="004447DC" w:rsidRDefault="00000000">
      <w:pPr>
        <w:spacing w:after="165" w:line="259" w:lineRule="auto"/>
        <w:ind w:right="407"/>
        <w:jc w:val="center"/>
      </w:pPr>
      <w:r>
        <w:lastRenderedPageBreak/>
        <w:t>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i</w:t>
      </w:r>
      <w:r>
        <w:t>|</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 xml:space="preserve">] = </w:t>
      </w:r>
      <w:r>
        <w:rPr>
          <w:rFonts w:ascii="Cambria Italic" w:hAnsi="Cambria Italic"/>
        </w:rPr>
        <w:t xml:space="preserve">ω </w:t>
      </w:r>
      <w:r>
        <w:t>Pr[</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w:t>
      </w:r>
      <w:r>
        <w:rPr>
          <w:rFonts w:ascii="Cambria Italic" w:hAnsi="Cambria Italic"/>
        </w:rPr>
        <w:t xml:space="preserve">, </w:t>
      </w:r>
      <w:r>
        <w:rPr>
          <w:rFonts w:ascii="Arial Unicode MS" w:hAnsi="Arial Unicode MS"/>
        </w:rPr>
        <w:t>∀</w:t>
      </w:r>
      <w:r>
        <w:t xml:space="preserve"> </w:t>
      </w:r>
      <w:r>
        <w:rPr>
          <w:rFonts w:ascii="Cambria Italic" w:hAnsi="Cambria Italic"/>
        </w:rPr>
        <w:t xml:space="preserve">i &lt; </w:t>
      </w:r>
      <w:r>
        <w:t>5</w:t>
      </w:r>
      <w:r>
        <w:rPr>
          <w:rFonts w:ascii="Cambria Italic" w:hAnsi="Cambria Italic"/>
        </w:rPr>
        <w:t>.</w:t>
      </w:r>
    </w:p>
    <w:p w14:paraId="2D1371EE" w14:textId="77777777" w:rsidR="004447DC" w:rsidRDefault="00000000">
      <w:pPr>
        <w:spacing w:after="213"/>
        <w:ind w:left="0" w:right="392" w:firstLine="324"/>
      </w:pPr>
      <w:r>
        <w:t xml:space="preserve">We recognize that our method is sensitive to the choice of </w:t>
      </w:r>
      <w:r>
        <w:rPr>
          <w:rFonts w:ascii="Cambria Italic" w:hAnsi="Cambria Italic"/>
        </w:rPr>
        <w:t>ω</w:t>
      </w:r>
      <w:r>
        <w:t xml:space="preserve">. To assess robustness, we conducted an additional calculation with </w:t>
      </w:r>
      <w:r>
        <w:rPr>
          <w:rFonts w:ascii="Cambria Italic" w:hAnsi="Cambria Italic"/>
        </w:rPr>
        <w:t xml:space="preserve">ω </w:t>
      </w:r>
      <w:r>
        <w:t>= 0</w:t>
      </w:r>
      <w:r>
        <w:rPr>
          <w:rFonts w:ascii="Cambria Italic" w:hAnsi="Cambria Italic"/>
        </w:rPr>
        <w:t>.</w:t>
      </w:r>
      <w:r>
        <w:t xml:space="preserve">15, following Fleury and Gilles (2018), and found that the results remain stable (see Appendix B). One could argue for using </w:t>
      </w:r>
      <w:r>
        <w:rPr>
          <w:rFonts w:ascii="Cambria Italic" w:hAnsi="Cambria Italic"/>
        </w:rPr>
        <w:t xml:space="preserve">BETA </w:t>
      </w:r>
      <w:r>
        <w:t xml:space="preserve">values from each country or the mean of </w:t>
      </w:r>
      <w:r>
        <w:rPr>
          <w:rFonts w:ascii="Cambria Italic" w:hAnsi="Cambria Italic"/>
        </w:rPr>
        <w:t xml:space="preserve">BETA </w:t>
      </w:r>
      <w:r>
        <w:t xml:space="preserve">across countries as persistent probabilities instead of our approach. However, using country-specific </w:t>
      </w:r>
      <w:r>
        <w:rPr>
          <w:rFonts w:ascii="Cambria Italic" w:hAnsi="Cambria Italic"/>
        </w:rPr>
        <w:t xml:space="preserve">BETA </w:t>
      </w:r>
      <w:r>
        <w:t xml:space="preserve">values would not produce a comparable index. In countries with high actual persistence, such as Bhutan, the difference between the expected and actual matrices would be small, making it impossible to conclude whether Bhutan is progressive. While the mean </w:t>
      </w:r>
      <w:r>
        <w:rPr>
          <w:rFonts w:ascii="Cambria Italic" w:hAnsi="Cambria Italic"/>
        </w:rPr>
        <w:t xml:space="preserve">BETA </w:t>
      </w:r>
      <w:r>
        <w:t xml:space="preserve">across countries might better measure progress, it does not address the problem of the genetic lottery, which is a barrier to equality of opportunity. Moreover, </w:t>
      </w:r>
      <w:r>
        <w:rPr>
          <w:rFonts w:ascii="Cambria Italic" w:hAnsi="Cambria Italic"/>
        </w:rPr>
        <w:t xml:space="preserve">BETA </w:t>
      </w:r>
      <w:r>
        <w:t xml:space="preserve">is derived from actual values, whereas an expected matrix should be defined independently of actual values to properly measure progress. Therefore, setting a fixed intergenerational effect makes more sense as a shared reference frame. However, it remains subject to the original circumstances of each country since the persistent value is determined by the product of </w:t>
      </w:r>
      <w:r>
        <w:rPr>
          <w:rFonts w:ascii="Cambria Italic" w:hAnsi="Cambria Italic"/>
        </w:rPr>
        <w:t xml:space="preserve">ω </w:t>
      </w:r>
      <w:r>
        <w:t>and the original education distribution of the parent generation.</w:t>
      </w:r>
    </w:p>
    <w:p w14:paraId="2D1371EF" w14:textId="6217DB2B" w:rsidR="004447DC" w:rsidRDefault="00000000">
      <w:pPr>
        <w:spacing w:after="320"/>
        <w:ind w:left="0" w:right="392" w:firstLine="0"/>
      </w:pPr>
      <w:r>
        <w:rPr>
          <w:rFonts w:ascii="Cambria Italic" w:hAnsi="Cambria Italic"/>
        </w:rPr>
        <w:t xml:space="preserve">The difficulty problem. </w:t>
      </w:r>
      <w:r>
        <w:t xml:space="preserve">The second major challenge is determining how to distribute the remaining probabilities into the upward area while adhering to the difficulty rule. </w:t>
      </w:r>
      <w:del w:id="69" w:author="Duong, Kevin (GOVERNANCE)" w:date="2025-04-01T11:34:00Z" w16du:dateUtc="2025-04-01T09:34:00Z">
        <w:r w:rsidDel="002822F7">
          <w:delText xml:space="preserve">Given the </w:delText>
        </w:r>
        <w:commentRangeStart w:id="70"/>
        <w:r w:rsidDel="002822F7">
          <w:delText>same</w:delText>
        </w:r>
        <w:commentRangeEnd w:id="70"/>
        <w:r w:rsidDel="002822F7">
          <w:commentReference w:id="70"/>
        </w:r>
        <w:r w:rsidDel="002822F7">
          <w:delText xml:space="preserve"> family background, </w:delText>
        </w:r>
      </w:del>
      <w:del w:id="71" w:author="Duong, Kevin (GOVERNANCE)" w:date="2025-04-01T11:31:00Z" w16du:dateUtc="2025-04-01T09:31:00Z">
        <w:r w:rsidDel="00576FF7">
          <w:delText xml:space="preserve">reaching </w:delText>
        </w:r>
      </w:del>
      <w:del w:id="72" w:author="Duong, Kevin (GOVERNANCE)" w:date="2025-04-01T11:34:00Z" w16du:dateUtc="2025-04-01T09:34:00Z">
        <w:r w:rsidDel="002822F7">
          <w:delText>a higher level of education requires more effort,</w:delText>
        </w:r>
      </w:del>
      <w:del w:id="73" w:author="Duong, Kevin (GOVERNANCE)" w:date="2025-04-01T11:32:00Z" w16du:dateUtc="2025-04-01T09:32:00Z">
        <w:r w:rsidDel="0017582B">
          <w:delText xml:space="preserve"> which should result in a</w:delText>
        </w:r>
      </w:del>
      <w:del w:id="74" w:author="Duong, Kevin (GOVERNANCE)" w:date="2025-04-01T11:31:00Z" w16du:dateUtc="2025-04-01T09:31:00Z">
        <w:r w:rsidDel="0017582B">
          <w:delText xml:space="preserve"> lower probability</w:delText>
        </w:r>
      </w:del>
      <w:del w:id="75" w:author="Duong, Kevin (GOVERNANCE)" w:date="2025-04-01T11:34:00Z" w16du:dateUtc="2025-04-01T09:34:00Z">
        <w:r w:rsidDel="002822F7">
          <w:delText xml:space="preserve">. Likewise, for </w:delText>
        </w:r>
      </w:del>
      <w:ins w:id="76" w:author="Duong, Kevin (GOVERNANCE)" w:date="2025-04-01T11:34:00Z">
        <w:r w:rsidR="0097343C" w:rsidRPr="0097343C">
          <w:t>For children who have attained the same education level, those from disadvantaged backgrounds</w:t>
        </w:r>
      </w:ins>
      <w:ins w:id="77" w:author="Duong, Kevin (GOVERNANCE)" w:date="2025-04-01T11:35:00Z" w16du:dateUtc="2025-04-01T09:35:00Z">
        <w:r w:rsidR="003F2B8E">
          <w:t xml:space="preserve"> (lower parent</w:t>
        </w:r>
      </w:ins>
      <w:ins w:id="78" w:author="Duong, Kevin (GOVERNANCE)" w:date="2025-04-01T11:36:00Z" w16du:dateUtc="2025-04-01T09:36:00Z">
        <w:r w:rsidR="003F2B8E">
          <w:t xml:space="preserve"> education)</w:t>
        </w:r>
      </w:ins>
      <w:ins w:id="79" w:author="Duong, Kevin (GOVERNANCE)" w:date="2025-04-01T11:34:00Z">
        <w:r w:rsidR="0097343C" w:rsidRPr="0097343C">
          <w:t xml:space="preserve"> face additional challenges, </w:t>
        </w:r>
      </w:ins>
      <w:ins w:id="80" w:author="Duong, Kevin (GOVERNANCE)" w:date="2025-04-01T11:34:00Z" w16du:dateUtc="2025-04-01T09:34:00Z">
        <w:r w:rsidR="0097343C">
          <w:t>this means</w:t>
        </w:r>
      </w:ins>
      <w:ins w:id="81" w:author="Duong, Kevin (GOVERNANCE)" w:date="2025-04-01T11:34:00Z">
        <w:r w:rsidR="0097343C" w:rsidRPr="0097343C">
          <w:t xml:space="preserve"> lower probabilities</w:t>
        </w:r>
      </w:ins>
      <w:del w:id="82" w:author="Duong, Kevin (GOVERNANCE)" w:date="2025-04-01T11:34:00Z" w16du:dateUtc="2025-04-01T09:34:00Z">
        <w:r w:rsidDel="0097343C">
          <w:delText>children who have attained the same education level, those from disadvantaged backgrounds face additional challenges</w:delText>
        </w:r>
      </w:del>
      <w:del w:id="83" w:author="Duong, Kevin (GOVERNANCE)" w:date="2025-04-01T11:32:00Z" w16du:dateUtc="2025-04-01T09:32:00Z">
        <w:r w:rsidDel="00DD1095">
          <w:delText>, leading to even</w:delText>
        </w:r>
        <w:r w:rsidDel="0017582B">
          <w:delText xml:space="preserve"> lower probabilities</w:delText>
        </w:r>
      </w:del>
      <w:r>
        <w:t>. To address this, we apply the law of total probability, which states that:</w:t>
      </w:r>
    </w:p>
    <w:p w14:paraId="2D1371F0" w14:textId="77777777" w:rsidR="004447DC" w:rsidRDefault="00000000">
      <w:pPr>
        <w:spacing w:after="186" w:line="259" w:lineRule="auto"/>
        <w:ind w:right="407"/>
        <w:jc w:val="center"/>
      </w:pPr>
      <w:r>
        <w:t>Pr(</w:t>
      </w:r>
      <w:r>
        <w:rPr>
          <w:rFonts w:ascii="Cambria Italic" w:hAnsi="Cambria Italic"/>
        </w:rPr>
        <w:t xml:space="preserve">A </w:t>
      </w:r>
      <w:r>
        <w:t xml:space="preserve">| </w:t>
      </w:r>
      <w:r>
        <w:rPr>
          <w:rFonts w:ascii="Cambria Italic" w:hAnsi="Cambria Italic"/>
        </w:rPr>
        <w:t>D</w:t>
      </w:r>
      <w:r>
        <w:t>) = Pr(</w:t>
      </w:r>
      <w:r>
        <w:rPr>
          <w:rFonts w:ascii="Cambria Italic" w:hAnsi="Cambria Italic"/>
        </w:rPr>
        <w:t xml:space="preserve">A </w:t>
      </w:r>
      <w:r>
        <w:t xml:space="preserve">| </w:t>
      </w:r>
      <w:r>
        <w:rPr>
          <w:rFonts w:ascii="Cambria Italic" w:hAnsi="Cambria Italic"/>
        </w:rPr>
        <w:t>B,D</w:t>
      </w:r>
      <w:r>
        <w:t>) × Pr(</w:t>
      </w:r>
      <w:r>
        <w:rPr>
          <w:rFonts w:ascii="Cambria Italic" w:hAnsi="Cambria Italic"/>
        </w:rPr>
        <w:t xml:space="preserve">B </w:t>
      </w:r>
      <w:r>
        <w:t xml:space="preserve">| </w:t>
      </w:r>
      <w:r>
        <w:rPr>
          <w:rFonts w:ascii="Cambria Italic" w:hAnsi="Cambria Italic"/>
        </w:rPr>
        <w:t>D</w:t>
      </w:r>
      <w:r>
        <w:t>) + Pr(</w:t>
      </w:r>
      <w:r>
        <w:rPr>
          <w:rFonts w:ascii="Cambria Italic" w:hAnsi="Cambria Italic"/>
        </w:rPr>
        <w:t xml:space="preserve">A </w:t>
      </w:r>
      <w:r>
        <w:t xml:space="preserve">| </w:t>
      </w:r>
      <w:r>
        <w:rPr>
          <w:rFonts w:ascii="Cambria Italic" w:hAnsi="Cambria Italic"/>
        </w:rPr>
        <w:t>B</w:t>
      </w:r>
      <w:r>
        <w:rPr>
          <w:rFonts w:ascii="Cambria Italic" w:hAnsi="Cambria Italic"/>
          <w:vertAlign w:val="superscript"/>
        </w:rPr>
        <w:t>c</w:t>
      </w:r>
      <w:r>
        <w:rPr>
          <w:rFonts w:ascii="Cambria Italic" w:hAnsi="Cambria Italic"/>
        </w:rPr>
        <w:t>,D</w:t>
      </w:r>
      <w:r>
        <w:t>) × Pr(</w:t>
      </w:r>
      <w:r>
        <w:rPr>
          <w:rFonts w:ascii="Cambria Italic" w:hAnsi="Cambria Italic"/>
        </w:rPr>
        <w:t>B</w:t>
      </w:r>
      <w:r>
        <w:rPr>
          <w:rFonts w:ascii="Cambria Italic" w:hAnsi="Cambria Italic"/>
          <w:vertAlign w:val="superscript"/>
        </w:rPr>
        <w:t xml:space="preserve">c </w:t>
      </w:r>
      <w:r>
        <w:t xml:space="preserve">| </w:t>
      </w:r>
      <w:r>
        <w:rPr>
          <w:rFonts w:ascii="Cambria Italic" w:hAnsi="Cambria Italic"/>
        </w:rPr>
        <w:t>D</w:t>
      </w:r>
      <w:r>
        <w:t>)</w:t>
      </w:r>
      <w:r>
        <w:rPr>
          <w:rFonts w:ascii="Cambria Italic" w:hAnsi="Cambria Italic"/>
        </w:rPr>
        <w:t>,</w:t>
      </w:r>
    </w:p>
    <w:p w14:paraId="2D1371F1" w14:textId="77777777" w:rsidR="004447DC" w:rsidRDefault="00000000">
      <w:pPr>
        <w:spacing w:after="244"/>
        <w:ind w:left="0" w:right="392" w:firstLine="324"/>
      </w:pPr>
      <w:r>
        <w:t xml:space="preserve">where </w:t>
      </w:r>
      <w:r>
        <w:rPr>
          <w:rFonts w:ascii="Cambria Italic" w:hAnsi="Cambria Italic"/>
        </w:rPr>
        <w:t>B</w:t>
      </w:r>
      <w:r>
        <w:rPr>
          <w:rFonts w:ascii="Cambria Italic" w:hAnsi="Cambria Italic"/>
          <w:vertAlign w:val="superscript"/>
        </w:rPr>
        <w:t xml:space="preserve">c </w:t>
      </w:r>
      <w:r>
        <w:t xml:space="preserve">represents the complement of </w:t>
      </w:r>
      <w:r>
        <w:rPr>
          <w:rFonts w:ascii="Cambria Italic" w:hAnsi="Cambria Italic"/>
        </w:rPr>
        <w:t>B</w:t>
      </w:r>
      <w:r>
        <w:t xml:space="preserve">, i.e., the event in which </w:t>
      </w:r>
      <w:r>
        <w:rPr>
          <w:rFonts w:ascii="Cambria Italic" w:hAnsi="Cambria Italic"/>
        </w:rPr>
        <w:t xml:space="preserve">B </w:t>
      </w:r>
      <w:r>
        <w:t xml:space="preserve">does not occur. This formulation divides event </w:t>
      </w:r>
      <w:r>
        <w:rPr>
          <w:rFonts w:ascii="Cambria Italic" w:hAnsi="Cambria Italic"/>
        </w:rPr>
        <w:t xml:space="preserve">A </w:t>
      </w:r>
      <w:r>
        <w:t xml:space="preserve">into two mutually exclusive scenarios: one in which </w:t>
      </w:r>
      <w:r>
        <w:rPr>
          <w:rFonts w:ascii="Cambria Italic" w:hAnsi="Cambria Italic"/>
        </w:rPr>
        <w:t xml:space="preserve">B </w:t>
      </w:r>
      <w:r>
        <w:t xml:space="preserve">occurs and one in which it does not. In the context of intergenerational mobility, let </w:t>
      </w:r>
      <w:r>
        <w:rPr>
          <w:rFonts w:ascii="Cambria Italic" w:hAnsi="Cambria Italic"/>
        </w:rPr>
        <w:t xml:space="preserve">A </w:t>
      </w:r>
      <w:r>
        <w:t xml:space="preserve">represent the event that a child reaches education level </w:t>
      </w:r>
      <w:r>
        <w:rPr>
          <w:rFonts w:ascii="Cambria Italic" w:hAnsi="Cambria Italic"/>
        </w:rPr>
        <w:t>z</w:t>
      </w:r>
      <w:r>
        <w:t xml:space="preserve">, denoted as </w:t>
      </w:r>
      <w:r>
        <w:rPr>
          <w:rFonts w:ascii="Cambria Italic" w:hAnsi="Cambria Italic"/>
        </w:rPr>
        <w:t xml:space="preserve">A </w:t>
      </w:r>
      <w:r>
        <w:t>= {</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z</w:t>
      </w:r>
      <w:r>
        <w:t xml:space="preserve">}. Let </w:t>
      </w:r>
      <w:r>
        <w:rPr>
          <w:rFonts w:ascii="Cambria Italic" w:hAnsi="Cambria Italic"/>
        </w:rPr>
        <w:t xml:space="preserve">B </w:t>
      </w:r>
      <w:r>
        <w:t xml:space="preserve">be the event that the child first reaches an intermediate education level </w:t>
      </w:r>
      <w:r>
        <w:rPr>
          <w:rFonts w:ascii="Cambria Italic" w:hAnsi="Cambria Italic"/>
        </w:rPr>
        <w:t>j</w:t>
      </w:r>
      <w:r>
        <w:t xml:space="preserve">, written as </w:t>
      </w:r>
      <w:r>
        <w:rPr>
          <w:rFonts w:ascii="Cambria Italic" w:hAnsi="Cambria Italic"/>
        </w:rPr>
        <w:t xml:space="preserve">B </w:t>
      </w:r>
      <w:r>
        <w:t>= {</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j</w:t>
      </w:r>
      <w:r>
        <w:t xml:space="preserve">}, and let </w:t>
      </w:r>
      <w:r>
        <w:rPr>
          <w:rFonts w:ascii="Cambria Italic" w:hAnsi="Cambria Italic"/>
        </w:rPr>
        <w:t xml:space="preserve">D </w:t>
      </w:r>
      <w:r>
        <w:t xml:space="preserve">represent the conditioning event where the parent has education level </w:t>
      </w:r>
      <w:r>
        <w:rPr>
          <w:rFonts w:ascii="Cambria Italic" w:hAnsi="Cambria Italic"/>
        </w:rPr>
        <w:t>i</w:t>
      </w:r>
      <w:r>
        <w:t xml:space="preserve">, expressed as </w:t>
      </w:r>
      <w:r>
        <w:rPr>
          <w:rFonts w:ascii="Cambria Italic" w:hAnsi="Cambria Italic"/>
        </w:rPr>
        <w:t xml:space="preserve">D </w:t>
      </w:r>
      <w:r>
        <w:t>=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 xml:space="preserve">}, with the assumption that </w:t>
      </w:r>
      <w:r>
        <w:rPr>
          <w:rFonts w:ascii="Cambria Italic" w:hAnsi="Cambria Italic"/>
        </w:rPr>
        <w:t>i &lt; j &lt; z</w:t>
      </w:r>
      <w:r>
        <w:t xml:space="preserve">. Using this framework, the probability that a child attains education level </w:t>
      </w:r>
      <w:r>
        <w:rPr>
          <w:rFonts w:ascii="Cambria Italic" w:hAnsi="Cambria Italic"/>
        </w:rPr>
        <w:t>z</w:t>
      </w:r>
      <w:r>
        <w:t xml:space="preserve">, given that the parent has level </w:t>
      </w:r>
      <w:r>
        <w:rPr>
          <w:rFonts w:ascii="Cambria Italic" w:hAnsi="Cambria Italic"/>
        </w:rPr>
        <w:t>i</w:t>
      </w:r>
      <w:r>
        <w:t>, is:</w:t>
      </w:r>
    </w:p>
    <w:p w14:paraId="2D1371F2" w14:textId="77777777" w:rsidR="004447DC" w:rsidRDefault="00000000">
      <w:pPr>
        <w:ind w:left="1112" w:right="392"/>
      </w:pPr>
      <w:r>
        <w:t>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z </w:t>
      </w:r>
      <w:r>
        <w:t xml:space="preserve">|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 = 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z </w:t>
      </w:r>
      <w:r>
        <w:t xml:space="preserve">| </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j,R</w:t>
      </w:r>
      <w:r>
        <w:rPr>
          <w:rFonts w:ascii="Cambria Italic" w:hAnsi="Cambria Italic"/>
          <w:vertAlign w:val="subscript"/>
        </w:rPr>
        <w:t xml:space="preserve">p </w:t>
      </w:r>
      <w:r>
        <w:t xml:space="preserve">= </w:t>
      </w:r>
      <w:r>
        <w:rPr>
          <w:rFonts w:ascii="Cambria Italic" w:hAnsi="Cambria Italic"/>
        </w:rPr>
        <w:t>i</w:t>
      </w:r>
      <w:r>
        <w:t>) × 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j </w:t>
      </w:r>
      <w:r>
        <w:t xml:space="preserve">|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w:t>
      </w:r>
    </w:p>
    <w:p w14:paraId="2D1371F3" w14:textId="77777777" w:rsidR="004447DC" w:rsidRDefault="00000000">
      <w:pPr>
        <w:spacing w:after="0" w:line="259" w:lineRule="auto"/>
        <w:ind w:right="392"/>
        <w:jc w:val="right"/>
      </w:pPr>
      <w:r>
        <w:t>(2)</w:t>
      </w:r>
    </w:p>
    <w:p w14:paraId="2D1371F4" w14:textId="77777777" w:rsidR="004447DC" w:rsidRDefault="00000000">
      <w:pPr>
        <w:spacing w:after="120"/>
        <w:ind w:left="3242" w:right="392"/>
      </w:pPr>
      <w:r>
        <w:t>+ 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z </w:t>
      </w:r>
      <w:r>
        <w:t xml:space="preserve">| </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j,R</w:t>
      </w:r>
      <w:r>
        <w:rPr>
          <w:rFonts w:ascii="Cambria Italic" w:hAnsi="Cambria Italic"/>
          <w:vertAlign w:val="subscript"/>
        </w:rPr>
        <w:t xml:space="preserve">p </w:t>
      </w:r>
      <w:r>
        <w:t xml:space="preserve">= </w:t>
      </w:r>
      <w:r>
        <w:rPr>
          <w:rFonts w:ascii="Cambria Italic" w:hAnsi="Cambria Italic"/>
        </w:rPr>
        <w:t>i</w:t>
      </w:r>
      <w:r>
        <w:t>) × 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j </w:t>
      </w:r>
      <w:r>
        <w:t xml:space="preserve">|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w:t>
      </w:r>
      <w:r>
        <w:rPr>
          <w:rFonts w:ascii="Cambria Italic" w:hAnsi="Cambria Italic"/>
        </w:rPr>
        <w:t>.</w:t>
      </w:r>
    </w:p>
    <w:p w14:paraId="2D1371F5" w14:textId="77777777" w:rsidR="004447DC" w:rsidRDefault="00000000">
      <w:pPr>
        <w:spacing w:after="309"/>
        <w:ind w:left="0" w:right="392" w:firstLine="324"/>
      </w:pPr>
      <w:r>
        <w:t xml:space="preserve">Since the education levels follow an ordinal structure, meaning a child must pass through level </w:t>
      </w:r>
      <w:r>
        <w:rPr>
          <w:rFonts w:ascii="Cambria Italic" w:hAnsi="Cambria Italic"/>
        </w:rPr>
        <w:t xml:space="preserve">j </w:t>
      </w:r>
      <w:r>
        <w:t xml:space="preserve">before reaching </w:t>
      </w:r>
      <w:r>
        <w:rPr>
          <w:rFonts w:ascii="Cambria Italic" w:hAnsi="Cambria Italic"/>
        </w:rPr>
        <w:t>z</w:t>
      </w:r>
      <w:r>
        <w:t>, the probability of skipping levels is zero:</w:t>
      </w:r>
    </w:p>
    <w:p w14:paraId="2D1371F6" w14:textId="77777777" w:rsidR="004447DC" w:rsidRDefault="00000000">
      <w:pPr>
        <w:spacing w:after="141" w:line="259" w:lineRule="auto"/>
        <w:ind w:right="407"/>
        <w:jc w:val="center"/>
      </w:pPr>
      <w:r>
        <w:t>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z </w:t>
      </w:r>
      <w:r>
        <w:t xml:space="preserve">| </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j,R</w:t>
      </w:r>
      <w:r>
        <w:rPr>
          <w:rFonts w:ascii="Cambria Italic" w:hAnsi="Cambria Italic"/>
          <w:vertAlign w:val="subscript"/>
        </w:rPr>
        <w:t xml:space="preserve">p </w:t>
      </w:r>
      <w:r>
        <w:t xml:space="preserve">= </w:t>
      </w:r>
      <w:r>
        <w:rPr>
          <w:rFonts w:ascii="Cambria Italic" w:hAnsi="Cambria Italic"/>
        </w:rPr>
        <w:t>i</w:t>
      </w:r>
      <w:r>
        <w:t>) = 0</w:t>
      </w:r>
      <w:r>
        <w:rPr>
          <w:rFonts w:ascii="Cambria Italic" w:hAnsi="Cambria Italic"/>
        </w:rPr>
        <w:t>.</w:t>
      </w:r>
    </w:p>
    <w:p w14:paraId="2D1371F7" w14:textId="77777777" w:rsidR="004447DC" w:rsidRDefault="00000000">
      <w:pPr>
        <w:spacing w:after="300"/>
        <w:ind w:left="0" w:right="392" w:firstLine="0"/>
      </w:pPr>
      <w:r>
        <w:t>This simplifies equation (2) to:</w:t>
      </w:r>
    </w:p>
    <w:p w14:paraId="2D1371F8" w14:textId="77777777" w:rsidR="004447DC" w:rsidRDefault="00000000">
      <w:pPr>
        <w:tabs>
          <w:tab w:val="center" w:pos="4663"/>
          <w:tab w:val="center" w:pos="9186"/>
        </w:tabs>
        <w:spacing w:after="142" w:line="259" w:lineRule="auto"/>
        <w:ind w:left="0" w:right="0" w:firstLine="0"/>
        <w:jc w:val="left"/>
      </w:pPr>
      <w:r>
        <w:rPr>
          <w:rFonts w:ascii="Calibri" w:eastAsia="Calibri" w:hAnsi="Calibri" w:cs="Calibri"/>
        </w:rPr>
        <w:lastRenderedPageBreak/>
        <w:tab/>
      </w:r>
      <w:r>
        <w:t>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z </w:t>
      </w:r>
      <w:r>
        <w:t xml:space="preserve">|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 = 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z </w:t>
      </w:r>
      <w:r>
        <w:t xml:space="preserve">| </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j,R</w:t>
      </w:r>
      <w:r>
        <w:rPr>
          <w:rFonts w:ascii="Cambria Italic" w:hAnsi="Cambria Italic"/>
          <w:vertAlign w:val="subscript"/>
        </w:rPr>
        <w:t xml:space="preserve">p </w:t>
      </w:r>
      <w:r>
        <w:t xml:space="preserve">= </w:t>
      </w:r>
      <w:r>
        <w:rPr>
          <w:rFonts w:ascii="Cambria Italic" w:hAnsi="Cambria Italic"/>
        </w:rPr>
        <w:t>i</w:t>
      </w:r>
      <w:r>
        <w:t>) × 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j </w:t>
      </w:r>
      <w:r>
        <w:t xml:space="preserve">|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w:t>
      </w:r>
      <w:r>
        <w:rPr>
          <w:rFonts w:ascii="Cambria Italic" w:hAnsi="Cambria Italic"/>
        </w:rPr>
        <w:t>.</w:t>
      </w:r>
      <w:r>
        <w:rPr>
          <w:rFonts w:ascii="Cambria Italic" w:hAnsi="Cambria Italic"/>
        </w:rPr>
        <w:tab/>
      </w:r>
      <w:r>
        <w:t>(3)</w:t>
      </w:r>
    </w:p>
    <w:p w14:paraId="2D1371F9" w14:textId="77777777" w:rsidR="004447DC" w:rsidRDefault="00000000">
      <w:pPr>
        <w:spacing w:after="286"/>
        <w:ind w:left="0" w:right="392" w:firstLine="0"/>
      </w:pPr>
      <w:r>
        <w:t>To further simplify, we assume that:</w:t>
      </w:r>
    </w:p>
    <w:p w14:paraId="2D1371FA" w14:textId="77777777" w:rsidR="004447DC" w:rsidRDefault="00000000">
      <w:pPr>
        <w:spacing w:after="165" w:line="259" w:lineRule="auto"/>
        <w:ind w:right="406"/>
        <w:jc w:val="center"/>
      </w:pPr>
      <w:r>
        <w:t>Pr(</w:t>
      </w:r>
      <w:r>
        <w:rPr>
          <w:rFonts w:ascii="Cambria Italic" w:hAnsi="Cambria Italic"/>
        </w:rPr>
        <w:t xml:space="preserve">C </w:t>
      </w:r>
      <w:r>
        <w:t xml:space="preserve">= </w:t>
      </w:r>
      <w:r>
        <w:rPr>
          <w:rFonts w:ascii="Cambria Italic" w:hAnsi="Cambria Italic"/>
        </w:rPr>
        <w:t xml:space="preserve">z </w:t>
      </w:r>
      <w:r>
        <w:t xml:space="preserve">| </w:t>
      </w:r>
      <w:r>
        <w:rPr>
          <w:rFonts w:ascii="Cambria Italic" w:hAnsi="Cambria Italic"/>
        </w:rPr>
        <w:t xml:space="preserve">C </w:t>
      </w:r>
      <w:r>
        <w:t xml:space="preserve">= </w:t>
      </w:r>
      <w:r>
        <w:rPr>
          <w:rFonts w:ascii="Cambria Italic" w:hAnsi="Cambria Italic"/>
        </w:rPr>
        <w:t xml:space="preserve">j,P </w:t>
      </w:r>
      <w:r>
        <w:t xml:space="preserve">= </w:t>
      </w:r>
      <w:r>
        <w:rPr>
          <w:rFonts w:ascii="Cambria Italic" w:hAnsi="Cambria Italic"/>
        </w:rPr>
        <w:t>i</w:t>
      </w:r>
      <w:r>
        <w:t>) = Pr(</w:t>
      </w:r>
      <w:r>
        <w:rPr>
          <w:rFonts w:ascii="Cambria Italic" w:hAnsi="Cambria Italic"/>
        </w:rPr>
        <w:t xml:space="preserve">C </w:t>
      </w:r>
      <w:r>
        <w:t xml:space="preserve">= </w:t>
      </w:r>
      <w:r>
        <w:rPr>
          <w:rFonts w:ascii="Cambria Italic" w:hAnsi="Cambria Italic"/>
        </w:rPr>
        <w:t xml:space="preserve">z </w:t>
      </w:r>
      <w:r>
        <w:t xml:space="preserve">| </w:t>
      </w:r>
      <w:r>
        <w:rPr>
          <w:rFonts w:ascii="Cambria Italic" w:hAnsi="Cambria Italic"/>
        </w:rPr>
        <w:t xml:space="preserve">P </w:t>
      </w:r>
      <w:r>
        <w:t xml:space="preserve">= </w:t>
      </w:r>
      <w:r>
        <w:rPr>
          <w:rFonts w:ascii="Cambria Italic" w:hAnsi="Cambria Italic"/>
        </w:rPr>
        <w:t>j</w:t>
      </w:r>
      <w:r>
        <w:t>)</w:t>
      </w:r>
      <w:r>
        <w:rPr>
          <w:rFonts w:ascii="Cambria Italic" w:hAnsi="Cambria Italic"/>
        </w:rPr>
        <w:t>.</w:t>
      </w:r>
    </w:p>
    <w:p w14:paraId="2D1371FB" w14:textId="77777777" w:rsidR="004447DC" w:rsidRDefault="00000000">
      <w:pPr>
        <w:spacing w:after="308"/>
        <w:ind w:left="0" w:right="392" w:firstLine="0"/>
      </w:pPr>
      <w:r>
        <w:t>This assumption implies that the condition (</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j,R</w:t>
      </w:r>
      <w:r>
        <w:rPr>
          <w:rFonts w:ascii="Cambria Italic" w:hAnsi="Cambria Italic"/>
          <w:vertAlign w:val="subscript"/>
        </w:rPr>
        <w:t xml:space="preserve">p </w:t>
      </w:r>
      <w:r>
        <w:t xml:space="preserve">= </w:t>
      </w:r>
      <w:r>
        <w:rPr>
          <w:rFonts w:ascii="Cambria Italic" w:hAnsi="Cambria Italic"/>
        </w:rPr>
        <w:t>i</w:t>
      </w:r>
      <w:r>
        <w:t>) is equivalent to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j</w:t>
      </w:r>
      <w:r>
        <w:t xml:space="preserve">), meaning that the family background is identical in the following two cases: (1) the sibling’s education level is </w:t>
      </w:r>
      <w:r>
        <w:rPr>
          <w:rFonts w:ascii="Cambria Italic" w:hAnsi="Cambria Italic"/>
        </w:rPr>
        <w:t>j</w:t>
      </w:r>
      <w:r>
        <w:t xml:space="preserve">, and (2) the parent has education level </w:t>
      </w:r>
      <w:r>
        <w:rPr>
          <w:rFonts w:ascii="Cambria Italic" w:hAnsi="Cambria Italic"/>
        </w:rPr>
        <w:t>j</w:t>
      </w:r>
      <w:r>
        <w:t>. Thus, equation (3) can be rewritten as:</w:t>
      </w:r>
    </w:p>
    <w:p w14:paraId="2D1371FC" w14:textId="77777777" w:rsidR="004447DC" w:rsidRDefault="00000000">
      <w:pPr>
        <w:spacing w:after="165" w:line="259" w:lineRule="auto"/>
        <w:ind w:right="407"/>
        <w:jc w:val="center"/>
      </w:pPr>
      <w:r>
        <w:t>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z </w:t>
      </w:r>
      <w:r>
        <w:t xml:space="preserve">|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 = 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z </w:t>
      </w:r>
      <w:r>
        <w:t xml:space="preserve">|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j</w:t>
      </w:r>
      <w:r>
        <w:t>) × 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 xml:space="preserve">j </w:t>
      </w:r>
      <w:r>
        <w:t xml:space="preserve">| </w:t>
      </w:r>
      <w:r>
        <w:rPr>
          <w:rFonts w:ascii="Cambria Italic" w:hAnsi="Cambria Italic"/>
        </w:rPr>
        <w:t>R</w:t>
      </w:r>
      <w:r>
        <w:rPr>
          <w:rFonts w:ascii="Cambria Italic" w:hAnsi="Cambria Italic"/>
          <w:vertAlign w:val="subscript"/>
        </w:rPr>
        <w:t xml:space="preserve">p </w:t>
      </w:r>
      <w:r>
        <w:t xml:space="preserve">= </w:t>
      </w:r>
      <w:r>
        <w:rPr>
          <w:rFonts w:ascii="Cambria Italic" w:hAnsi="Cambria Italic"/>
        </w:rPr>
        <w:t>i</w:t>
      </w:r>
      <w:r>
        <w:t>)</w:t>
      </w:r>
      <w:r>
        <w:rPr>
          <w:rFonts w:ascii="Cambria Italic" w:hAnsi="Cambria Italic"/>
        </w:rPr>
        <w:t>.</w:t>
      </w:r>
    </w:p>
    <w:p w14:paraId="2D1371FD" w14:textId="77777777" w:rsidR="004447DC" w:rsidRDefault="00000000">
      <w:pPr>
        <w:spacing w:after="179"/>
        <w:ind w:left="0" w:right="392" w:firstLine="0"/>
      </w:pPr>
      <w:r>
        <w:t xml:space="preserve">To operationalize this, let </w:t>
      </w:r>
      <w:r>
        <w:rPr>
          <w:rFonts w:ascii="Cambria Italic" w:hAnsi="Cambria Italic"/>
        </w:rPr>
        <w:t>a</w:t>
      </w:r>
      <w:r>
        <w:t xml:space="preserve">, </w:t>
      </w:r>
      <w:r>
        <w:rPr>
          <w:rFonts w:ascii="Cambria Italic" w:hAnsi="Cambria Italic"/>
        </w:rPr>
        <w:t>b</w:t>
      </w:r>
      <w:r>
        <w:t xml:space="preserve">, </w:t>
      </w:r>
      <w:r>
        <w:rPr>
          <w:rFonts w:ascii="Cambria Italic" w:hAnsi="Cambria Italic"/>
        </w:rPr>
        <w:t>c</w:t>
      </w:r>
      <w:r>
        <w:t xml:space="preserve">, and </w:t>
      </w:r>
      <w:r>
        <w:rPr>
          <w:rFonts w:ascii="Cambria Italic" w:hAnsi="Cambria Italic"/>
        </w:rPr>
        <w:t xml:space="preserve">d </w:t>
      </w:r>
      <w:r>
        <w:t xml:space="preserve">represent the probabilities of transitioning from one education level to the next, specifically: </w:t>
      </w:r>
      <w:r>
        <w:rPr>
          <w:rFonts w:ascii="Cambria Italic" w:hAnsi="Cambria Italic"/>
        </w:rPr>
        <w:t xml:space="preserve">a </w:t>
      </w:r>
      <w:r>
        <w:t>= Pr(</w:t>
      </w:r>
      <w:r>
        <w:rPr>
          <w:rFonts w:ascii="Cambria Italic" w:hAnsi="Cambria Italic"/>
        </w:rPr>
        <w:t>R</w:t>
      </w:r>
      <w:r>
        <w:rPr>
          <w:rFonts w:ascii="Cambria Italic" w:hAnsi="Cambria Italic"/>
          <w:vertAlign w:val="subscript"/>
        </w:rPr>
        <w:t xml:space="preserve">c </w:t>
      </w:r>
      <w:r>
        <w:t xml:space="preserve">= 2 | </w:t>
      </w:r>
      <w:r>
        <w:rPr>
          <w:rFonts w:ascii="Cambria Italic" w:hAnsi="Cambria Italic"/>
        </w:rPr>
        <w:t>R</w:t>
      </w:r>
      <w:r>
        <w:rPr>
          <w:rFonts w:ascii="Cambria Italic" w:hAnsi="Cambria Italic"/>
          <w:vertAlign w:val="subscript"/>
        </w:rPr>
        <w:t xml:space="preserve">p </w:t>
      </w:r>
      <w:r>
        <w:t xml:space="preserve">= 1), </w:t>
      </w:r>
      <w:r>
        <w:rPr>
          <w:rFonts w:ascii="Cambria Italic" w:hAnsi="Cambria Italic"/>
        </w:rPr>
        <w:t xml:space="preserve">b </w:t>
      </w:r>
      <w:r>
        <w:t>= Pr(</w:t>
      </w:r>
      <w:r>
        <w:rPr>
          <w:rFonts w:ascii="Cambria Italic" w:hAnsi="Cambria Italic"/>
        </w:rPr>
        <w:t>R</w:t>
      </w:r>
      <w:r>
        <w:rPr>
          <w:rFonts w:ascii="Cambria Italic" w:hAnsi="Cambria Italic"/>
          <w:vertAlign w:val="subscript"/>
        </w:rPr>
        <w:t xml:space="preserve">c </w:t>
      </w:r>
      <w:r>
        <w:t xml:space="preserve">= 3 | </w:t>
      </w:r>
      <w:r>
        <w:rPr>
          <w:rFonts w:ascii="Cambria Italic" w:hAnsi="Cambria Italic"/>
        </w:rPr>
        <w:t>R</w:t>
      </w:r>
      <w:r>
        <w:rPr>
          <w:rFonts w:ascii="Cambria Italic" w:hAnsi="Cambria Italic"/>
          <w:vertAlign w:val="subscript"/>
        </w:rPr>
        <w:t xml:space="preserve">p </w:t>
      </w:r>
      <w:r>
        <w:t xml:space="preserve">= 2), </w:t>
      </w:r>
      <w:r>
        <w:rPr>
          <w:rFonts w:ascii="Cambria Italic" w:hAnsi="Cambria Italic"/>
        </w:rPr>
        <w:t xml:space="preserve">c </w:t>
      </w:r>
      <w:r>
        <w:t>= Pr(</w:t>
      </w:r>
      <w:r>
        <w:rPr>
          <w:rFonts w:ascii="Cambria Italic" w:hAnsi="Cambria Italic"/>
        </w:rPr>
        <w:t>R</w:t>
      </w:r>
      <w:r>
        <w:rPr>
          <w:rFonts w:ascii="Cambria Italic" w:hAnsi="Cambria Italic"/>
          <w:vertAlign w:val="subscript"/>
        </w:rPr>
        <w:t xml:space="preserve">c </w:t>
      </w:r>
      <w:r>
        <w:t xml:space="preserve">= 4 | </w:t>
      </w:r>
      <w:r>
        <w:rPr>
          <w:rFonts w:ascii="Cambria Italic" w:hAnsi="Cambria Italic"/>
        </w:rPr>
        <w:t>R</w:t>
      </w:r>
      <w:r>
        <w:rPr>
          <w:rFonts w:ascii="Cambria Italic" w:hAnsi="Cambria Italic"/>
          <w:vertAlign w:val="subscript"/>
        </w:rPr>
        <w:t xml:space="preserve">p </w:t>
      </w:r>
      <w:r>
        <w:t xml:space="preserve">= 3), and </w:t>
      </w:r>
      <w:r>
        <w:rPr>
          <w:rFonts w:ascii="Cambria Italic" w:hAnsi="Cambria Italic"/>
        </w:rPr>
        <w:t xml:space="preserve">d </w:t>
      </w:r>
      <w:r>
        <w:t>= Pr(</w:t>
      </w:r>
      <w:r>
        <w:rPr>
          <w:rFonts w:ascii="Cambria Italic" w:hAnsi="Cambria Italic"/>
        </w:rPr>
        <w:t>R</w:t>
      </w:r>
      <w:r>
        <w:rPr>
          <w:rFonts w:ascii="Cambria Italic" w:hAnsi="Cambria Italic"/>
          <w:vertAlign w:val="subscript"/>
        </w:rPr>
        <w:t xml:space="preserve">c </w:t>
      </w:r>
      <w:r>
        <w:t xml:space="preserve">= 5 | </w:t>
      </w:r>
      <w:r>
        <w:rPr>
          <w:rFonts w:ascii="Cambria Italic" w:hAnsi="Cambria Italic"/>
        </w:rPr>
        <w:t>R</w:t>
      </w:r>
      <w:r>
        <w:rPr>
          <w:rFonts w:ascii="Cambria Italic" w:hAnsi="Cambria Italic"/>
          <w:vertAlign w:val="subscript"/>
        </w:rPr>
        <w:t xml:space="preserve">p </w:t>
      </w:r>
      <w:r>
        <w:t>= 4). Using these definitions, we express the expected transition matrix (see Table 2) as follows:</w:t>
      </w:r>
    </w:p>
    <w:p w14:paraId="2D1371FE" w14:textId="77777777" w:rsidR="004447DC" w:rsidRDefault="00000000">
      <w:pPr>
        <w:spacing w:after="1" w:line="265" w:lineRule="auto"/>
        <w:ind w:right="407"/>
        <w:jc w:val="center"/>
      </w:pPr>
      <w:r>
        <w:rPr>
          <w:sz w:val="18"/>
          <w:szCs w:val="18"/>
        </w:rPr>
        <w:t>Table 2: The expected matrix</w:t>
      </w:r>
    </w:p>
    <w:tbl>
      <w:tblPr>
        <w:tblW w:w="681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44"/>
        <w:gridCol w:w="961"/>
        <w:gridCol w:w="962"/>
        <w:gridCol w:w="962"/>
        <w:gridCol w:w="1080"/>
        <w:gridCol w:w="1456"/>
        <w:gridCol w:w="854"/>
      </w:tblGrid>
      <w:tr w:rsidR="004447DC" w14:paraId="2D137206" w14:textId="77777777">
        <w:trPr>
          <w:trHeight w:val="248"/>
          <w:jc w:val="center"/>
        </w:trPr>
        <w:tc>
          <w:tcPr>
            <w:tcW w:w="54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1FF" w14:textId="77777777" w:rsidR="004447DC" w:rsidRDefault="004447DC"/>
        </w:tc>
        <w:tc>
          <w:tcPr>
            <w:tcW w:w="96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1" w:type="dxa"/>
            </w:tcMar>
          </w:tcPr>
          <w:p w14:paraId="2D137200" w14:textId="77777777" w:rsidR="004447DC" w:rsidRDefault="00000000">
            <w:pPr>
              <w:spacing w:after="0" w:line="259" w:lineRule="auto"/>
              <w:ind w:left="0" w:right="1" w:firstLine="0"/>
              <w:jc w:val="center"/>
            </w:pPr>
            <w:r>
              <w:rPr>
                <w:rFonts w:ascii="Cambria Bold" w:hAnsi="Cambria Bold"/>
              </w:rPr>
              <w:t>C1</w:t>
            </w:r>
          </w:p>
        </w:tc>
        <w:tc>
          <w:tcPr>
            <w:tcW w:w="962"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201" w14:textId="77777777" w:rsidR="004447DC" w:rsidRDefault="00000000">
            <w:pPr>
              <w:spacing w:after="0" w:line="259" w:lineRule="auto"/>
              <w:ind w:left="0" w:right="0" w:firstLine="0"/>
              <w:jc w:val="center"/>
            </w:pPr>
            <w:r>
              <w:rPr>
                <w:rFonts w:ascii="Cambria Bold" w:hAnsi="Cambria Bold"/>
              </w:rPr>
              <w:t>C2</w:t>
            </w:r>
          </w:p>
        </w:tc>
        <w:tc>
          <w:tcPr>
            <w:tcW w:w="962"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202" w14:textId="77777777" w:rsidR="004447DC" w:rsidRDefault="00000000">
            <w:pPr>
              <w:spacing w:after="0" w:line="259" w:lineRule="auto"/>
              <w:ind w:left="0" w:right="0" w:firstLine="0"/>
              <w:jc w:val="center"/>
            </w:pPr>
            <w:r>
              <w:rPr>
                <w:rFonts w:ascii="Cambria Bold" w:hAnsi="Cambria Bold"/>
              </w:rPr>
              <w:t>C3</w:t>
            </w:r>
          </w:p>
        </w:tc>
        <w:tc>
          <w:tcPr>
            <w:tcW w:w="108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203" w14:textId="77777777" w:rsidR="004447DC" w:rsidRDefault="00000000">
            <w:pPr>
              <w:spacing w:after="0" w:line="259" w:lineRule="auto"/>
              <w:ind w:left="0" w:right="0" w:firstLine="0"/>
              <w:jc w:val="center"/>
            </w:pPr>
            <w:r>
              <w:rPr>
                <w:rFonts w:ascii="Cambria Bold" w:hAnsi="Cambria Bold"/>
              </w:rPr>
              <w:t>C4</w:t>
            </w:r>
          </w:p>
        </w:tc>
        <w:tc>
          <w:tcPr>
            <w:tcW w:w="1456"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204" w14:textId="77777777" w:rsidR="004447DC" w:rsidRDefault="00000000">
            <w:pPr>
              <w:spacing w:after="0" w:line="259" w:lineRule="auto"/>
              <w:ind w:left="1" w:right="0" w:firstLine="0"/>
              <w:jc w:val="center"/>
            </w:pPr>
            <w:r>
              <w:rPr>
                <w:rFonts w:ascii="Cambria Bold" w:hAnsi="Cambria Bold"/>
              </w:rPr>
              <w:t>C5</w:t>
            </w:r>
          </w:p>
        </w:tc>
        <w:tc>
          <w:tcPr>
            <w:tcW w:w="854" w:type="dxa"/>
            <w:tcBorders>
              <w:top w:val="single" w:sz="3" w:space="0" w:color="000000"/>
              <w:left w:val="single" w:sz="3" w:space="0" w:color="000000"/>
              <w:bottom w:val="single" w:sz="3" w:space="0" w:color="000000"/>
              <w:right w:val="single" w:sz="3" w:space="0" w:color="000000"/>
            </w:tcBorders>
            <w:shd w:val="clear" w:color="auto" w:fill="auto"/>
            <w:tcMar>
              <w:top w:w="80" w:type="dxa"/>
              <w:left w:w="91" w:type="dxa"/>
              <w:bottom w:w="80" w:type="dxa"/>
              <w:right w:w="80" w:type="dxa"/>
            </w:tcMar>
          </w:tcPr>
          <w:p w14:paraId="2D137205" w14:textId="77777777" w:rsidR="004447DC" w:rsidRDefault="00000000">
            <w:pPr>
              <w:spacing w:after="0" w:line="259" w:lineRule="auto"/>
              <w:ind w:left="11" w:right="0" w:firstLine="0"/>
              <w:jc w:val="left"/>
            </w:pPr>
            <w:r>
              <w:rPr>
                <w:rFonts w:ascii="Cambria Bold" w:hAnsi="Cambria Bold"/>
              </w:rPr>
              <w:t>Total</w:t>
            </w:r>
          </w:p>
        </w:tc>
      </w:tr>
      <w:tr w:rsidR="004447DC" w14:paraId="2D13720E" w14:textId="77777777">
        <w:trPr>
          <w:trHeight w:val="248"/>
          <w:jc w:val="center"/>
        </w:trPr>
        <w:tc>
          <w:tcPr>
            <w:tcW w:w="544"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207" w14:textId="77777777" w:rsidR="004447DC" w:rsidRDefault="00000000">
            <w:pPr>
              <w:spacing w:after="0" w:line="259" w:lineRule="auto"/>
              <w:ind w:left="1" w:right="0" w:firstLine="0"/>
            </w:pPr>
            <w:r>
              <w:rPr>
                <w:rFonts w:ascii="Cambria Bold" w:hAnsi="Cambria Bold"/>
              </w:rPr>
              <w:t>P1</w:t>
            </w:r>
          </w:p>
        </w:tc>
        <w:tc>
          <w:tcPr>
            <w:tcW w:w="961" w:type="dxa"/>
            <w:tcBorders>
              <w:top w:val="single" w:sz="3" w:space="0" w:color="000000"/>
              <w:left w:val="single" w:sz="3" w:space="0" w:color="000000"/>
              <w:bottom w:val="single" w:sz="3" w:space="0" w:color="000000"/>
              <w:right w:val="single" w:sz="3" w:space="0" w:color="000000"/>
            </w:tcBorders>
            <w:shd w:val="clear" w:color="auto" w:fill="FBFB46"/>
            <w:tcMar>
              <w:top w:w="80" w:type="dxa"/>
              <w:left w:w="80" w:type="dxa"/>
              <w:bottom w:w="80" w:type="dxa"/>
              <w:right w:w="80" w:type="dxa"/>
            </w:tcMar>
          </w:tcPr>
          <w:p w14:paraId="2D137208" w14:textId="77777777" w:rsidR="004447DC" w:rsidRDefault="00000000">
            <w:pPr>
              <w:spacing w:after="0" w:line="259" w:lineRule="auto"/>
              <w:ind w:left="0" w:right="0" w:firstLine="0"/>
              <w:jc w:val="left"/>
            </w:pPr>
            <w:r>
              <w:rPr>
                <w:rFonts w:ascii="Cambria Italic" w:hAnsi="Cambria Italic"/>
              </w:rPr>
              <w:t xml:space="preserve">ω </w:t>
            </w:r>
            <w:r>
              <w:t xml:space="preserve">× </w:t>
            </w:r>
            <w:r>
              <w:rPr>
                <w:rFonts w:ascii="Cambria Italic" w:hAnsi="Cambria Italic"/>
              </w:rPr>
              <w:t>P</w:t>
            </w:r>
            <w:r>
              <w:rPr>
                <w:vertAlign w:val="subscript"/>
              </w:rPr>
              <w:t>1</w:t>
            </w:r>
          </w:p>
        </w:tc>
        <w:tc>
          <w:tcPr>
            <w:tcW w:w="962" w:type="dxa"/>
            <w:tcBorders>
              <w:top w:val="single" w:sz="3" w:space="0" w:color="000000"/>
              <w:left w:val="single" w:sz="3" w:space="0" w:color="000000"/>
              <w:bottom w:val="single" w:sz="3" w:space="0" w:color="000000"/>
              <w:right w:val="single" w:sz="3" w:space="0" w:color="000000"/>
            </w:tcBorders>
            <w:shd w:val="clear" w:color="auto" w:fill="0EFB94"/>
            <w:tcMar>
              <w:top w:w="80" w:type="dxa"/>
              <w:left w:w="80" w:type="dxa"/>
              <w:bottom w:w="80" w:type="dxa"/>
              <w:right w:w="80" w:type="dxa"/>
            </w:tcMar>
          </w:tcPr>
          <w:p w14:paraId="2D137209" w14:textId="77777777" w:rsidR="004447DC" w:rsidRDefault="00000000">
            <w:pPr>
              <w:spacing w:after="0" w:line="259" w:lineRule="auto"/>
              <w:ind w:left="0" w:right="0" w:firstLine="0"/>
              <w:jc w:val="center"/>
            </w:pPr>
            <w:r>
              <w:rPr>
                <w:rFonts w:ascii="Cambria Italic" w:hAnsi="Cambria Italic"/>
              </w:rPr>
              <w:t>a</w:t>
            </w:r>
          </w:p>
        </w:tc>
        <w:tc>
          <w:tcPr>
            <w:tcW w:w="962" w:type="dxa"/>
            <w:tcBorders>
              <w:top w:val="single" w:sz="3" w:space="0" w:color="000000"/>
              <w:left w:val="single" w:sz="3" w:space="0" w:color="000000"/>
              <w:bottom w:val="single" w:sz="3" w:space="0" w:color="000000"/>
              <w:right w:val="single" w:sz="3" w:space="0" w:color="000000"/>
            </w:tcBorders>
            <w:shd w:val="clear" w:color="auto" w:fill="0EFB94"/>
            <w:tcMar>
              <w:top w:w="80" w:type="dxa"/>
              <w:left w:w="202" w:type="dxa"/>
              <w:bottom w:w="80" w:type="dxa"/>
              <w:right w:w="80" w:type="dxa"/>
            </w:tcMar>
          </w:tcPr>
          <w:p w14:paraId="2D13720A" w14:textId="77777777" w:rsidR="004447DC" w:rsidRDefault="00000000">
            <w:pPr>
              <w:spacing w:after="0" w:line="259" w:lineRule="auto"/>
              <w:ind w:left="122" w:right="0" w:firstLine="0"/>
              <w:jc w:val="left"/>
            </w:pPr>
            <w:r>
              <w:rPr>
                <w:rFonts w:ascii="Cambria Italic" w:hAnsi="Cambria Italic"/>
              </w:rPr>
              <w:t xml:space="preserve">a </w:t>
            </w:r>
            <w:r>
              <w:t xml:space="preserve">× </w:t>
            </w:r>
            <w:r>
              <w:rPr>
                <w:rFonts w:ascii="Cambria Italic" w:hAnsi="Cambria Italic"/>
              </w:rPr>
              <w:t>b</w:t>
            </w:r>
          </w:p>
        </w:tc>
        <w:tc>
          <w:tcPr>
            <w:tcW w:w="1080"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2D13720B" w14:textId="77777777" w:rsidR="004447DC" w:rsidRDefault="00000000">
            <w:pPr>
              <w:spacing w:after="0" w:line="259" w:lineRule="auto"/>
              <w:ind w:left="1" w:right="0" w:firstLine="0"/>
            </w:pPr>
            <w:r>
              <w:rPr>
                <w:rFonts w:ascii="Cambria Italic" w:hAnsi="Cambria Italic"/>
              </w:rPr>
              <w:t xml:space="preserve">a </w:t>
            </w:r>
            <w:r>
              <w:t xml:space="preserve">× </w:t>
            </w:r>
            <w:r>
              <w:rPr>
                <w:rFonts w:ascii="Cambria Italic" w:hAnsi="Cambria Italic"/>
              </w:rPr>
              <w:t xml:space="preserve">b </w:t>
            </w:r>
            <w:r>
              <w:t xml:space="preserve">× </w:t>
            </w:r>
            <w:r>
              <w:rPr>
                <w:rFonts w:ascii="Cambria Italic" w:hAnsi="Cambria Italic"/>
              </w:rPr>
              <w:t>c</w:t>
            </w:r>
          </w:p>
        </w:tc>
        <w:tc>
          <w:tcPr>
            <w:tcW w:w="1456"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2D13720C" w14:textId="77777777" w:rsidR="004447DC" w:rsidRDefault="00000000">
            <w:pPr>
              <w:spacing w:after="0" w:line="259" w:lineRule="auto"/>
              <w:ind w:left="1" w:right="0" w:firstLine="0"/>
            </w:pPr>
            <w:r>
              <w:rPr>
                <w:rFonts w:ascii="Cambria Italic" w:hAnsi="Cambria Italic"/>
              </w:rPr>
              <w:t xml:space="preserve">a </w:t>
            </w:r>
            <w:r>
              <w:t xml:space="preserve">× </w:t>
            </w:r>
            <w:r>
              <w:rPr>
                <w:rFonts w:ascii="Cambria Italic" w:hAnsi="Cambria Italic"/>
              </w:rPr>
              <w:t xml:space="preserve">b </w:t>
            </w:r>
            <w:r>
              <w:t xml:space="preserve">× </w:t>
            </w:r>
            <w:r>
              <w:rPr>
                <w:rFonts w:ascii="Cambria Italic" w:hAnsi="Cambria Italic"/>
              </w:rPr>
              <w:t xml:space="preserve">c </w:t>
            </w:r>
            <w:r>
              <w:t xml:space="preserve">× </w:t>
            </w:r>
            <w:r>
              <w:rPr>
                <w:rFonts w:ascii="Cambria Italic" w:hAnsi="Cambria Italic"/>
              </w:rPr>
              <w:t>d</w:t>
            </w:r>
          </w:p>
        </w:tc>
        <w:tc>
          <w:tcPr>
            <w:tcW w:w="85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9" w:type="dxa"/>
            </w:tcMar>
          </w:tcPr>
          <w:p w14:paraId="2D13720D" w14:textId="77777777" w:rsidR="004447DC" w:rsidRDefault="00000000">
            <w:pPr>
              <w:spacing w:after="0" w:line="259" w:lineRule="auto"/>
              <w:ind w:left="0" w:right="9" w:firstLine="0"/>
              <w:jc w:val="center"/>
            </w:pPr>
            <w:r>
              <w:rPr>
                <w:rFonts w:ascii="Cambria Italic" w:hAnsi="Cambria Italic"/>
              </w:rPr>
              <w:t>P</w:t>
            </w:r>
            <w:r>
              <w:rPr>
                <w:vertAlign w:val="subscript"/>
              </w:rPr>
              <w:t>1</w:t>
            </w:r>
          </w:p>
        </w:tc>
      </w:tr>
      <w:tr w:rsidR="004447DC" w14:paraId="2D137216" w14:textId="77777777">
        <w:trPr>
          <w:trHeight w:val="248"/>
          <w:jc w:val="center"/>
        </w:trPr>
        <w:tc>
          <w:tcPr>
            <w:tcW w:w="544"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20F" w14:textId="77777777" w:rsidR="004447DC" w:rsidRDefault="00000000">
            <w:pPr>
              <w:spacing w:after="0" w:line="259" w:lineRule="auto"/>
              <w:ind w:left="1" w:right="0" w:firstLine="0"/>
            </w:pPr>
            <w:r>
              <w:rPr>
                <w:rFonts w:ascii="Cambria Bold" w:hAnsi="Cambria Bold"/>
              </w:rPr>
              <w:t>P2</w:t>
            </w:r>
          </w:p>
        </w:tc>
        <w:tc>
          <w:tcPr>
            <w:tcW w:w="961"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1" w:type="dxa"/>
            </w:tcMar>
          </w:tcPr>
          <w:p w14:paraId="2D137210" w14:textId="77777777" w:rsidR="004447DC" w:rsidRDefault="00000000">
            <w:pPr>
              <w:spacing w:after="0" w:line="259" w:lineRule="auto"/>
              <w:ind w:left="0" w:right="1" w:firstLine="0"/>
              <w:jc w:val="center"/>
            </w:pPr>
            <w:r>
              <w:t>0</w:t>
            </w:r>
          </w:p>
        </w:tc>
        <w:tc>
          <w:tcPr>
            <w:tcW w:w="962" w:type="dxa"/>
            <w:tcBorders>
              <w:top w:val="single" w:sz="3" w:space="0" w:color="000000"/>
              <w:left w:val="single" w:sz="3" w:space="0" w:color="000000"/>
              <w:bottom w:val="single" w:sz="3" w:space="0" w:color="000000"/>
              <w:right w:val="single" w:sz="3" w:space="0" w:color="000000"/>
            </w:tcBorders>
            <w:shd w:val="clear" w:color="auto" w:fill="FBFB46"/>
            <w:tcMar>
              <w:top w:w="80" w:type="dxa"/>
              <w:left w:w="81" w:type="dxa"/>
              <w:bottom w:w="80" w:type="dxa"/>
              <w:right w:w="80" w:type="dxa"/>
            </w:tcMar>
          </w:tcPr>
          <w:p w14:paraId="2D137211" w14:textId="77777777" w:rsidR="004447DC" w:rsidRDefault="00000000">
            <w:pPr>
              <w:spacing w:after="0" w:line="259" w:lineRule="auto"/>
              <w:ind w:left="1" w:right="0" w:firstLine="0"/>
              <w:jc w:val="left"/>
            </w:pPr>
            <w:r>
              <w:rPr>
                <w:rFonts w:ascii="Cambria Italic" w:hAnsi="Cambria Italic"/>
              </w:rPr>
              <w:t xml:space="preserve">ω </w:t>
            </w:r>
            <w:r>
              <w:t xml:space="preserve">× </w:t>
            </w:r>
            <w:r>
              <w:rPr>
                <w:rFonts w:ascii="Cambria Italic" w:hAnsi="Cambria Italic"/>
              </w:rPr>
              <w:t>P</w:t>
            </w:r>
            <w:r>
              <w:rPr>
                <w:vertAlign w:val="subscript"/>
              </w:rPr>
              <w:t>2</w:t>
            </w:r>
          </w:p>
        </w:tc>
        <w:tc>
          <w:tcPr>
            <w:tcW w:w="962" w:type="dxa"/>
            <w:tcBorders>
              <w:top w:val="single" w:sz="3" w:space="0" w:color="000000"/>
              <w:left w:val="single" w:sz="3" w:space="0" w:color="000000"/>
              <w:bottom w:val="single" w:sz="3" w:space="0" w:color="000000"/>
              <w:right w:val="single" w:sz="3" w:space="0" w:color="000000"/>
            </w:tcBorders>
            <w:shd w:val="clear" w:color="auto" w:fill="0EFB94"/>
            <w:tcMar>
              <w:top w:w="80" w:type="dxa"/>
              <w:left w:w="80" w:type="dxa"/>
              <w:bottom w:w="80" w:type="dxa"/>
              <w:right w:w="80" w:type="dxa"/>
            </w:tcMar>
          </w:tcPr>
          <w:p w14:paraId="2D137212" w14:textId="77777777" w:rsidR="004447DC" w:rsidRDefault="00000000">
            <w:pPr>
              <w:spacing w:after="0" w:line="259" w:lineRule="auto"/>
              <w:ind w:left="0" w:right="0" w:firstLine="0"/>
              <w:jc w:val="center"/>
            </w:pPr>
            <w:r>
              <w:rPr>
                <w:rFonts w:ascii="Cambria Italic" w:hAnsi="Cambria Italic"/>
              </w:rPr>
              <w:t>b</w:t>
            </w:r>
          </w:p>
        </w:tc>
        <w:tc>
          <w:tcPr>
            <w:tcW w:w="1080" w:type="dxa"/>
            <w:tcBorders>
              <w:top w:val="single" w:sz="3" w:space="0" w:color="000000"/>
              <w:left w:val="single" w:sz="3" w:space="0" w:color="000000"/>
              <w:bottom w:val="single" w:sz="3" w:space="0" w:color="000000"/>
              <w:right w:val="single" w:sz="3" w:space="0" w:color="000000"/>
            </w:tcBorders>
            <w:shd w:val="clear" w:color="auto" w:fill="0EFB94"/>
            <w:tcMar>
              <w:top w:w="80" w:type="dxa"/>
              <w:left w:w="80" w:type="dxa"/>
              <w:bottom w:w="80" w:type="dxa"/>
              <w:right w:w="80" w:type="dxa"/>
            </w:tcMar>
          </w:tcPr>
          <w:p w14:paraId="2D137213" w14:textId="77777777" w:rsidR="004447DC" w:rsidRDefault="00000000">
            <w:pPr>
              <w:spacing w:after="0" w:line="259" w:lineRule="auto"/>
              <w:ind w:left="0" w:right="0" w:firstLine="0"/>
              <w:jc w:val="center"/>
            </w:pPr>
            <w:r>
              <w:rPr>
                <w:rFonts w:ascii="Cambria Italic" w:hAnsi="Cambria Italic"/>
              </w:rPr>
              <w:t xml:space="preserve">b </w:t>
            </w:r>
            <w:r>
              <w:t xml:space="preserve">× </w:t>
            </w:r>
            <w:r>
              <w:rPr>
                <w:rFonts w:ascii="Cambria Italic" w:hAnsi="Cambria Italic"/>
              </w:rPr>
              <w:t>c</w:t>
            </w:r>
          </w:p>
        </w:tc>
        <w:tc>
          <w:tcPr>
            <w:tcW w:w="1456"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2D137214" w14:textId="77777777" w:rsidR="004447DC" w:rsidRDefault="00000000">
            <w:pPr>
              <w:spacing w:after="0" w:line="259" w:lineRule="auto"/>
              <w:ind w:left="1" w:right="0" w:firstLine="0"/>
              <w:jc w:val="center"/>
            </w:pPr>
            <w:r>
              <w:rPr>
                <w:rFonts w:ascii="Cambria Italic" w:hAnsi="Cambria Italic"/>
              </w:rPr>
              <w:t xml:space="preserve">b </w:t>
            </w:r>
            <w:r>
              <w:t xml:space="preserve">× </w:t>
            </w:r>
            <w:r>
              <w:rPr>
                <w:rFonts w:ascii="Cambria Italic" w:hAnsi="Cambria Italic"/>
              </w:rPr>
              <w:t xml:space="preserve">c </w:t>
            </w:r>
            <w:r>
              <w:t xml:space="preserve">× </w:t>
            </w:r>
            <w:r>
              <w:rPr>
                <w:rFonts w:ascii="Cambria Italic" w:hAnsi="Cambria Italic"/>
              </w:rPr>
              <w:t>d</w:t>
            </w:r>
          </w:p>
        </w:tc>
        <w:tc>
          <w:tcPr>
            <w:tcW w:w="85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9" w:type="dxa"/>
            </w:tcMar>
          </w:tcPr>
          <w:p w14:paraId="2D137215" w14:textId="77777777" w:rsidR="004447DC" w:rsidRDefault="00000000">
            <w:pPr>
              <w:spacing w:after="0" w:line="259" w:lineRule="auto"/>
              <w:ind w:left="0" w:right="9" w:firstLine="0"/>
              <w:jc w:val="center"/>
            </w:pPr>
            <w:r>
              <w:rPr>
                <w:rFonts w:ascii="Cambria Italic" w:hAnsi="Cambria Italic"/>
              </w:rPr>
              <w:t>P</w:t>
            </w:r>
            <w:r>
              <w:rPr>
                <w:vertAlign w:val="subscript"/>
              </w:rPr>
              <w:t>2</w:t>
            </w:r>
          </w:p>
        </w:tc>
      </w:tr>
      <w:tr w:rsidR="004447DC" w14:paraId="2D13721E" w14:textId="77777777">
        <w:trPr>
          <w:trHeight w:val="248"/>
          <w:jc w:val="center"/>
        </w:trPr>
        <w:tc>
          <w:tcPr>
            <w:tcW w:w="544"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217" w14:textId="77777777" w:rsidR="004447DC" w:rsidRDefault="00000000">
            <w:pPr>
              <w:spacing w:after="0" w:line="259" w:lineRule="auto"/>
              <w:ind w:left="1" w:right="0" w:firstLine="0"/>
            </w:pPr>
            <w:r>
              <w:rPr>
                <w:rFonts w:ascii="Cambria Bold" w:hAnsi="Cambria Bold"/>
              </w:rPr>
              <w:t>P3</w:t>
            </w:r>
          </w:p>
        </w:tc>
        <w:tc>
          <w:tcPr>
            <w:tcW w:w="961"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1" w:type="dxa"/>
            </w:tcMar>
          </w:tcPr>
          <w:p w14:paraId="2D137218" w14:textId="77777777" w:rsidR="004447DC" w:rsidRDefault="00000000">
            <w:pPr>
              <w:spacing w:after="0" w:line="259" w:lineRule="auto"/>
              <w:ind w:left="0" w:right="1" w:firstLine="0"/>
              <w:jc w:val="center"/>
            </w:pPr>
            <w:r>
              <w:t>0</w:t>
            </w:r>
          </w:p>
        </w:tc>
        <w:tc>
          <w:tcPr>
            <w:tcW w:w="962"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2D137219" w14:textId="77777777" w:rsidR="004447DC" w:rsidRDefault="00000000">
            <w:pPr>
              <w:spacing w:after="0" w:line="259" w:lineRule="auto"/>
              <w:ind w:left="0" w:right="0" w:firstLine="0"/>
              <w:jc w:val="center"/>
            </w:pPr>
            <w:r>
              <w:t>0</w:t>
            </w:r>
          </w:p>
        </w:tc>
        <w:tc>
          <w:tcPr>
            <w:tcW w:w="962" w:type="dxa"/>
            <w:tcBorders>
              <w:top w:val="single" w:sz="3" w:space="0" w:color="000000"/>
              <w:left w:val="single" w:sz="3" w:space="0" w:color="000000"/>
              <w:bottom w:val="single" w:sz="3" w:space="0" w:color="000000"/>
              <w:right w:val="single" w:sz="3" w:space="0" w:color="000000"/>
            </w:tcBorders>
            <w:shd w:val="clear" w:color="auto" w:fill="FBFB46"/>
            <w:tcMar>
              <w:top w:w="80" w:type="dxa"/>
              <w:left w:w="81" w:type="dxa"/>
              <w:bottom w:w="80" w:type="dxa"/>
              <w:right w:w="80" w:type="dxa"/>
            </w:tcMar>
          </w:tcPr>
          <w:p w14:paraId="2D13721A" w14:textId="77777777" w:rsidR="004447DC" w:rsidRDefault="00000000">
            <w:pPr>
              <w:spacing w:after="0" w:line="259" w:lineRule="auto"/>
              <w:ind w:left="1" w:right="0" w:firstLine="0"/>
              <w:jc w:val="left"/>
            </w:pPr>
            <w:r>
              <w:rPr>
                <w:rFonts w:ascii="Cambria Italic" w:hAnsi="Cambria Italic"/>
              </w:rPr>
              <w:t xml:space="preserve">ω </w:t>
            </w:r>
            <w:r>
              <w:t xml:space="preserve">× </w:t>
            </w:r>
            <w:r>
              <w:rPr>
                <w:rFonts w:ascii="Cambria Italic" w:hAnsi="Cambria Italic"/>
              </w:rPr>
              <w:t>P</w:t>
            </w:r>
            <w:r>
              <w:rPr>
                <w:vertAlign w:val="subscript"/>
              </w:rPr>
              <w:t>3</w:t>
            </w:r>
          </w:p>
        </w:tc>
        <w:tc>
          <w:tcPr>
            <w:tcW w:w="1080" w:type="dxa"/>
            <w:tcBorders>
              <w:top w:val="single" w:sz="3" w:space="0" w:color="000000"/>
              <w:left w:val="single" w:sz="3" w:space="0" w:color="000000"/>
              <w:bottom w:val="single" w:sz="3" w:space="0" w:color="000000"/>
              <w:right w:val="single" w:sz="3" w:space="0" w:color="000000"/>
            </w:tcBorders>
            <w:shd w:val="clear" w:color="auto" w:fill="0EFB94"/>
            <w:tcMar>
              <w:top w:w="80" w:type="dxa"/>
              <w:left w:w="80" w:type="dxa"/>
              <w:bottom w:w="80" w:type="dxa"/>
              <w:right w:w="80" w:type="dxa"/>
            </w:tcMar>
          </w:tcPr>
          <w:p w14:paraId="2D13721B" w14:textId="77777777" w:rsidR="004447DC" w:rsidRDefault="00000000">
            <w:pPr>
              <w:spacing w:after="0" w:line="259" w:lineRule="auto"/>
              <w:ind w:left="0" w:right="0" w:firstLine="0"/>
              <w:jc w:val="center"/>
            </w:pPr>
            <w:r>
              <w:rPr>
                <w:rFonts w:ascii="Cambria Italic" w:hAnsi="Cambria Italic"/>
              </w:rPr>
              <w:t>c</w:t>
            </w:r>
          </w:p>
        </w:tc>
        <w:tc>
          <w:tcPr>
            <w:tcW w:w="1456"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2D13721C" w14:textId="77777777" w:rsidR="004447DC" w:rsidRDefault="00000000">
            <w:pPr>
              <w:spacing w:after="0" w:line="259" w:lineRule="auto"/>
              <w:ind w:left="1" w:right="0" w:firstLine="0"/>
              <w:jc w:val="center"/>
            </w:pPr>
            <w:r>
              <w:rPr>
                <w:rFonts w:ascii="Cambria Italic" w:hAnsi="Cambria Italic"/>
              </w:rPr>
              <w:t xml:space="preserve">c </w:t>
            </w:r>
            <w:r>
              <w:t xml:space="preserve">× </w:t>
            </w:r>
            <w:r>
              <w:rPr>
                <w:rFonts w:ascii="Cambria Italic" w:hAnsi="Cambria Italic"/>
              </w:rPr>
              <w:t>d</w:t>
            </w:r>
          </w:p>
        </w:tc>
        <w:tc>
          <w:tcPr>
            <w:tcW w:w="85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9" w:type="dxa"/>
            </w:tcMar>
          </w:tcPr>
          <w:p w14:paraId="2D13721D" w14:textId="77777777" w:rsidR="004447DC" w:rsidRDefault="00000000">
            <w:pPr>
              <w:spacing w:after="0" w:line="259" w:lineRule="auto"/>
              <w:ind w:left="0" w:right="9" w:firstLine="0"/>
              <w:jc w:val="center"/>
            </w:pPr>
            <w:r>
              <w:rPr>
                <w:rFonts w:ascii="Cambria Italic" w:hAnsi="Cambria Italic"/>
              </w:rPr>
              <w:t>P</w:t>
            </w:r>
            <w:r>
              <w:rPr>
                <w:vertAlign w:val="subscript"/>
              </w:rPr>
              <w:t>3</w:t>
            </w:r>
          </w:p>
        </w:tc>
      </w:tr>
      <w:tr w:rsidR="004447DC" w14:paraId="2D137226" w14:textId="77777777">
        <w:trPr>
          <w:trHeight w:val="248"/>
          <w:jc w:val="center"/>
        </w:trPr>
        <w:tc>
          <w:tcPr>
            <w:tcW w:w="544"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21F" w14:textId="77777777" w:rsidR="004447DC" w:rsidRDefault="00000000">
            <w:pPr>
              <w:spacing w:after="0" w:line="259" w:lineRule="auto"/>
              <w:ind w:left="1" w:right="0" w:firstLine="0"/>
            </w:pPr>
            <w:r>
              <w:rPr>
                <w:rFonts w:ascii="Cambria Bold" w:hAnsi="Cambria Bold"/>
              </w:rPr>
              <w:t>P4</w:t>
            </w:r>
          </w:p>
        </w:tc>
        <w:tc>
          <w:tcPr>
            <w:tcW w:w="961"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1" w:type="dxa"/>
            </w:tcMar>
          </w:tcPr>
          <w:p w14:paraId="2D137220" w14:textId="77777777" w:rsidR="004447DC" w:rsidRDefault="00000000">
            <w:pPr>
              <w:spacing w:after="0" w:line="259" w:lineRule="auto"/>
              <w:ind w:left="0" w:right="1" w:firstLine="0"/>
              <w:jc w:val="center"/>
            </w:pPr>
            <w:r>
              <w:t>0</w:t>
            </w:r>
          </w:p>
        </w:tc>
        <w:tc>
          <w:tcPr>
            <w:tcW w:w="962"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2D137221" w14:textId="77777777" w:rsidR="004447DC" w:rsidRDefault="00000000">
            <w:pPr>
              <w:spacing w:after="0" w:line="259" w:lineRule="auto"/>
              <w:ind w:left="0" w:right="0" w:firstLine="0"/>
              <w:jc w:val="center"/>
            </w:pPr>
            <w:r>
              <w:t>0</w:t>
            </w:r>
          </w:p>
        </w:tc>
        <w:tc>
          <w:tcPr>
            <w:tcW w:w="962"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2D137222" w14:textId="77777777" w:rsidR="004447DC" w:rsidRDefault="00000000">
            <w:pPr>
              <w:spacing w:after="0" w:line="259" w:lineRule="auto"/>
              <w:ind w:left="0" w:right="0" w:firstLine="0"/>
              <w:jc w:val="center"/>
            </w:pPr>
            <w:r>
              <w:t>0</w:t>
            </w:r>
          </w:p>
        </w:tc>
        <w:tc>
          <w:tcPr>
            <w:tcW w:w="1080" w:type="dxa"/>
            <w:tcBorders>
              <w:top w:val="single" w:sz="3" w:space="0" w:color="000000"/>
              <w:left w:val="single" w:sz="3" w:space="0" w:color="000000"/>
              <w:bottom w:val="single" w:sz="3" w:space="0" w:color="000000"/>
              <w:right w:val="single" w:sz="3" w:space="0" w:color="000000"/>
            </w:tcBorders>
            <w:shd w:val="clear" w:color="auto" w:fill="FBFB46"/>
            <w:tcMar>
              <w:top w:w="80" w:type="dxa"/>
              <w:left w:w="104" w:type="dxa"/>
              <w:bottom w:w="80" w:type="dxa"/>
              <w:right w:w="80" w:type="dxa"/>
            </w:tcMar>
          </w:tcPr>
          <w:p w14:paraId="2D137223" w14:textId="77777777" w:rsidR="004447DC" w:rsidRDefault="00000000">
            <w:pPr>
              <w:spacing w:after="0" w:line="259" w:lineRule="auto"/>
              <w:ind w:left="24" w:right="0" w:firstLine="0"/>
              <w:jc w:val="left"/>
            </w:pPr>
            <w:r>
              <w:rPr>
                <w:rFonts w:ascii="Cambria Italic" w:hAnsi="Cambria Italic"/>
              </w:rPr>
              <w:t xml:space="preserve">ω </w:t>
            </w:r>
            <w:r>
              <w:t xml:space="preserve">× </w:t>
            </w:r>
            <w:r>
              <w:rPr>
                <w:rFonts w:ascii="Cambria Italic" w:hAnsi="Cambria Italic"/>
              </w:rPr>
              <w:t>P</w:t>
            </w:r>
            <w:r>
              <w:rPr>
                <w:vertAlign w:val="subscript"/>
              </w:rPr>
              <w:t>4</w:t>
            </w:r>
          </w:p>
        </w:tc>
        <w:tc>
          <w:tcPr>
            <w:tcW w:w="1456"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2D137224" w14:textId="77777777" w:rsidR="004447DC" w:rsidRDefault="00000000">
            <w:pPr>
              <w:spacing w:after="0" w:line="259" w:lineRule="auto"/>
              <w:ind w:left="1" w:right="0" w:firstLine="0"/>
              <w:jc w:val="center"/>
            </w:pPr>
            <w:r>
              <w:rPr>
                <w:rFonts w:ascii="Cambria Italic" w:hAnsi="Cambria Italic"/>
              </w:rPr>
              <w:t>d</w:t>
            </w:r>
          </w:p>
        </w:tc>
        <w:tc>
          <w:tcPr>
            <w:tcW w:w="85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9" w:type="dxa"/>
            </w:tcMar>
          </w:tcPr>
          <w:p w14:paraId="2D137225" w14:textId="77777777" w:rsidR="004447DC" w:rsidRDefault="00000000">
            <w:pPr>
              <w:spacing w:after="0" w:line="259" w:lineRule="auto"/>
              <w:ind w:left="0" w:right="9" w:firstLine="0"/>
              <w:jc w:val="center"/>
            </w:pPr>
            <w:r>
              <w:rPr>
                <w:rFonts w:ascii="Cambria Italic" w:hAnsi="Cambria Italic"/>
              </w:rPr>
              <w:t>P</w:t>
            </w:r>
            <w:r>
              <w:rPr>
                <w:vertAlign w:val="subscript"/>
              </w:rPr>
              <w:t>4</w:t>
            </w:r>
          </w:p>
        </w:tc>
      </w:tr>
      <w:tr w:rsidR="004447DC" w14:paraId="2D13722E" w14:textId="77777777">
        <w:trPr>
          <w:trHeight w:val="248"/>
          <w:jc w:val="center"/>
        </w:trPr>
        <w:tc>
          <w:tcPr>
            <w:tcW w:w="544"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227" w14:textId="77777777" w:rsidR="004447DC" w:rsidRDefault="00000000">
            <w:pPr>
              <w:spacing w:after="0" w:line="259" w:lineRule="auto"/>
              <w:ind w:left="1" w:right="0" w:firstLine="0"/>
            </w:pPr>
            <w:r>
              <w:rPr>
                <w:rFonts w:ascii="Cambria Bold" w:hAnsi="Cambria Bold"/>
              </w:rPr>
              <w:t>P5</w:t>
            </w:r>
          </w:p>
        </w:tc>
        <w:tc>
          <w:tcPr>
            <w:tcW w:w="961"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1" w:type="dxa"/>
            </w:tcMar>
          </w:tcPr>
          <w:p w14:paraId="2D137228" w14:textId="77777777" w:rsidR="004447DC" w:rsidRDefault="00000000">
            <w:pPr>
              <w:spacing w:after="0" w:line="259" w:lineRule="auto"/>
              <w:ind w:left="0" w:right="1" w:firstLine="0"/>
              <w:jc w:val="center"/>
            </w:pPr>
            <w:r>
              <w:t>0</w:t>
            </w:r>
          </w:p>
        </w:tc>
        <w:tc>
          <w:tcPr>
            <w:tcW w:w="962"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2D137229" w14:textId="77777777" w:rsidR="004447DC" w:rsidRDefault="00000000">
            <w:pPr>
              <w:spacing w:after="0" w:line="259" w:lineRule="auto"/>
              <w:ind w:left="0" w:right="0" w:firstLine="0"/>
              <w:jc w:val="center"/>
            </w:pPr>
            <w:r>
              <w:t>0</w:t>
            </w:r>
          </w:p>
        </w:tc>
        <w:tc>
          <w:tcPr>
            <w:tcW w:w="962"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2D13722A" w14:textId="77777777" w:rsidR="004447DC" w:rsidRDefault="00000000">
            <w:pPr>
              <w:spacing w:after="0" w:line="259" w:lineRule="auto"/>
              <w:ind w:left="0" w:right="0" w:firstLine="0"/>
              <w:jc w:val="center"/>
            </w:pPr>
            <w:r>
              <w:t>0</w:t>
            </w:r>
          </w:p>
        </w:tc>
        <w:tc>
          <w:tcPr>
            <w:tcW w:w="1080"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2D13722B" w14:textId="77777777" w:rsidR="004447DC" w:rsidRDefault="00000000">
            <w:pPr>
              <w:spacing w:after="0" w:line="259" w:lineRule="auto"/>
              <w:ind w:left="0" w:right="0" w:firstLine="0"/>
              <w:jc w:val="center"/>
            </w:pPr>
            <w:r>
              <w:t>0</w:t>
            </w:r>
          </w:p>
        </w:tc>
        <w:tc>
          <w:tcPr>
            <w:tcW w:w="1456" w:type="dxa"/>
            <w:tcBorders>
              <w:top w:val="single" w:sz="3" w:space="0" w:color="000000"/>
              <w:left w:val="single" w:sz="3" w:space="0" w:color="000000"/>
              <w:bottom w:val="single" w:sz="3" w:space="0" w:color="000000"/>
              <w:right w:val="single" w:sz="3" w:space="0" w:color="000000"/>
            </w:tcBorders>
            <w:shd w:val="clear" w:color="auto" w:fill="FBFB46"/>
            <w:tcMar>
              <w:top w:w="80" w:type="dxa"/>
              <w:left w:w="80" w:type="dxa"/>
              <w:bottom w:w="80" w:type="dxa"/>
              <w:right w:w="89" w:type="dxa"/>
            </w:tcMar>
          </w:tcPr>
          <w:p w14:paraId="2D13722C" w14:textId="77777777" w:rsidR="004447DC" w:rsidRDefault="00000000">
            <w:pPr>
              <w:spacing w:after="0" w:line="259" w:lineRule="auto"/>
              <w:ind w:left="0" w:right="9" w:firstLine="0"/>
              <w:jc w:val="center"/>
            </w:pPr>
            <w:r>
              <w:rPr>
                <w:rFonts w:ascii="Cambria Italic" w:hAnsi="Cambria Italic"/>
              </w:rPr>
              <w:t>P</w:t>
            </w:r>
            <w:r>
              <w:rPr>
                <w:vertAlign w:val="subscript"/>
              </w:rPr>
              <w:t>5</w:t>
            </w:r>
          </w:p>
        </w:tc>
        <w:tc>
          <w:tcPr>
            <w:tcW w:w="85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9" w:type="dxa"/>
            </w:tcMar>
          </w:tcPr>
          <w:p w14:paraId="2D13722D" w14:textId="77777777" w:rsidR="004447DC" w:rsidRDefault="00000000">
            <w:pPr>
              <w:spacing w:after="0" w:line="259" w:lineRule="auto"/>
              <w:ind w:left="0" w:right="9" w:firstLine="0"/>
              <w:jc w:val="center"/>
            </w:pPr>
            <w:r>
              <w:rPr>
                <w:rFonts w:ascii="Cambria Italic" w:hAnsi="Cambria Italic"/>
              </w:rPr>
              <w:t>P</w:t>
            </w:r>
            <w:r>
              <w:rPr>
                <w:vertAlign w:val="subscript"/>
              </w:rPr>
              <w:t>5</w:t>
            </w:r>
          </w:p>
        </w:tc>
      </w:tr>
      <w:tr w:rsidR="004447DC" w14:paraId="2D137236" w14:textId="77777777">
        <w:trPr>
          <w:trHeight w:val="248"/>
          <w:jc w:val="center"/>
        </w:trPr>
        <w:tc>
          <w:tcPr>
            <w:tcW w:w="544" w:type="dxa"/>
            <w:tcBorders>
              <w:top w:val="single" w:sz="3" w:space="0" w:color="000000"/>
              <w:left w:val="single" w:sz="3" w:space="0" w:color="000000"/>
              <w:bottom w:val="single" w:sz="3" w:space="0" w:color="000000"/>
              <w:right w:val="nil"/>
            </w:tcBorders>
            <w:shd w:val="clear" w:color="auto" w:fill="auto"/>
            <w:tcMar>
              <w:top w:w="80" w:type="dxa"/>
              <w:left w:w="80" w:type="dxa"/>
              <w:bottom w:w="80" w:type="dxa"/>
              <w:right w:w="80" w:type="dxa"/>
            </w:tcMar>
          </w:tcPr>
          <w:p w14:paraId="2D13722F" w14:textId="77777777" w:rsidR="004447DC" w:rsidRDefault="004447DC"/>
        </w:tc>
        <w:tc>
          <w:tcPr>
            <w:tcW w:w="961" w:type="dxa"/>
            <w:tcBorders>
              <w:top w:val="single" w:sz="3" w:space="0" w:color="000000"/>
              <w:left w:val="nil"/>
              <w:bottom w:val="single" w:sz="3" w:space="0" w:color="000000"/>
              <w:right w:val="nil"/>
            </w:tcBorders>
            <w:shd w:val="clear" w:color="auto" w:fill="auto"/>
            <w:tcMar>
              <w:top w:w="80" w:type="dxa"/>
              <w:left w:w="80" w:type="dxa"/>
              <w:bottom w:w="80" w:type="dxa"/>
              <w:right w:w="80" w:type="dxa"/>
            </w:tcMar>
          </w:tcPr>
          <w:p w14:paraId="2D137230" w14:textId="77777777" w:rsidR="004447DC" w:rsidRDefault="004447DC"/>
        </w:tc>
        <w:tc>
          <w:tcPr>
            <w:tcW w:w="962" w:type="dxa"/>
            <w:tcBorders>
              <w:top w:val="single" w:sz="3" w:space="0" w:color="000000"/>
              <w:left w:val="nil"/>
              <w:bottom w:val="single" w:sz="3" w:space="0" w:color="000000"/>
              <w:right w:val="nil"/>
            </w:tcBorders>
            <w:shd w:val="clear" w:color="auto" w:fill="auto"/>
            <w:tcMar>
              <w:top w:w="80" w:type="dxa"/>
              <w:left w:w="80" w:type="dxa"/>
              <w:bottom w:w="80" w:type="dxa"/>
              <w:right w:w="80" w:type="dxa"/>
            </w:tcMar>
          </w:tcPr>
          <w:p w14:paraId="2D137231" w14:textId="77777777" w:rsidR="004447DC" w:rsidRDefault="004447DC"/>
        </w:tc>
        <w:tc>
          <w:tcPr>
            <w:tcW w:w="962" w:type="dxa"/>
            <w:tcBorders>
              <w:top w:val="single" w:sz="3" w:space="0" w:color="000000"/>
              <w:left w:val="nil"/>
              <w:bottom w:val="single" w:sz="3" w:space="0" w:color="000000"/>
              <w:right w:val="nil"/>
            </w:tcBorders>
            <w:shd w:val="clear" w:color="auto" w:fill="auto"/>
            <w:tcMar>
              <w:top w:w="80" w:type="dxa"/>
              <w:left w:w="80" w:type="dxa"/>
              <w:bottom w:w="80" w:type="dxa"/>
              <w:right w:w="80" w:type="dxa"/>
            </w:tcMar>
          </w:tcPr>
          <w:p w14:paraId="2D137232" w14:textId="77777777" w:rsidR="004447DC" w:rsidRDefault="004447DC"/>
        </w:tc>
        <w:tc>
          <w:tcPr>
            <w:tcW w:w="1080" w:type="dxa"/>
            <w:tcBorders>
              <w:top w:val="single" w:sz="3" w:space="0" w:color="000000"/>
              <w:left w:val="nil"/>
              <w:bottom w:val="single" w:sz="3" w:space="0" w:color="000000"/>
              <w:right w:val="nil"/>
            </w:tcBorders>
            <w:shd w:val="clear" w:color="auto" w:fill="auto"/>
            <w:tcMar>
              <w:top w:w="80" w:type="dxa"/>
              <w:left w:w="80" w:type="dxa"/>
              <w:bottom w:w="80" w:type="dxa"/>
              <w:right w:w="80" w:type="dxa"/>
            </w:tcMar>
          </w:tcPr>
          <w:p w14:paraId="2D137233" w14:textId="77777777" w:rsidR="004447DC" w:rsidRDefault="004447DC"/>
        </w:tc>
        <w:tc>
          <w:tcPr>
            <w:tcW w:w="1456" w:type="dxa"/>
            <w:tcBorders>
              <w:top w:val="single" w:sz="3" w:space="0" w:color="000000"/>
              <w:left w:val="nil"/>
              <w:bottom w:val="single" w:sz="3" w:space="0" w:color="000000"/>
              <w:right w:val="single" w:sz="3" w:space="0" w:color="000000"/>
            </w:tcBorders>
            <w:shd w:val="clear" w:color="auto" w:fill="auto"/>
            <w:tcMar>
              <w:top w:w="80" w:type="dxa"/>
              <w:left w:w="80" w:type="dxa"/>
              <w:bottom w:w="80" w:type="dxa"/>
              <w:right w:w="80" w:type="dxa"/>
            </w:tcMar>
          </w:tcPr>
          <w:p w14:paraId="2D137234" w14:textId="77777777" w:rsidR="004447DC" w:rsidRDefault="004447DC"/>
        </w:tc>
        <w:tc>
          <w:tcPr>
            <w:tcW w:w="854" w:type="dxa"/>
            <w:tcBorders>
              <w:top w:val="single" w:sz="3" w:space="0" w:color="000000"/>
              <w:left w:val="single" w:sz="3" w:space="0" w:color="000000"/>
              <w:bottom w:val="single" w:sz="3" w:space="0" w:color="000000"/>
              <w:right w:val="single" w:sz="3" w:space="0" w:color="000000"/>
            </w:tcBorders>
            <w:shd w:val="clear" w:color="auto" w:fill="auto"/>
            <w:tcMar>
              <w:top w:w="80" w:type="dxa"/>
              <w:left w:w="82" w:type="dxa"/>
              <w:bottom w:w="80" w:type="dxa"/>
              <w:right w:w="80" w:type="dxa"/>
            </w:tcMar>
          </w:tcPr>
          <w:p w14:paraId="2D137235" w14:textId="77777777" w:rsidR="004447DC" w:rsidRDefault="00000000">
            <w:pPr>
              <w:spacing w:after="0" w:line="259" w:lineRule="auto"/>
              <w:ind w:left="2" w:right="0" w:firstLine="0"/>
            </w:pPr>
            <w:r>
              <w:rPr>
                <w:rFonts w:ascii="Cambria Bold" w:hAnsi="Cambria Bold"/>
              </w:rPr>
              <w:t>100%</w:t>
            </w:r>
          </w:p>
        </w:tc>
      </w:tr>
    </w:tbl>
    <w:p w14:paraId="2D137237" w14:textId="77777777" w:rsidR="004447DC" w:rsidRDefault="004447DC">
      <w:pPr>
        <w:widowControl w:val="0"/>
        <w:spacing w:after="1" w:line="240" w:lineRule="auto"/>
        <w:ind w:left="1253" w:right="0" w:hanging="1253"/>
        <w:jc w:val="center"/>
      </w:pPr>
    </w:p>
    <w:p w14:paraId="2D137238" w14:textId="77777777" w:rsidR="004447DC" w:rsidRDefault="00000000">
      <w:pPr>
        <w:ind w:left="0" w:right="392" w:firstLine="324"/>
      </w:pPr>
      <w:r>
        <w:t>Applying the law of total probability to this structure, the constraints on the transition probabilities can be written as:</w:t>
      </w:r>
    </w:p>
    <w:p w14:paraId="2D137239" w14:textId="77777777" w:rsidR="004447DC" w:rsidRDefault="00000000">
      <w:pPr>
        <w:spacing w:after="251" w:line="259" w:lineRule="auto"/>
        <w:ind w:left="1885" w:right="0" w:firstLine="0"/>
        <w:jc w:val="left"/>
      </w:pPr>
      <w:r>
        <w:rPr>
          <w:rFonts w:ascii="Arial Unicode MS" w:hAnsi="Arial Unicode MS"/>
        </w:rPr>
        <w:t></w:t>
      </w:r>
    </w:p>
    <w:p w14:paraId="2D13723A" w14:textId="77777777" w:rsidR="004447DC" w:rsidRDefault="00000000">
      <w:pPr>
        <w:tabs>
          <w:tab w:val="center" w:pos="3946"/>
          <w:tab w:val="center" w:pos="6627"/>
        </w:tabs>
        <w:spacing w:after="607" w:line="265" w:lineRule="auto"/>
        <w:ind w:left="0" w:right="0" w:firstLine="0"/>
        <w:jc w:val="left"/>
      </w:pPr>
      <w:r>
        <w:rPr>
          <w:rFonts w:ascii="Calibri" w:eastAsia="Calibri" w:hAnsi="Calibri" w:cs="Calibri"/>
        </w:rPr>
        <w:tab/>
      </w:r>
      <w:r>
        <w:rPr>
          <w:rFonts w:ascii="Arial Unicode MS" w:hAnsi="Arial Unicode MS"/>
        </w:rPr>
        <w:t></w:t>
      </w:r>
      <w:r>
        <w:rPr>
          <w:rFonts w:ascii="Arial Unicode MS" w:hAnsi="Arial Unicode MS"/>
          <w:sz w:val="34"/>
          <w:szCs w:val="34"/>
          <w:vertAlign w:val="subscript"/>
        </w:rPr>
        <w:t></w:t>
      </w:r>
      <w:r>
        <w:rPr>
          <w:rFonts w:ascii="Arial Unicode MS" w:hAnsi="Arial Unicode MS"/>
          <w:sz w:val="34"/>
          <w:szCs w:val="34"/>
          <w:vertAlign w:val="superscript"/>
        </w:rPr>
        <w:t></w:t>
      </w:r>
      <w:r>
        <w:rPr>
          <w:rFonts w:ascii="Arial Unicode MS" w:hAnsi="Arial Unicode MS"/>
          <w:sz w:val="34"/>
          <w:szCs w:val="34"/>
          <w:vertAlign w:val="subscript"/>
        </w:rPr>
        <w:t></w:t>
      </w:r>
      <w:r>
        <w:rPr>
          <w:rFonts w:ascii="Cambria Italic" w:hAnsi="Cambria Italic"/>
        </w:rPr>
        <w:t>ba</w:t>
      </w:r>
      <w:r>
        <w:t>++</w:t>
      </w:r>
      <w:r>
        <w:rPr>
          <w:rFonts w:ascii="Cambria Italic" w:hAnsi="Cambria Italic"/>
        </w:rPr>
        <w:t>ba</w:t>
      </w:r>
      <w:r>
        <w:t>××</w:t>
      </w:r>
      <w:r>
        <w:rPr>
          <w:rFonts w:ascii="Cambria Italic" w:hAnsi="Cambria Italic"/>
        </w:rPr>
        <w:t>cb</w:t>
      </w:r>
      <w:r>
        <w:t>++</w:t>
      </w:r>
      <w:r>
        <w:rPr>
          <w:rFonts w:ascii="Cambria Italic" w:hAnsi="Cambria Italic"/>
        </w:rPr>
        <w:t>ba</w:t>
      </w:r>
      <w:r>
        <w:t>××</w:t>
      </w:r>
      <w:r>
        <w:rPr>
          <w:rFonts w:ascii="Cambria Italic" w:hAnsi="Cambria Italic"/>
        </w:rPr>
        <w:t>cb</w:t>
      </w:r>
      <w:r>
        <w:t>××</w:t>
      </w:r>
      <w:r>
        <w:rPr>
          <w:rFonts w:ascii="Cambria Italic" w:hAnsi="Cambria Italic"/>
        </w:rPr>
        <w:t>dc</w:t>
      </w:r>
      <w:r>
        <w:t xml:space="preserve">= (1+ </w:t>
      </w:r>
      <w:r>
        <w:rPr>
          <w:rFonts w:ascii="Cambria Italic" w:hAnsi="Cambria Italic"/>
        </w:rPr>
        <w:t xml:space="preserve">a </w:t>
      </w:r>
      <w:r>
        <w:t>×−</w:t>
      </w:r>
      <w:r>
        <w:rPr>
          <w:rFonts w:ascii="Cambria Italic" w:hAnsi="Cambria Italic"/>
        </w:rPr>
        <w:t>bω</w:t>
      </w:r>
      <w:r>
        <w:t>×)</w:t>
      </w:r>
      <w:r>
        <w:rPr>
          <w:rFonts w:ascii="Cambria Italic" w:hAnsi="Cambria Italic"/>
        </w:rPr>
        <w:t>Pc</w:t>
      </w:r>
      <w:r>
        <w:rPr>
          <w:vertAlign w:val="subscript"/>
        </w:rPr>
        <w:t>2</w:t>
      </w:r>
      <w:r>
        <w:t>×</w:t>
      </w:r>
      <w:r>
        <w:rPr>
          <w:rFonts w:ascii="Cambria Italic" w:hAnsi="Cambria Italic"/>
        </w:rPr>
        <w:t>&lt;d</w:t>
      </w:r>
      <w:r>
        <w:t>1= (1</w:t>
      </w:r>
      <w:r>
        <w:rPr>
          <w:rFonts w:ascii="Cambria Italic" w:hAnsi="Cambria Italic"/>
        </w:rPr>
        <w:t>,</w:t>
      </w:r>
      <w:r>
        <w:rPr>
          <w:rFonts w:ascii="Cambria Italic" w:hAnsi="Cambria Italic"/>
        </w:rPr>
        <w:tab/>
      </w:r>
      <w:r>
        <w:t xml:space="preserve">− </w:t>
      </w:r>
      <w:r>
        <w:rPr>
          <w:rFonts w:ascii="Cambria Italic" w:hAnsi="Cambria Italic"/>
        </w:rPr>
        <w:t>ω</w:t>
      </w:r>
      <w:r>
        <w:t>)</w:t>
      </w:r>
      <w:r>
        <w:rPr>
          <w:rFonts w:ascii="Cambria Italic" w:hAnsi="Cambria Italic"/>
        </w:rPr>
        <w:t>P</w:t>
      </w:r>
      <w:r>
        <w:rPr>
          <w:sz w:val="16"/>
          <w:szCs w:val="16"/>
        </w:rPr>
        <w:t xml:space="preserve">1 </w:t>
      </w:r>
      <w:r>
        <w:rPr>
          <w:rFonts w:ascii="Cambria Italic" w:hAnsi="Cambria Italic"/>
        </w:rPr>
        <w:t xml:space="preserve">&lt; </w:t>
      </w:r>
      <w:r>
        <w:t>1</w:t>
      </w:r>
      <w:r>
        <w:rPr>
          <w:rFonts w:ascii="Cambria Italic" w:hAnsi="Cambria Italic"/>
        </w:rPr>
        <w:t>,</w:t>
      </w:r>
    </w:p>
    <w:p w14:paraId="2D13723B" w14:textId="77777777" w:rsidR="004447DC" w:rsidRDefault="00000000">
      <w:pPr>
        <w:spacing w:after="402"/>
        <w:ind w:left="1895" w:right="392"/>
      </w:pPr>
      <w:r>
        <w:rPr>
          <w:rFonts w:ascii="Arial Unicode MS" w:hAnsi="Arial Unicode MS"/>
        </w:rPr>
        <w:t></w:t>
      </w:r>
      <w:r>
        <w:rPr>
          <w:rFonts w:ascii="Arial Unicode MS" w:hAnsi="Arial Unicode MS"/>
          <w:sz w:val="34"/>
          <w:szCs w:val="34"/>
          <w:vertAlign w:val="subscript"/>
        </w:rPr>
        <w:t></w:t>
      </w:r>
      <w:r>
        <w:rPr>
          <w:rFonts w:ascii="Arial Unicode MS" w:hAnsi="Arial Unicode MS"/>
          <w:sz w:val="34"/>
          <w:szCs w:val="34"/>
          <w:vertAlign w:val="superscript"/>
        </w:rPr>
        <w:t></w:t>
      </w:r>
      <w:r>
        <w:rPr>
          <w:rFonts w:ascii="Arial Unicode MS" w:hAnsi="Arial Unicode MS"/>
          <w:sz w:val="34"/>
          <w:szCs w:val="34"/>
          <w:vertAlign w:val="subscript"/>
        </w:rPr>
        <w:t></w:t>
      </w:r>
      <w:r>
        <w:rPr>
          <w:rFonts w:ascii="Cambria Italic" w:hAnsi="Cambria Italic"/>
        </w:rPr>
        <w:t xml:space="preserve">dc </w:t>
      </w:r>
      <w:r>
        <w:t>+= (1</w:t>
      </w:r>
      <w:r>
        <w:rPr>
          <w:rFonts w:ascii="Cambria Italic" w:hAnsi="Cambria Italic"/>
        </w:rPr>
        <w:t xml:space="preserve">c </w:t>
      </w:r>
      <w:r>
        <w:t>×−</w:t>
      </w:r>
      <w:r>
        <w:rPr>
          <w:rFonts w:ascii="Cambria Italic" w:hAnsi="Cambria Italic"/>
        </w:rPr>
        <w:t>dω</w:t>
      </w:r>
      <w:r>
        <w:t>= (1)</w:t>
      </w:r>
      <w:r>
        <w:rPr>
          <w:rFonts w:ascii="Cambria Italic" w:hAnsi="Cambria Italic"/>
        </w:rPr>
        <w:t>P</w:t>
      </w:r>
      <w:r>
        <w:rPr>
          <w:vertAlign w:val="subscript"/>
        </w:rPr>
        <w:t xml:space="preserve">4 </w:t>
      </w:r>
      <w:r>
        <w:t>−</w:t>
      </w:r>
      <w:r>
        <w:rPr>
          <w:rFonts w:ascii="Cambria Italic" w:hAnsi="Cambria Italic"/>
        </w:rPr>
        <w:t>&lt;ω</w:t>
      </w:r>
      <w:r>
        <w:t>1</w:t>
      </w:r>
      <w:r>
        <w:rPr>
          <w:rFonts w:ascii="Cambria Italic" w:hAnsi="Cambria Italic"/>
          <w:sz w:val="34"/>
          <w:szCs w:val="34"/>
          <w:vertAlign w:val="subscript"/>
        </w:rPr>
        <w:t>.</w:t>
      </w:r>
      <w:r>
        <w:t>)</w:t>
      </w:r>
      <w:r>
        <w:rPr>
          <w:rFonts w:ascii="Cambria Italic" w:hAnsi="Cambria Italic"/>
        </w:rPr>
        <w:t>P</w:t>
      </w:r>
      <w:r>
        <w:rPr>
          <w:sz w:val="16"/>
          <w:szCs w:val="16"/>
        </w:rPr>
        <w:t xml:space="preserve">3 </w:t>
      </w:r>
      <w:r>
        <w:rPr>
          <w:rFonts w:ascii="Cambria Italic" w:hAnsi="Cambria Italic"/>
        </w:rPr>
        <w:t xml:space="preserve">&lt; </w:t>
      </w:r>
      <w:r>
        <w:t>1</w:t>
      </w:r>
      <w:r>
        <w:rPr>
          <w:rFonts w:ascii="Cambria Italic" w:hAnsi="Cambria Italic"/>
        </w:rPr>
        <w:t>,</w:t>
      </w:r>
    </w:p>
    <w:p w14:paraId="2D13723C" w14:textId="77777777" w:rsidR="004447DC" w:rsidRDefault="00000000">
      <w:pPr>
        <w:spacing w:after="1010"/>
        <w:ind w:left="0" w:right="392" w:firstLine="0"/>
      </w:pPr>
      <w:r>
        <w:t xml:space="preserve">Solving for </w:t>
      </w:r>
      <w:r>
        <w:rPr>
          <w:rFonts w:ascii="Cambria Italic" w:hAnsi="Cambria Italic"/>
        </w:rPr>
        <w:t>a</w:t>
      </w:r>
      <w:r>
        <w:t xml:space="preserve">, </w:t>
      </w:r>
      <w:r>
        <w:rPr>
          <w:rFonts w:ascii="Cambria Italic" w:hAnsi="Cambria Italic"/>
        </w:rPr>
        <w:t>b</w:t>
      </w:r>
      <w:r>
        <w:t xml:space="preserve">, </w:t>
      </w:r>
      <w:r>
        <w:rPr>
          <w:rFonts w:ascii="Cambria Italic" w:hAnsi="Cambria Italic"/>
        </w:rPr>
        <w:t>c</w:t>
      </w:r>
      <w:r>
        <w:t xml:space="preserve">, and </w:t>
      </w:r>
      <w:r>
        <w:rPr>
          <w:rFonts w:ascii="Cambria Italic" w:hAnsi="Cambria Italic"/>
        </w:rPr>
        <w:t>d</w:t>
      </w:r>
      <w:r>
        <w:t>, we get:</w:t>
      </w:r>
    </w:p>
    <w:p w14:paraId="2D13723D" w14:textId="77777777" w:rsidR="004447DC" w:rsidRDefault="00000000">
      <w:pPr>
        <w:spacing w:after="74" w:line="259" w:lineRule="auto"/>
        <w:ind w:left="3320" w:right="392"/>
        <w:jc w:val="right"/>
      </w:pPr>
      <w:r>
        <w:lastRenderedPageBreak/>
        <w:t>(4)</w:t>
      </w:r>
    </w:p>
    <w:p w14:paraId="2D13723E" w14:textId="388D74A1" w:rsidR="004447DC" w:rsidRDefault="00000000">
      <w:pPr>
        <w:spacing w:after="559" w:line="265" w:lineRule="auto"/>
        <w:ind w:left="1667" w:right="0"/>
        <w:jc w:val="center"/>
      </w:pPr>
      <w:del w:id="84" w:author="Duong, Kevin (GOVERNANCE)" w:date="2025-04-01T11:16:00Z" w16du:dateUtc="2025-04-01T09:16:00Z">
        <w:r w:rsidDel="00F20E72">
          <w:rPr>
            <w:noProof/>
          </w:rPr>
          <w:drawing>
            <wp:anchor distT="57150" distB="57150" distL="57150" distR="57150" simplePos="0" relativeHeight="251659264" behindDoc="0" locked="0" layoutInCell="1" allowOverlap="1" wp14:anchorId="2D137912" wp14:editId="20D692F2">
              <wp:simplePos x="0" y="0"/>
              <wp:positionH relativeFrom="margin">
                <wp:align>center</wp:align>
              </wp:positionH>
              <wp:positionV relativeFrom="line">
                <wp:posOffset>0</wp:posOffset>
              </wp:positionV>
              <wp:extent cx="1499617" cy="1176528"/>
              <wp:effectExtent l="0" t="0" r="5715" b="5080"/>
              <wp:wrapSquare wrapText="bothSides" distT="57150" distB="57150" distL="57150" distR="57150"/>
              <wp:docPr id="1073741833" name="officeArt object" descr="Picture 104509"/>
              <wp:cNvGraphicFramePr/>
              <a:graphic xmlns:a="http://schemas.openxmlformats.org/drawingml/2006/main">
                <a:graphicData uri="http://schemas.openxmlformats.org/drawingml/2006/picture">
                  <pic:pic xmlns:pic="http://schemas.openxmlformats.org/drawingml/2006/picture">
                    <pic:nvPicPr>
                      <pic:cNvPr id="1073741833" name="Picture 104509" descr="Picture 104509"/>
                      <pic:cNvPicPr>
                        <a:picLocks noChangeAspect="1"/>
                      </pic:cNvPicPr>
                    </pic:nvPicPr>
                    <pic:blipFill>
                      <a:blip r:embed="rId12"/>
                      <a:stretch>
                        <a:fillRect/>
                      </a:stretch>
                    </pic:blipFill>
                    <pic:spPr>
                      <a:xfrm>
                        <a:off x="0" y="0"/>
                        <a:ext cx="1499617" cy="1176528"/>
                      </a:xfrm>
                      <a:prstGeom prst="rect">
                        <a:avLst/>
                      </a:prstGeom>
                      <a:ln w="12700" cap="flat">
                        <a:noFill/>
                        <a:miter lim="400000"/>
                      </a:ln>
                      <a:effectLst/>
                    </pic:spPr>
                  </pic:pic>
                </a:graphicData>
              </a:graphic>
            </wp:anchor>
          </w:drawing>
        </w:r>
      </w:del>
      <w:r>
        <w:rPr>
          <w:rFonts w:ascii="Cambria Italic" w:hAnsi="Cambria Italic"/>
        </w:rPr>
        <w:t>,</w:t>
      </w:r>
    </w:p>
    <w:p w14:paraId="2D13723F" w14:textId="77777777" w:rsidR="004447DC" w:rsidRDefault="00000000">
      <w:pPr>
        <w:ind w:left="0" w:right="392" w:firstLine="0"/>
      </w:pPr>
      <w:r>
        <w:t xml:space="preserve">As shown in equation (4), all transition probabilities are less than one, meaning the allocation of probabilities into the upward area remains valid. To illustrate the </w:t>
      </w:r>
      <w:commentRangeStart w:id="85"/>
      <w:r>
        <w:t>expected</w:t>
      </w:r>
      <w:commentRangeEnd w:id="85"/>
      <w:r>
        <w:commentReference w:id="85"/>
      </w:r>
      <w:r>
        <w:t xml:space="preserve"> transition matrix (see </w:t>
      </w:r>
      <w:commentRangeStart w:id="86"/>
      <w:r>
        <w:t>3</w:t>
      </w:r>
      <w:commentRangeEnd w:id="86"/>
      <w:r>
        <w:commentReference w:id="86"/>
      </w:r>
      <w:r>
        <w:t>), we compare the cases of Vietnam and the United States. The left-side charts show the actual transition matrices, while the right-side charts display the expected matrices.</w:t>
      </w:r>
    </w:p>
    <w:p w14:paraId="2D137240" w14:textId="77777777" w:rsidR="004447DC" w:rsidRDefault="00000000">
      <w:pPr>
        <w:tabs>
          <w:tab w:val="center" w:pos="2276"/>
          <w:tab w:val="center" w:pos="5545"/>
        </w:tabs>
        <w:spacing w:after="244" w:line="295" w:lineRule="auto"/>
        <w:ind w:left="0" w:right="0" w:firstLine="0"/>
        <w:jc w:val="left"/>
      </w:pPr>
      <w:r>
        <w:rPr>
          <w:rFonts w:ascii="Calibri" w:eastAsia="Calibri" w:hAnsi="Calibri" w:cs="Calibri"/>
        </w:rPr>
        <w:tab/>
      </w:r>
      <w:r>
        <w:rPr>
          <w:rFonts w:ascii="Arial" w:hAnsi="Arial"/>
          <w:sz w:val="15"/>
          <w:szCs w:val="15"/>
        </w:rPr>
        <w:t>Vietnam (Actual)</w:t>
      </w:r>
      <w:r>
        <w:rPr>
          <w:rFonts w:ascii="Arial" w:hAnsi="Arial"/>
          <w:sz w:val="15"/>
          <w:szCs w:val="15"/>
        </w:rPr>
        <w:tab/>
        <w:t>Vietnam (Expected)</w:t>
      </w: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47DC" w14:paraId="2D137250"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A6F8F8"/>
            <w:tcMar>
              <w:top w:w="80" w:type="dxa"/>
              <w:left w:w="80" w:type="dxa"/>
              <w:bottom w:w="80" w:type="dxa"/>
              <w:right w:w="86" w:type="dxa"/>
            </w:tcMar>
            <w:vAlign w:val="center"/>
          </w:tcPr>
          <w:p w14:paraId="2D137241" w14:textId="77777777" w:rsidR="004447DC" w:rsidRDefault="00000000">
            <w:pPr>
              <w:spacing w:after="0" w:line="259" w:lineRule="auto"/>
              <w:ind w:left="0" w:right="6" w:firstLine="0"/>
              <w:jc w:val="center"/>
            </w:pPr>
            <w:r>
              <w:rPr>
                <w:rFonts w:ascii="Arial" w:hAnsi="Arial"/>
                <w:sz w:val="9"/>
                <w:szCs w:val="9"/>
              </w:rPr>
              <w:t>1.02</w:t>
            </w:r>
          </w:p>
        </w:tc>
        <w:tc>
          <w:tcPr>
            <w:tcW w:w="551" w:type="dxa"/>
            <w:tcBorders>
              <w:top w:val="single" w:sz="5" w:space="0" w:color="000000"/>
              <w:left w:val="single" w:sz="5" w:space="0" w:color="000000"/>
              <w:bottom w:val="single" w:sz="5" w:space="0" w:color="000000"/>
              <w:right w:val="single" w:sz="5" w:space="0" w:color="000000"/>
            </w:tcBorders>
            <w:shd w:val="clear" w:color="auto" w:fill="20FDFD"/>
            <w:tcMar>
              <w:top w:w="80" w:type="dxa"/>
              <w:left w:w="80" w:type="dxa"/>
              <w:bottom w:w="80" w:type="dxa"/>
              <w:right w:w="86" w:type="dxa"/>
            </w:tcMar>
            <w:vAlign w:val="center"/>
          </w:tcPr>
          <w:p w14:paraId="2D137242" w14:textId="77777777" w:rsidR="004447DC" w:rsidRDefault="00000000">
            <w:pPr>
              <w:spacing w:after="0" w:line="259" w:lineRule="auto"/>
              <w:ind w:left="0" w:right="6" w:firstLine="0"/>
              <w:jc w:val="center"/>
            </w:pPr>
            <w:r>
              <w:rPr>
                <w:rFonts w:ascii="Arial" w:hAnsi="Arial"/>
                <w:sz w:val="9"/>
                <w:szCs w:val="9"/>
              </w:rPr>
              <w:t>2.78</w:t>
            </w:r>
          </w:p>
        </w:tc>
        <w:tc>
          <w:tcPr>
            <w:tcW w:w="550" w:type="dxa"/>
            <w:tcBorders>
              <w:top w:val="single" w:sz="5" w:space="0" w:color="000000"/>
              <w:left w:val="single" w:sz="5" w:space="0" w:color="000000"/>
              <w:bottom w:val="single" w:sz="5" w:space="0" w:color="000000"/>
              <w:right w:val="single" w:sz="5" w:space="0" w:color="000000"/>
            </w:tcBorders>
            <w:shd w:val="clear" w:color="auto" w:fill="7CF9F9"/>
            <w:tcMar>
              <w:top w:w="80" w:type="dxa"/>
              <w:left w:w="80" w:type="dxa"/>
              <w:bottom w:w="80" w:type="dxa"/>
              <w:right w:w="86" w:type="dxa"/>
            </w:tcMar>
            <w:vAlign w:val="center"/>
          </w:tcPr>
          <w:p w14:paraId="2D137243" w14:textId="77777777" w:rsidR="004447DC" w:rsidRDefault="00000000">
            <w:pPr>
              <w:spacing w:after="0" w:line="259" w:lineRule="auto"/>
              <w:ind w:left="0" w:right="6" w:firstLine="0"/>
              <w:jc w:val="center"/>
            </w:pPr>
            <w:r>
              <w:rPr>
                <w:rFonts w:ascii="Arial" w:hAnsi="Arial"/>
                <w:sz w:val="9"/>
                <w:szCs w:val="9"/>
              </w:rPr>
              <w:t>1.57</w:t>
            </w:r>
          </w:p>
        </w:tc>
        <w:tc>
          <w:tcPr>
            <w:tcW w:w="550" w:type="dxa"/>
            <w:tcBorders>
              <w:top w:val="single" w:sz="5" w:space="0" w:color="000000"/>
              <w:left w:val="single" w:sz="5" w:space="0" w:color="000000"/>
              <w:bottom w:val="single" w:sz="5" w:space="0" w:color="000000"/>
              <w:right w:val="single" w:sz="5" w:space="0" w:color="000000"/>
            </w:tcBorders>
            <w:shd w:val="clear" w:color="auto" w:fill="2CFDFD"/>
            <w:tcMar>
              <w:top w:w="80" w:type="dxa"/>
              <w:left w:w="80" w:type="dxa"/>
              <w:bottom w:w="80" w:type="dxa"/>
              <w:right w:w="86" w:type="dxa"/>
            </w:tcMar>
            <w:vAlign w:val="center"/>
          </w:tcPr>
          <w:p w14:paraId="2D137244" w14:textId="77777777" w:rsidR="004447DC" w:rsidRDefault="00000000">
            <w:pPr>
              <w:spacing w:after="0" w:line="259" w:lineRule="auto"/>
              <w:ind w:left="0" w:right="6" w:firstLine="0"/>
              <w:jc w:val="center"/>
            </w:pPr>
            <w:r>
              <w:rPr>
                <w:rFonts w:ascii="Arial" w:hAnsi="Arial"/>
                <w:sz w:val="9"/>
                <w:szCs w:val="9"/>
              </w:rPr>
              <w:t>2.61</w:t>
            </w:r>
          </w:p>
        </w:tc>
        <w:tc>
          <w:tcPr>
            <w:tcW w:w="550" w:type="dxa"/>
            <w:tcBorders>
              <w:top w:val="single" w:sz="5" w:space="0" w:color="000000"/>
              <w:left w:val="single" w:sz="5" w:space="0" w:color="000000"/>
              <w:bottom w:val="single" w:sz="5" w:space="0" w:color="000000"/>
              <w:right w:val="single" w:sz="5" w:space="0" w:color="000000"/>
            </w:tcBorders>
            <w:shd w:val="clear" w:color="auto" w:fill="ADF8F8"/>
            <w:tcMar>
              <w:top w:w="80" w:type="dxa"/>
              <w:left w:w="80" w:type="dxa"/>
              <w:bottom w:w="80" w:type="dxa"/>
              <w:right w:w="86" w:type="dxa"/>
            </w:tcMar>
            <w:vAlign w:val="center"/>
          </w:tcPr>
          <w:p w14:paraId="2D137245" w14:textId="77777777" w:rsidR="004447DC" w:rsidRDefault="00000000">
            <w:pPr>
              <w:spacing w:after="0" w:line="259" w:lineRule="auto"/>
              <w:ind w:left="0" w:right="6" w:firstLine="0"/>
              <w:jc w:val="center"/>
            </w:pPr>
            <w:r>
              <w:rPr>
                <w:rFonts w:ascii="Arial" w:hAnsi="Arial"/>
                <w:sz w:val="9"/>
                <w:szCs w:val="9"/>
              </w:rPr>
              <w:t>0.93</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2D137246" w14:textId="77777777" w:rsidR="004447DC" w:rsidRDefault="00000000">
            <w:pPr>
              <w:spacing w:after="379" w:line="259" w:lineRule="auto"/>
              <w:ind w:left="58" w:right="0" w:firstLine="0"/>
              <w:jc w:val="center"/>
            </w:pPr>
            <w:r>
              <w:rPr>
                <w:rFonts w:ascii="Arial" w:hAnsi="Arial"/>
                <w:color w:val="4D4D4D"/>
                <w:sz w:val="11"/>
                <w:szCs w:val="11"/>
                <w:u w:color="4D4D4D"/>
              </w:rPr>
              <w:t>P1</w:t>
            </w:r>
          </w:p>
          <w:p w14:paraId="2D137247" w14:textId="77777777" w:rsidR="004447DC" w:rsidRDefault="00000000">
            <w:pPr>
              <w:spacing w:after="379" w:line="259" w:lineRule="auto"/>
              <w:ind w:left="58" w:right="0" w:firstLine="0"/>
              <w:jc w:val="center"/>
            </w:pPr>
            <w:r>
              <w:rPr>
                <w:rFonts w:ascii="Arial" w:hAnsi="Arial"/>
                <w:color w:val="4D4D4D"/>
                <w:sz w:val="11"/>
                <w:szCs w:val="11"/>
                <w:u w:color="4D4D4D"/>
              </w:rPr>
              <w:t>P2</w:t>
            </w:r>
          </w:p>
          <w:p w14:paraId="2D137248" w14:textId="77777777" w:rsidR="004447DC" w:rsidRDefault="00000000">
            <w:pPr>
              <w:spacing w:after="379" w:line="259" w:lineRule="auto"/>
              <w:ind w:left="58" w:right="0" w:firstLine="0"/>
              <w:jc w:val="center"/>
            </w:pPr>
            <w:r>
              <w:rPr>
                <w:rFonts w:ascii="Arial" w:hAnsi="Arial"/>
                <w:color w:val="4D4D4D"/>
                <w:sz w:val="11"/>
                <w:szCs w:val="11"/>
                <w:u w:color="4D4D4D"/>
              </w:rPr>
              <w:t>P3</w:t>
            </w:r>
          </w:p>
          <w:p w14:paraId="2D137249" w14:textId="77777777" w:rsidR="004447DC" w:rsidRDefault="00000000">
            <w:pPr>
              <w:spacing w:after="379" w:line="259" w:lineRule="auto"/>
              <w:ind w:left="58" w:right="0" w:firstLine="0"/>
              <w:jc w:val="center"/>
            </w:pPr>
            <w:r>
              <w:rPr>
                <w:rFonts w:ascii="Arial" w:hAnsi="Arial"/>
                <w:color w:val="4D4D4D"/>
                <w:sz w:val="11"/>
                <w:szCs w:val="11"/>
                <w:u w:color="4D4D4D"/>
              </w:rPr>
              <w:t>P4</w:t>
            </w:r>
          </w:p>
          <w:p w14:paraId="2D13724A" w14:textId="77777777" w:rsidR="004447DC"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C9F6F6"/>
            <w:tcMar>
              <w:top w:w="80" w:type="dxa"/>
              <w:left w:w="80" w:type="dxa"/>
              <w:bottom w:w="80" w:type="dxa"/>
              <w:right w:w="86" w:type="dxa"/>
            </w:tcMar>
            <w:vAlign w:val="center"/>
          </w:tcPr>
          <w:p w14:paraId="2D13724B" w14:textId="77777777" w:rsidR="004447DC" w:rsidRDefault="00000000">
            <w:pPr>
              <w:spacing w:after="0" w:line="259" w:lineRule="auto"/>
              <w:ind w:left="0" w:right="6" w:firstLine="0"/>
              <w:jc w:val="center"/>
            </w:pPr>
            <w:r>
              <w:rPr>
                <w:rFonts w:ascii="Arial" w:hAnsi="Arial"/>
                <w:sz w:val="9"/>
                <w:szCs w:val="9"/>
              </w:rPr>
              <w:t>0.89</w:t>
            </w:r>
          </w:p>
        </w:tc>
        <w:tc>
          <w:tcPr>
            <w:tcW w:w="549" w:type="dxa"/>
            <w:tcBorders>
              <w:top w:val="single" w:sz="5" w:space="0" w:color="000000"/>
              <w:left w:val="single" w:sz="5" w:space="0" w:color="000000"/>
              <w:bottom w:val="single" w:sz="5" w:space="0" w:color="000000"/>
              <w:right w:val="single" w:sz="5" w:space="0" w:color="000000"/>
            </w:tcBorders>
            <w:shd w:val="clear" w:color="auto" w:fill="36F8D5"/>
            <w:tcMar>
              <w:top w:w="80" w:type="dxa"/>
              <w:left w:w="80" w:type="dxa"/>
              <w:bottom w:w="80" w:type="dxa"/>
              <w:right w:w="86" w:type="dxa"/>
            </w:tcMar>
            <w:vAlign w:val="center"/>
          </w:tcPr>
          <w:p w14:paraId="2D13724C" w14:textId="77777777" w:rsidR="004447DC" w:rsidRDefault="00000000">
            <w:pPr>
              <w:spacing w:after="0" w:line="259" w:lineRule="auto"/>
              <w:ind w:left="0" w:right="6" w:firstLine="0"/>
              <w:jc w:val="center"/>
            </w:pPr>
            <w:r>
              <w:rPr>
                <w:rFonts w:ascii="Arial" w:hAnsi="Arial"/>
                <w:sz w:val="9"/>
                <w:szCs w:val="9"/>
              </w:rPr>
              <w:t>6.88</w:t>
            </w:r>
          </w:p>
        </w:tc>
        <w:tc>
          <w:tcPr>
            <w:tcW w:w="550" w:type="dxa"/>
            <w:tcBorders>
              <w:top w:val="single" w:sz="5" w:space="0" w:color="000000"/>
              <w:left w:val="single" w:sz="5" w:space="0" w:color="000000"/>
              <w:bottom w:val="single" w:sz="5" w:space="0" w:color="000000"/>
              <w:right w:val="single" w:sz="5" w:space="0" w:color="000000"/>
            </w:tcBorders>
            <w:shd w:val="clear" w:color="auto" w:fill="C7F6F6"/>
            <w:tcMar>
              <w:top w:w="80" w:type="dxa"/>
              <w:left w:w="80" w:type="dxa"/>
              <w:bottom w:w="80" w:type="dxa"/>
              <w:right w:w="86" w:type="dxa"/>
            </w:tcMar>
            <w:vAlign w:val="center"/>
          </w:tcPr>
          <w:p w14:paraId="2D13724D" w14:textId="77777777" w:rsidR="004447DC" w:rsidRDefault="00000000">
            <w:pPr>
              <w:spacing w:after="0" w:line="259" w:lineRule="auto"/>
              <w:ind w:left="0" w:right="6" w:firstLine="0"/>
              <w:jc w:val="center"/>
            </w:pPr>
            <w:r>
              <w:rPr>
                <w:rFonts w:ascii="Arial" w:hAnsi="Arial"/>
                <w:sz w:val="9"/>
                <w:szCs w:val="9"/>
              </w:rPr>
              <w:t>0.93</w:t>
            </w:r>
          </w:p>
        </w:tc>
        <w:tc>
          <w:tcPr>
            <w:tcW w:w="550" w:type="dxa"/>
            <w:tcBorders>
              <w:top w:val="single" w:sz="5" w:space="0" w:color="000000"/>
              <w:left w:val="single" w:sz="5" w:space="0" w:color="000000"/>
              <w:bottom w:val="single" w:sz="5" w:space="0" w:color="000000"/>
              <w:right w:val="single" w:sz="5" w:space="0" w:color="000000"/>
            </w:tcBorders>
            <w:shd w:val="clear" w:color="auto" w:fill="EDF5F5"/>
            <w:tcMar>
              <w:top w:w="80" w:type="dxa"/>
              <w:left w:w="80" w:type="dxa"/>
              <w:bottom w:w="80" w:type="dxa"/>
              <w:right w:w="86" w:type="dxa"/>
            </w:tcMar>
            <w:vAlign w:val="center"/>
          </w:tcPr>
          <w:p w14:paraId="2D13724E" w14:textId="77777777" w:rsidR="004447DC" w:rsidRDefault="00000000">
            <w:pPr>
              <w:spacing w:after="0" w:line="259" w:lineRule="auto"/>
              <w:ind w:left="0" w:right="6" w:firstLine="0"/>
              <w:jc w:val="center"/>
            </w:pPr>
            <w:r>
              <w:rPr>
                <w:rFonts w:ascii="Arial" w:hAnsi="Arial"/>
                <w:sz w:val="9"/>
                <w:szCs w:val="9"/>
              </w:rPr>
              <w:t>0.16</w:t>
            </w:r>
          </w:p>
        </w:tc>
        <w:tc>
          <w:tcPr>
            <w:tcW w:w="550"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2D13724F" w14:textId="77777777" w:rsidR="004447DC" w:rsidRDefault="00000000">
            <w:pPr>
              <w:spacing w:after="0" w:line="259" w:lineRule="auto"/>
              <w:ind w:left="0" w:right="6" w:firstLine="0"/>
              <w:jc w:val="center"/>
            </w:pPr>
            <w:r>
              <w:rPr>
                <w:rFonts w:ascii="Arial" w:hAnsi="Arial"/>
                <w:sz w:val="9"/>
                <w:szCs w:val="9"/>
              </w:rPr>
              <w:t>0.05</w:t>
            </w:r>
          </w:p>
        </w:tc>
      </w:tr>
      <w:tr w:rsidR="004447DC" w14:paraId="2D13725C"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C1F6F6"/>
            <w:tcMar>
              <w:top w:w="80" w:type="dxa"/>
              <w:left w:w="80" w:type="dxa"/>
              <w:bottom w:w="80" w:type="dxa"/>
              <w:right w:w="86" w:type="dxa"/>
            </w:tcMar>
            <w:vAlign w:val="center"/>
          </w:tcPr>
          <w:p w14:paraId="2D137251" w14:textId="77777777" w:rsidR="004447DC" w:rsidRDefault="00000000">
            <w:pPr>
              <w:spacing w:after="0" w:line="259" w:lineRule="auto"/>
              <w:ind w:left="0" w:right="6" w:firstLine="0"/>
              <w:jc w:val="center"/>
            </w:pPr>
            <w:r>
              <w:rPr>
                <w:rFonts w:ascii="Arial" w:hAnsi="Arial"/>
                <w:sz w:val="9"/>
                <w:szCs w:val="9"/>
              </w:rPr>
              <w:t>0.67</w:t>
            </w:r>
          </w:p>
        </w:tc>
        <w:tc>
          <w:tcPr>
            <w:tcW w:w="551" w:type="dxa"/>
            <w:tcBorders>
              <w:top w:val="single" w:sz="5" w:space="0" w:color="000000"/>
              <w:left w:val="single" w:sz="5" w:space="0" w:color="000000"/>
              <w:bottom w:val="single" w:sz="5" w:space="0" w:color="000000"/>
              <w:right w:val="single" w:sz="5" w:space="0" w:color="000000"/>
            </w:tcBorders>
            <w:shd w:val="clear" w:color="auto" w:fill="06FEFD"/>
            <w:tcMar>
              <w:top w:w="80" w:type="dxa"/>
              <w:left w:w="80" w:type="dxa"/>
              <w:bottom w:w="80" w:type="dxa"/>
              <w:right w:w="86" w:type="dxa"/>
            </w:tcMar>
            <w:vAlign w:val="center"/>
          </w:tcPr>
          <w:p w14:paraId="2D137252" w14:textId="77777777" w:rsidR="004447DC" w:rsidRDefault="00000000">
            <w:pPr>
              <w:spacing w:after="0" w:line="259" w:lineRule="auto"/>
              <w:ind w:left="0" w:right="6" w:firstLine="0"/>
              <w:jc w:val="center"/>
            </w:pPr>
            <w:r>
              <w:rPr>
                <w:rFonts w:ascii="Arial" w:hAnsi="Arial"/>
                <w:sz w:val="9"/>
                <w:szCs w:val="9"/>
              </w:rPr>
              <w:t>3.14</w:t>
            </w:r>
          </w:p>
        </w:tc>
        <w:tc>
          <w:tcPr>
            <w:tcW w:w="550" w:type="dxa"/>
            <w:tcBorders>
              <w:top w:val="single" w:sz="5" w:space="0" w:color="000000"/>
              <w:left w:val="single" w:sz="5" w:space="0" w:color="000000"/>
              <w:bottom w:val="single" w:sz="5" w:space="0" w:color="000000"/>
              <w:right w:val="single" w:sz="5" w:space="0" w:color="000000"/>
            </w:tcBorders>
            <w:shd w:val="clear" w:color="auto" w:fill="2EF9DB"/>
            <w:tcMar>
              <w:top w:w="80" w:type="dxa"/>
              <w:left w:w="80" w:type="dxa"/>
              <w:bottom w:w="80" w:type="dxa"/>
              <w:right w:w="86" w:type="dxa"/>
            </w:tcMar>
            <w:vAlign w:val="center"/>
          </w:tcPr>
          <w:p w14:paraId="2D137253" w14:textId="77777777" w:rsidR="004447DC" w:rsidRDefault="00000000">
            <w:pPr>
              <w:spacing w:after="0" w:line="259" w:lineRule="auto"/>
              <w:ind w:left="0" w:right="6" w:firstLine="0"/>
              <w:jc w:val="center"/>
            </w:pPr>
            <w:r>
              <w:rPr>
                <w:rFonts w:ascii="Arial" w:hAnsi="Arial"/>
                <w:sz w:val="9"/>
                <w:szCs w:val="9"/>
              </w:rPr>
              <w:t>4.2</w:t>
            </w:r>
          </w:p>
        </w:tc>
        <w:tc>
          <w:tcPr>
            <w:tcW w:w="550" w:type="dxa"/>
            <w:tcBorders>
              <w:top w:val="single" w:sz="5" w:space="0" w:color="000000"/>
              <w:left w:val="single" w:sz="5" w:space="0" w:color="000000"/>
              <w:bottom w:val="single" w:sz="5" w:space="0" w:color="000000"/>
              <w:right w:val="single" w:sz="5" w:space="0" w:color="000000"/>
            </w:tcBorders>
            <w:shd w:val="clear" w:color="auto" w:fill="3AF8D2"/>
            <w:tcMar>
              <w:top w:w="80" w:type="dxa"/>
              <w:left w:w="80" w:type="dxa"/>
              <w:bottom w:w="80" w:type="dxa"/>
              <w:right w:w="86" w:type="dxa"/>
            </w:tcMar>
            <w:vAlign w:val="center"/>
          </w:tcPr>
          <w:p w14:paraId="2D137254" w14:textId="77777777" w:rsidR="004447DC" w:rsidRDefault="00000000">
            <w:pPr>
              <w:spacing w:after="0" w:line="259" w:lineRule="auto"/>
              <w:ind w:left="0" w:right="6" w:firstLine="0"/>
              <w:jc w:val="center"/>
            </w:pPr>
            <w:r>
              <w:rPr>
                <w:rFonts w:ascii="Arial" w:hAnsi="Arial"/>
                <w:sz w:val="9"/>
                <w:szCs w:val="9"/>
              </w:rPr>
              <w:t>4.48</w:t>
            </w:r>
          </w:p>
        </w:tc>
        <w:tc>
          <w:tcPr>
            <w:tcW w:w="550" w:type="dxa"/>
            <w:tcBorders>
              <w:top w:val="single" w:sz="5" w:space="0" w:color="000000"/>
              <w:left w:val="single" w:sz="5" w:space="0" w:color="000000"/>
              <w:bottom w:val="single" w:sz="5" w:space="0" w:color="000000"/>
              <w:right w:val="single" w:sz="5" w:space="0" w:color="000000"/>
            </w:tcBorders>
            <w:shd w:val="clear" w:color="auto" w:fill="77F1A2"/>
            <w:tcMar>
              <w:top w:w="80" w:type="dxa"/>
              <w:left w:w="80" w:type="dxa"/>
              <w:bottom w:w="80" w:type="dxa"/>
              <w:right w:w="86" w:type="dxa"/>
            </w:tcMar>
            <w:vAlign w:val="center"/>
          </w:tcPr>
          <w:p w14:paraId="2D137255" w14:textId="77777777" w:rsidR="004447DC" w:rsidRDefault="00000000">
            <w:pPr>
              <w:spacing w:after="0" w:line="259" w:lineRule="auto"/>
              <w:ind w:left="0" w:right="6" w:firstLine="0"/>
              <w:jc w:val="center"/>
            </w:pPr>
            <w:r>
              <w:rPr>
                <w:rFonts w:ascii="Arial" w:hAnsi="Arial"/>
                <w:sz w:val="9"/>
                <w:szCs w:val="9"/>
              </w:rPr>
              <w:t>5.84</w:t>
            </w:r>
          </w:p>
        </w:tc>
        <w:tc>
          <w:tcPr>
            <w:tcW w:w="417" w:type="dxa"/>
            <w:vMerge/>
            <w:tcBorders>
              <w:top w:val="nil"/>
              <w:left w:val="single" w:sz="5" w:space="0" w:color="000000"/>
              <w:bottom w:val="nil"/>
              <w:right w:val="single" w:sz="5" w:space="0" w:color="000000"/>
            </w:tcBorders>
            <w:shd w:val="clear" w:color="auto" w:fill="auto"/>
          </w:tcPr>
          <w:p w14:paraId="2D137256"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57"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9AF8F8"/>
            <w:tcMar>
              <w:top w:w="80" w:type="dxa"/>
              <w:left w:w="80" w:type="dxa"/>
              <w:bottom w:w="80" w:type="dxa"/>
              <w:right w:w="86" w:type="dxa"/>
            </w:tcMar>
            <w:vAlign w:val="center"/>
          </w:tcPr>
          <w:p w14:paraId="2D137258" w14:textId="77777777" w:rsidR="004447DC" w:rsidRDefault="00000000">
            <w:pPr>
              <w:spacing w:after="0" w:line="259" w:lineRule="auto"/>
              <w:ind w:left="0" w:right="6" w:firstLine="0"/>
              <w:jc w:val="center"/>
            </w:pPr>
            <w:r>
              <w:rPr>
                <w:rFonts w:ascii="Arial" w:hAnsi="Arial"/>
                <w:sz w:val="9"/>
                <w:szCs w:val="9"/>
              </w:rPr>
              <w:t>1.83</w:t>
            </w:r>
          </w:p>
        </w:tc>
        <w:tc>
          <w:tcPr>
            <w:tcW w:w="550" w:type="dxa"/>
            <w:tcBorders>
              <w:top w:val="single" w:sz="5" w:space="0" w:color="000000"/>
              <w:left w:val="single" w:sz="5" w:space="0" w:color="000000"/>
              <w:bottom w:val="single" w:sz="5" w:space="0" w:color="000000"/>
              <w:right w:val="single" w:sz="5" w:space="0" w:color="000000"/>
            </w:tcBorders>
            <w:shd w:val="clear" w:color="auto" w:fill="29FA29"/>
            <w:tcMar>
              <w:top w:w="80" w:type="dxa"/>
              <w:left w:w="80" w:type="dxa"/>
              <w:bottom w:w="80" w:type="dxa"/>
              <w:right w:w="86" w:type="dxa"/>
            </w:tcMar>
            <w:vAlign w:val="center"/>
          </w:tcPr>
          <w:p w14:paraId="2D137259" w14:textId="77777777" w:rsidR="004447DC" w:rsidRDefault="00000000">
            <w:pPr>
              <w:spacing w:after="0" w:line="259" w:lineRule="auto"/>
              <w:ind w:left="0" w:right="6" w:firstLine="0"/>
              <w:jc w:val="center"/>
            </w:pPr>
            <w:r>
              <w:rPr>
                <w:rFonts w:ascii="Arial" w:hAnsi="Arial"/>
                <w:sz w:val="9"/>
                <w:szCs w:val="9"/>
              </w:rPr>
              <w:t>13.54</w:t>
            </w:r>
          </w:p>
        </w:tc>
        <w:tc>
          <w:tcPr>
            <w:tcW w:w="550" w:type="dxa"/>
            <w:tcBorders>
              <w:top w:val="single" w:sz="5" w:space="0" w:color="000000"/>
              <w:left w:val="single" w:sz="5" w:space="0" w:color="000000"/>
              <w:bottom w:val="single" w:sz="5" w:space="0" w:color="000000"/>
              <w:right w:val="single" w:sz="5" w:space="0" w:color="000000"/>
            </w:tcBorders>
            <w:shd w:val="clear" w:color="auto" w:fill="86F9F9"/>
            <w:tcMar>
              <w:top w:w="80" w:type="dxa"/>
              <w:left w:w="80" w:type="dxa"/>
              <w:bottom w:w="80" w:type="dxa"/>
              <w:right w:w="86" w:type="dxa"/>
            </w:tcMar>
            <w:vAlign w:val="center"/>
          </w:tcPr>
          <w:p w14:paraId="2D13725A" w14:textId="77777777" w:rsidR="004447DC" w:rsidRDefault="00000000">
            <w:pPr>
              <w:spacing w:after="0" w:line="259" w:lineRule="auto"/>
              <w:ind w:left="0" w:right="6" w:firstLine="0"/>
              <w:jc w:val="center"/>
            </w:pPr>
            <w:r>
              <w:rPr>
                <w:rFonts w:ascii="Arial" w:hAnsi="Arial"/>
                <w:sz w:val="9"/>
                <w:szCs w:val="9"/>
              </w:rPr>
              <w:t>2.27</w:t>
            </w:r>
          </w:p>
        </w:tc>
        <w:tc>
          <w:tcPr>
            <w:tcW w:w="550" w:type="dxa"/>
            <w:tcBorders>
              <w:top w:val="single" w:sz="5" w:space="0" w:color="000000"/>
              <w:left w:val="single" w:sz="5" w:space="0" w:color="000000"/>
              <w:bottom w:val="single" w:sz="5" w:space="0" w:color="000000"/>
              <w:right w:val="single" w:sz="5" w:space="0" w:color="000000"/>
            </w:tcBorders>
            <w:shd w:val="clear" w:color="auto" w:fill="D3F6F6"/>
            <w:tcMar>
              <w:top w:w="80" w:type="dxa"/>
              <w:left w:w="80" w:type="dxa"/>
              <w:bottom w:w="80" w:type="dxa"/>
              <w:right w:w="86" w:type="dxa"/>
            </w:tcMar>
            <w:vAlign w:val="center"/>
          </w:tcPr>
          <w:p w14:paraId="2D13725B" w14:textId="77777777" w:rsidR="004447DC" w:rsidRDefault="00000000">
            <w:pPr>
              <w:spacing w:after="0" w:line="259" w:lineRule="auto"/>
              <w:ind w:left="0" w:right="6" w:firstLine="0"/>
              <w:jc w:val="center"/>
            </w:pPr>
            <w:r>
              <w:rPr>
                <w:rFonts w:ascii="Arial" w:hAnsi="Arial"/>
                <w:sz w:val="9"/>
                <w:szCs w:val="9"/>
              </w:rPr>
              <w:t>0.68</w:t>
            </w:r>
          </w:p>
        </w:tc>
      </w:tr>
      <w:tr w:rsidR="004447DC" w14:paraId="2D137268"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5D"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57FBFB"/>
            <w:tcMar>
              <w:top w:w="80" w:type="dxa"/>
              <w:left w:w="80" w:type="dxa"/>
              <w:bottom w:w="80" w:type="dxa"/>
              <w:right w:w="86" w:type="dxa"/>
            </w:tcMar>
            <w:vAlign w:val="center"/>
          </w:tcPr>
          <w:p w14:paraId="2D13725E" w14:textId="77777777" w:rsidR="004447DC" w:rsidRDefault="00000000">
            <w:pPr>
              <w:spacing w:after="0" w:line="259" w:lineRule="auto"/>
              <w:ind w:left="0" w:right="6" w:firstLine="0"/>
              <w:jc w:val="center"/>
            </w:pPr>
            <w:r>
              <w:rPr>
                <w:rFonts w:ascii="Arial" w:hAnsi="Arial"/>
                <w:sz w:val="9"/>
                <w:szCs w:val="9"/>
              </w:rPr>
              <w:t>2.05</w:t>
            </w:r>
          </w:p>
        </w:tc>
        <w:tc>
          <w:tcPr>
            <w:tcW w:w="550" w:type="dxa"/>
            <w:tcBorders>
              <w:top w:val="single" w:sz="5" w:space="0" w:color="000000"/>
              <w:left w:val="single" w:sz="5" w:space="0" w:color="000000"/>
              <w:bottom w:val="single" w:sz="5" w:space="0" w:color="000000"/>
              <w:right w:val="single" w:sz="5" w:space="0" w:color="000000"/>
            </w:tcBorders>
            <w:shd w:val="clear" w:color="auto" w:fill="2CF9DD"/>
            <w:tcMar>
              <w:top w:w="80" w:type="dxa"/>
              <w:left w:w="80" w:type="dxa"/>
              <w:bottom w:w="80" w:type="dxa"/>
              <w:right w:w="86" w:type="dxa"/>
            </w:tcMar>
            <w:vAlign w:val="center"/>
          </w:tcPr>
          <w:p w14:paraId="2D13725F" w14:textId="77777777" w:rsidR="004447DC" w:rsidRDefault="00000000">
            <w:pPr>
              <w:spacing w:after="0" w:line="259" w:lineRule="auto"/>
              <w:ind w:left="0" w:right="6" w:firstLine="0"/>
              <w:jc w:val="center"/>
            </w:pPr>
            <w:r>
              <w:rPr>
                <w:rFonts w:ascii="Arial" w:hAnsi="Arial"/>
                <w:sz w:val="9"/>
                <w:szCs w:val="9"/>
              </w:rPr>
              <w:t>4.16</w:t>
            </w:r>
          </w:p>
        </w:tc>
        <w:tc>
          <w:tcPr>
            <w:tcW w:w="550" w:type="dxa"/>
            <w:tcBorders>
              <w:top w:val="single" w:sz="5" w:space="0" w:color="000000"/>
              <w:left w:val="single" w:sz="5" w:space="0" w:color="000000"/>
              <w:bottom w:val="single" w:sz="5" w:space="0" w:color="000000"/>
              <w:right w:val="single" w:sz="5" w:space="0" w:color="000000"/>
            </w:tcBorders>
            <w:shd w:val="clear" w:color="auto" w:fill="04FE04"/>
            <w:tcMar>
              <w:top w:w="80" w:type="dxa"/>
              <w:left w:w="80" w:type="dxa"/>
              <w:bottom w:w="80" w:type="dxa"/>
              <w:right w:w="86" w:type="dxa"/>
            </w:tcMar>
            <w:vAlign w:val="center"/>
          </w:tcPr>
          <w:p w14:paraId="2D137260" w14:textId="77777777" w:rsidR="004447DC" w:rsidRDefault="00000000">
            <w:pPr>
              <w:spacing w:after="0" w:line="259" w:lineRule="auto"/>
              <w:ind w:left="0" w:right="6" w:firstLine="0"/>
              <w:jc w:val="center"/>
            </w:pPr>
            <w:r>
              <w:rPr>
                <w:rFonts w:ascii="Arial" w:hAnsi="Arial"/>
                <w:sz w:val="9"/>
                <w:szCs w:val="9"/>
              </w:rPr>
              <w:t>9.49</w:t>
            </w:r>
          </w:p>
        </w:tc>
        <w:tc>
          <w:tcPr>
            <w:tcW w:w="550" w:type="dxa"/>
            <w:tcBorders>
              <w:top w:val="single" w:sz="5" w:space="0" w:color="000000"/>
              <w:left w:val="single" w:sz="5" w:space="0" w:color="000000"/>
              <w:bottom w:val="single" w:sz="5" w:space="0" w:color="000000"/>
              <w:right w:val="single" w:sz="5" w:space="0" w:color="000000"/>
            </w:tcBorders>
            <w:shd w:val="clear" w:color="auto" w:fill="2EF92E"/>
            <w:tcMar>
              <w:top w:w="80" w:type="dxa"/>
              <w:left w:w="80" w:type="dxa"/>
              <w:bottom w:w="80" w:type="dxa"/>
              <w:right w:w="86" w:type="dxa"/>
            </w:tcMar>
            <w:vAlign w:val="center"/>
          </w:tcPr>
          <w:p w14:paraId="2D137261" w14:textId="77777777" w:rsidR="004447DC" w:rsidRDefault="00000000">
            <w:pPr>
              <w:spacing w:after="0" w:line="259" w:lineRule="auto"/>
              <w:ind w:left="0" w:right="6" w:firstLine="0"/>
              <w:jc w:val="center"/>
            </w:pPr>
            <w:r>
              <w:rPr>
                <w:rFonts w:ascii="Arial" w:hAnsi="Arial"/>
                <w:sz w:val="9"/>
                <w:szCs w:val="9"/>
              </w:rPr>
              <w:t>8.52</w:t>
            </w:r>
          </w:p>
        </w:tc>
        <w:tc>
          <w:tcPr>
            <w:tcW w:w="417" w:type="dxa"/>
            <w:vMerge/>
            <w:tcBorders>
              <w:top w:val="nil"/>
              <w:left w:val="single" w:sz="5" w:space="0" w:color="000000"/>
              <w:bottom w:val="nil"/>
              <w:right w:val="single" w:sz="5" w:space="0" w:color="000000"/>
            </w:tcBorders>
            <w:shd w:val="clear" w:color="auto" w:fill="auto"/>
          </w:tcPr>
          <w:p w14:paraId="2D137262"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63"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64"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7EF9F9"/>
            <w:tcMar>
              <w:top w:w="80" w:type="dxa"/>
              <w:left w:w="80" w:type="dxa"/>
              <w:bottom w:w="80" w:type="dxa"/>
              <w:right w:w="86" w:type="dxa"/>
            </w:tcMar>
            <w:vAlign w:val="center"/>
          </w:tcPr>
          <w:p w14:paraId="2D137265" w14:textId="77777777" w:rsidR="004447DC" w:rsidRDefault="00000000">
            <w:pPr>
              <w:spacing w:after="0" w:line="259" w:lineRule="auto"/>
              <w:ind w:left="0" w:right="6" w:firstLine="0"/>
              <w:jc w:val="center"/>
            </w:pPr>
            <w:r>
              <w:rPr>
                <w:rFonts w:ascii="Arial" w:hAnsi="Arial"/>
                <w:sz w:val="9"/>
                <w:szCs w:val="9"/>
              </w:rPr>
              <w:t>2.42</w:t>
            </w:r>
          </w:p>
        </w:tc>
        <w:tc>
          <w:tcPr>
            <w:tcW w:w="550" w:type="dxa"/>
            <w:tcBorders>
              <w:top w:val="single" w:sz="5" w:space="0" w:color="000000"/>
              <w:left w:val="single" w:sz="5" w:space="0" w:color="000000"/>
              <w:bottom w:val="single" w:sz="5" w:space="0" w:color="000000"/>
              <w:right w:val="single" w:sz="5" w:space="0" w:color="000000"/>
            </w:tcBorders>
            <w:shd w:val="clear" w:color="auto" w:fill="5CFF00"/>
            <w:tcMar>
              <w:top w:w="80" w:type="dxa"/>
              <w:left w:w="80" w:type="dxa"/>
              <w:bottom w:w="80" w:type="dxa"/>
              <w:right w:w="86" w:type="dxa"/>
            </w:tcMar>
            <w:vAlign w:val="center"/>
          </w:tcPr>
          <w:p w14:paraId="2D137266" w14:textId="77777777" w:rsidR="004447DC" w:rsidRDefault="00000000">
            <w:pPr>
              <w:spacing w:after="0" w:line="259" w:lineRule="auto"/>
              <w:ind w:left="0" w:right="6" w:firstLine="0"/>
              <w:jc w:val="center"/>
            </w:pPr>
            <w:r>
              <w:rPr>
                <w:rFonts w:ascii="Arial" w:hAnsi="Arial"/>
                <w:sz w:val="9"/>
                <w:szCs w:val="9"/>
              </w:rPr>
              <w:t>16.77</w:t>
            </w:r>
          </w:p>
        </w:tc>
        <w:tc>
          <w:tcPr>
            <w:tcW w:w="550" w:type="dxa"/>
            <w:tcBorders>
              <w:top w:val="single" w:sz="5" w:space="0" w:color="000000"/>
              <w:left w:val="single" w:sz="5" w:space="0" w:color="000000"/>
              <w:bottom w:val="single" w:sz="5" w:space="0" w:color="000000"/>
              <w:right w:val="single" w:sz="5" w:space="0" w:color="000000"/>
            </w:tcBorders>
            <w:shd w:val="clear" w:color="auto" w:fill="05FEFC"/>
            <w:tcMar>
              <w:top w:w="80" w:type="dxa"/>
              <w:left w:w="80" w:type="dxa"/>
              <w:bottom w:w="80" w:type="dxa"/>
              <w:right w:w="86" w:type="dxa"/>
            </w:tcMar>
            <w:vAlign w:val="center"/>
          </w:tcPr>
          <w:p w14:paraId="2D137267" w14:textId="77777777" w:rsidR="004447DC" w:rsidRDefault="00000000">
            <w:pPr>
              <w:spacing w:after="0" w:line="259" w:lineRule="auto"/>
              <w:ind w:left="0" w:right="6" w:firstLine="0"/>
              <w:jc w:val="center"/>
            </w:pPr>
            <w:r>
              <w:rPr>
                <w:rFonts w:ascii="Arial" w:hAnsi="Arial"/>
                <w:sz w:val="9"/>
                <w:szCs w:val="9"/>
              </w:rPr>
              <w:t>5.02</w:t>
            </w:r>
          </w:p>
        </w:tc>
      </w:tr>
      <w:tr w:rsidR="004447DC" w14:paraId="2D137274"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69"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91F9F9"/>
            <w:tcMar>
              <w:top w:w="80" w:type="dxa"/>
              <w:left w:w="80" w:type="dxa"/>
              <w:bottom w:w="80" w:type="dxa"/>
              <w:right w:w="86" w:type="dxa"/>
            </w:tcMar>
            <w:vAlign w:val="center"/>
          </w:tcPr>
          <w:p w14:paraId="2D13726A" w14:textId="77777777" w:rsidR="004447DC" w:rsidRDefault="00000000">
            <w:pPr>
              <w:spacing w:after="0" w:line="259" w:lineRule="auto"/>
              <w:ind w:left="0" w:right="6" w:firstLine="0"/>
              <w:jc w:val="center"/>
            </w:pPr>
            <w:r>
              <w:rPr>
                <w:rFonts w:ascii="Arial" w:hAnsi="Arial"/>
                <w:sz w:val="9"/>
                <w:szCs w:val="9"/>
              </w:rPr>
              <w:t>1.3</w:t>
            </w:r>
          </w:p>
        </w:tc>
        <w:tc>
          <w:tcPr>
            <w:tcW w:w="550" w:type="dxa"/>
            <w:tcBorders>
              <w:top w:val="single" w:sz="5" w:space="0" w:color="000000"/>
              <w:left w:val="single" w:sz="5" w:space="0" w:color="000000"/>
              <w:bottom w:val="single" w:sz="5" w:space="0" w:color="000000"/>
              <w:right w:val="single" w:sz="5" w:space="0" w:color="000000"/>
            </w:tcBorders>
            <w:shd w:val="clear" w:color="auto" w:fill="07FEF9"/>
            <w:tcMar>
              <w:top w:w="80" w:type="dxa"/>
              <w:left w:w="80" w:type="dxa"/>
              <w:bottom w:w="80" w:type="dxa"/>
              <w:right w:w="86" w:type="dxa"/>
            </w:tcMar>
            <w:vAlign w:val="center"/>
          </w:tcPr>
          <w:p w14:paraId="2D13726B" w14:textId="77777777" w:rsidR="004447DC" w:rsidRDefault="00000000">
            <w:pPr>
              <w:spacing w:after="0" w:line="259" w:lineRule="auto"/>
              <w:ind w:left="0" w:right="6" w:firstLine="0"/>
              <w:jc w:val="center"/>
            </w:pPr>
            <w:r>
              <w:rPr>
                <w:rFonts w:ascii="Arial" w:hAnsi="Arial"/>
                <w:sz w:val="9"/>
                <w:szCs w:val="9"/>
              </w:rPr>
              <w:t>3.35</w:t>
            </w:r>
          </w:p>
        </w:tc>
        <w:tc>
          <w:tcPr>
            <w:tcW w:w="550" w:type="dxa"/>
            <w:tcBorders>
              <w:top w:val="single" w:sz="5" w:space="0" w:color="000000"/>
              <w:left w:val="single" w:sz="5" w:space="0" w:color="000000"/>
              <w:bottom w:val="single" w:sz="5" w:space="0" w:color="000000"/>
              <w:right w:val="single" w:sz="5" w:space="0" w:color="000000"/>
            </w:tcBorders>
            <w:shd w:val="clear" w:color="auto" w:fill="05FE03"/>
            <w:tcMar>
              <w:top w:w="80" w:type="dxa"/>
              <w:left w:w="80" w:type="dxa"/>
              <w:bottom w:w="80" w:type="dxa"/>
              <w:right w:w="86" w:type="dxa"/>
            </w:tcMar>
            <w:vAlign w:val="center"/>
          </w:tcPr>
          <w:p w14:paraId="2D13726C" w14:textId="77777777" w:rsidR="004447DC" w:rsidRDefault="00000000">
            <w:pPr>
              <w:spacing w:after="0" w:line="259" w:lineRule="auto"/>
              <w:ind w:left="0" w:right="6" w:firstLine="0"/>
              <w:jc w:val="center"/>
            </w:pPr>
            <w:r>
              <w:rPr>
                <w:rFonts w:ascii="Arial" w:hAnsi="Arial"/>
                <w:sz w:val="9"/>
                <w:szCs w:val="9"/>
              </w:rPr>
              <w:t>9.5</w:t>
            </w:r>
          </w:p>
        </w:tc>
        <w:tc>
          <w:tcPr>
            <w:tcW w:w="550"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26D" w14:textId="77777777" w:rsidR="004447DC" w:rsidRDefault="00000000">
            <w:pPr>
              <w:spacing w:after="0" w:line="259" w:lineRule="auto"/>
              <w:ind w:left="0" w:right="6" w:firstLine="0"/>
              <w:jc w:val="center"/>
            </w:pPr>
            <w:r>
              <w:rPr>
                <w:rFonts w:ascii="Arial" w:hAnsi="Arial"/>
                <w:sz w:val="9"/>
                <w:szCs w:val="9"/>
              </w:rPr>
              <w:t>19.12</w:t>
            </w:r>
          </w:p>
        </w:tc>
        <w:tc>
          <w:tcPr>
            <w:tcW w:w="417" w:type="dxa"/>
            <w:vMerge/>
            <w:tcBorders>
              <w:top w:val="nil"/>
              <w:left w:val="single" w:sz="5" w:space="0" w:color="000000"/>
              <w:bottom w:val="nil"/>
              <w:right w:val="single" w:sz="5" w:space="0" w:color="000000"/>
            </w:tcBorders>
            <w:shd w:val="clear" w:color="auto" w:fill="auto"/>
          </w:tcPr>
          <w:p w14:paraId="2D13726E"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6F"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70"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71"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51FBFB"/>
            <w:tcMar>
              <w:top w:w="80" w:type="dxa"/>
              <w:left w:w="80" w:type="dxa"/>
              <w:bottom w:w="80" w:type="dxa"/>
              <w:right w:w="86" w:type="dxa"/>
            </w:tcMar>
            <w:vAlign w:val="center"/>
          </w:tcPr>
          <w:p w14:paraId="2D137272" w14:textId="77777777" w:rsidR="004447DC" w:rsidRDefault="00000000">
            <w:pPr>
              <w:spacing w:after="0" w:line="259" w:lineRule="auto"/>
              <w:ind w:left="0" w:right="6" w:firstLine="0"/>
              <w:jc w:val="center"/>
            </w:pPr>
            <w:r>
              <w:rPr>
                <w:rFonts w:ascii="Arial" w:hAnsi="Arial"/>
                <w:sz w:val="9"/>
                <w:szCs w:val="9"/>
              </w:rPr>
              <w:t>3.33</w:t>
            </w:r>
          </w:p>
        </w:tc>
        <w:tc>
          <w:tcPr>
            <w:tcW w:w="550"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273" w14:textId="77777777" w:rsidR="004447DC" w:rsidRDefault="00000000">
            <w:pPr>
              <w:spacing w:after="0" w:line="259" w:lineRule="auto"/>
              <w:ind w:left="0" w:right="6" w:firstLine="0"/>
              <w:jc w:val="center"/>
            </w:pPr>
            <w:r>
              <w:rPr>
                <w:rFonts w:ascii="Arial" w:hAnsi="Arial"/>
                <w:sz w:val="9"/>
                <w:szCs w:val="9"/>
              </w:rPr>
              <w:t>29.94</w:t>
            </w:r>
          </w:p>
        </w:tc>
      </w:tr>
      <w:tr w:rsidR="004447DC" w14:paraId="2D137280"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75"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EEF5F5"/>
            <w:tcMar>
              <w:top w:w="80" w:type="dxa"/>
              <w:left w:w="80" w:type="dxa"/>
              <w:bottom w:w="80" w:type="dxa"/>
              <w:right w:w="86" w:type="dxa"/>
            </w:tcMar>
            <w:vAlign w:val="center"/>
          </w:tcPr>
          <w:p w14:paraId="2D137276" w14:textId="77777777" w:rsidR="004447DC" w:rsidRDefault="00000000">
            <w:pPr>
              <w:spacing w:after="0" w:line="259" w:lineRule="auto"/>
              <w:ind w:left="0" w:right="6" w:firstLine="0"/>
              <w:jc w:val="center"/>
            </w:pPr>
            <w:r>
              <w:rPr>
                <w:rFonts w:ascii="Arial" w:hAnsi="Arial"/>
                <w:sz w:val="9"/>
                <w:szCs w:val="9"/>
              </w:rPr>
              <w:t>0.09</w:t>
            </w:r>
          </w:p>
        </w:tc>
        <w:tc>
          <w:tcPr>
            <w:tcW w:w="550" w:type="dxa"/>
            <w:tcBorders>
              <w:top w:val="single" w:sz="5" w:space="0" w:color="000000"/>
              <w:left w:val="single" w:sz="5" w:space="0" w:color="000000"/>
              <w:bottom w:val="single" w:sz="5" w:space="0" w:color="000000"/>
              <w:right w:val="single" w:sz="5" w:space="0" w:color="000000"/>
            </w:tcBorders>
            <w:shd w:val="clear" w:color="auto" w:fill="E8F5F5"/>
            <w:tcMar>
              <w:top w:w="80" w:type="dxa"/>
              <w:left w:w="80" w:type="dxa"/>
              <w:bottom w:w="80" w:type="dxa"/>
              <w:right w:w="86" w:type="dxa"/>
            </w:tcMar>
            <w:vAlign w:val="center"/>
          </w:tcPr>
          <w:p w14:paraId="2D137277" w14:textId="77777777" w:rsidR="004447DC" w:rsidRDefault="00000000">
            <w:pPr>
              <w:spacing w:after="0" w:line="259" w:lineRule="auto"/>
              <w:ind w:left="0" w:right="6" w:firstLine="0"/>
              <w:jc w:val="center"/>
            </w:pPr>
            <w:r>
              <w:rPr>
                <w:rFonts w:ascii="Arial" w:hAnsi="Arial"/>
                <w:sz w:val="9"/>
                <w:szCs w:val="9"/>
              </w:rPr>
              <w:t>0.16</w:t>
            </w:r>
          </w:p>
        </w:tc>
        <w:tc>
          <w:tcPr>
            <w:tcW w:w="550" w:type="dxa"/>
            <w:tcBorders>
              <w:top w:val="single" w:sz="5" w:space="0" w:color="000000"/>
              <w:left w:val="single" w:sz="5" w:space="0" w:color="000000"/>
              <w:bottom w:val="single" w:sz="5" w:space="0" w:color="000000"/>
              <w:right w:val="single" w:sz="5" w:space="0" w:color="000000"/>
            </w:tcBorders>
            <w:shd w:val="clear" w:color="auto" w:fill="3BFCFC"/>
            <w:tcMar>
              <w:top w:w="80" w:type="dxa"/>
              <w:left w:w="80" w:type="dxa"/>
              <w:bottom w:w="80" w:type="dxa"/>
              <w:right w:w="86" w:type="dxa"/>
            </w:tcMar>
            <w:vAlign w:val="center"/>
          </w:tcPr>
          <w:p w14:paraId="2D137278" w14:textId="77777777" w:rsidR="004447DC" w:rsidRDefault="00000000">
            <w:pPr>
              <w:spacing w:after="0" w:line="259" w:lineRule="auto"/>
              <w:ind w:left="0" w:right="6" w:firstLine="0"/>
              <w:jc w:val="center"/>
            </w:pPr>
            <w:r>
              <w:rPr>
                <w:rFonts w:ascii="Arial" w:hAnsi="Arial"/>
                <w:sz w:val="9"/>
                <w:szCs w:val="9"/>
              </w:rPr>
              <w:t>2.42</w:t>
            </w:r>
          </w:p>
        </w:tc>
        <w:tc>
          <w:tcPr>
            <w:tcW w:w="550" w:type="dxa"/>
            <w:tcBorders>
              <w:top w:val="single" w:sz="5" w:space="0" w:color="000000"/>
              <w:left w:val="single" w:sz="5" w:space="0" w:color="000000"/>
              <w:bottom w:val="single" w:sz="5" w:space="0" w:color="000000"/>
              <w:right w:val="single" w:sz="5" w:space="0" w:color="000000"/>
            </w:tcBorders>
            <w:shd w:val="clear" w:color="auto" w:fill="F3FF00"/>
            <w:tcMar>
              <w:top w:w="80" w:type="dxa"/>
              <w:left w:w="80" w:type="dxa"/>
              <w:bottom w:w="80" w:type="dxa"/>
              <w:right w:w="86" w:type="dxa"/>
            </w:tcMar>
            <w:vAlign w:val="center"/>
          </w:tcPr>
          <w:p w14:paraId="2D137279" w14:textId="77777777" w:rsidR="004447DC" w:rsidRDefault="00000000">
            <w:pPr>
              <w:spacing w:after="0" w:line="259" w:lineRule="auto"/>
              <w:ind w:left="0" w:right="6" w:firstLine="0"/>
              <w:jc w:val="center"/>
            </w:pPr>
            <w:r>
              <w:rPr>
                <w:rFonts w:ascii="Arial" w:hAnsi="Arial"/>
                <w:sz w:val="9"/>
                <w:szCs w:val="9"/>
              </w:rPr>
              <w:t>12.6</w:t>
            </w:r>
          </w:p>
        </w:tc>
        <w:tc>
          <w:tcPr>
            <w:tcW w:w="417" w:type="dxa"/>
            <w:vMerge/>
            <w:tcBorders>
              <w:top w:val="nil"/>
              <w:left w:val="single" w:sz="5" w:space="0" w:color="000000"/>
              <w:bottom w:val="nil"/>
              <w:right w:val="single" w:sz="5" w:space="0" w:color="000000"/>
            </w:tcBorders>
            <w:shd w:val="clear" w:color="auto" w:fill="auto"/>
          </w:tcPr>
          <w:p w14:paraId="2D13727A"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7B"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7C"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7D"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7E"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44F744"/>
            <w:tcMar>
              <w:top w:w="80" w:type="dxa"/>
              <w:left w:w="80" w:type="dxa"/>
              <w:bottom w:w="80" w:type="dxa"/>
              <w:right w:w="86" w:type="dxa"/>
            </w:tcMar>
            <w:vAlign w:val="center"/>
          </w:tcPr>
          <w:p w14:paraId="2D13727F" w14:textId="77777777" w:rsidR="004447DC" w:rsidRDefault="00000000">
            <w:pPr>
              <w:spacing w:after="0" w:line="259" w:lineRule="auto"/>
              <w:ind w:left="0" w:right="6" w:firstLine="0"/>
              <w:jc w:val="center"/>
            </w:pPr>
            <w:r>
              <w:rPr>
                <w:rFonts w:ascii="Arial" w:hAnsi="Arial"/>
                <w:sz w:val="9"/>
                <w:szCs w:val="9"/>
              </w:rPr>
              <w:t>12.6</w:t>
            </w:r>
          </w:p>
        </w:tc>
      </w:tr>
    </w:tbl>
    <w:p w14:paraId="2D137281" w14:textId="77777777" w:rsidR="004447DC" w:rsidRDefault="00000000">
      <w:pPr>
        <w:spacing w:after="376" w:line="265" w:lineRule="auto"/>
        <w:ind w:left="1547" w:right="2016"/>
        <w:jc w:val="left"/>
      </w:pPr>
      <w:r>
        <w:rPr>
          <w:rFonts w:ascii="Arial" w:hAnsi="Arial"/>
          <w:color w:val="4D4D4D"/>
          <w:sz w:val="11"/>
          <w:szCs w:val="11"/>
          <w:u w:color="4D4D4D"/>
        </w:rPr>
        <w:t>P1</w:t>
      </w:r>
    </w:p>
    <w:p w14:paraId="2D137282" w14:textId="77777777" w:rsidR="004447DC" w:rsidRDefault="00000000">
      <w:pPr>
        <w:spacing w:after="376" w:line="265" w:lineRule="auto"/>
        <w:ind w:left="1547" w:right="2016"/>
        <w:jc w:val="left"/>
      </w:pPr>
      <w:r>
        <w:rPr>
          <w:rFonts w:ascii="Arial" w:hAnsi="Arial"/>
          <w:color w:val="4D4D4D"/>
          <w:sz w:val="11"/>
          <w:szCs w:val="11"/>
          <w:u w:color="4D4D4D"/>
        </w:rPr>
        <w:t>P2</w:t>
      </w:r>
    </w:p>
    <w:p w14:paraId="2D137283" w14:textId="77777777" w:rsidR="004447DC" w:rsidRDefault="00000000">
      <w:pPr>
        <w:spacing w:after="376" w:line="265" w:lineRule="auto"/>
        <w:ind w:left="1547" w:right="2016"/>
        <w:jc w:val="left"/>
      </w:pPr>
      <w:r>
        <w:rPr>
          <w:rFonts w:ascii="Arial" w:hAnsi="Arial"/>
          <w:color w:val="4D4D4D"/>
          <w:sz w:val="11"/>
          <w:szCs w:val="11"/>
          <w:u w:color="4D4D4D"/>
        </w:rPr>
        <w:t>P3</w:t>
      </w:r>
    </w:p>
    <w:p w14:paraId="2D137284" w14:textId="77777777" w:rsidR="004447DC" w:rsidRDefault="00000000">
      <w:pPr>
        <w:spacing w:after="376" w:line="265" w:lineRule="auto"/>
        <w:ind w:left="1547" w:right="2016"/>
        <w:jc w:val="left"/>
      </w:pPr>
      <w:r>
        <w:rPr>
          <w:rFonts w:ascii="Arial" w:hAnsi="Arial"/>
          <w:color w:val="4D4D4D"/>
          <w:sz w:val="11"/>
          <w:szCs w:val="11"/>
          <w:u w:color="4D4D4D"/>
        </w:rPr>
        <w:t>P4</w:t>
      </w:r>
    </w:p>
    <w:p w14:paraId="2D137285" w14:textId="77777777" w:rsidR="004447DC" w:rsidRDefault="00000000">
      <w:pPr>
        <w:spacing w:after="264" w:line="265" w:lineRule="auto"/>
        <w:ind w:left="1547" w:right="2016"/>
        <w:jc w:val="left"/>
      </w:pPr>
      <w:r>
        <w:rPr>
          <w:rFonts w:ascii="Arial" w:hAnsi="Arial"/>
          <w:color w:val="4D4D4D"/>
          <w:sz w:val="11"/>
          <w:szCs w:val="11"/>
          <w:u w:color="4D4D4D"/>
        </w:rPr>
        <w:t>P5</w:t>
      </w:r>
    </w:p>
    <w:p w14:paraId="2D137286" w14:textId="77777777" w:rsidR="004447DC"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125" w:line="265" w:lineRule="auto"/>
        <w:ind w:left="0" w:right="0" w:firstLine="0"/>
        <w:jc w:val="left"/>
      </w:pPr>
      <w:r>
        <w:rPr>
          <w:rFonts w:ascii="Calibri" w:eastAsia="Calibri" w:hAnsi="Calibri" w:cs="Calibri"/>
        </w:rP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2D137287" w14:textId="77777777" w:rsidR="004447DC" w:rsidRDefault="00000000">
      <w:pPr>
        <w:tabs>
          <w:tab w:val="center" w:pos="2447"/>
          <w:tab w:val="center" w:pos="5716"/>
        </w:tabs>
        <w:spacing w:after="244" w:line="295" w:lineRule="auto"/>
        <w:ind w:left="0" w:right="0" w:firstLine="0"/>
        <w:jc w:val="left"/>
      </w:pPr>
      <w:r>
        <w:rPr>
          <w:rFonts w:ascii="Calibri" w:eastAsia="Calibri" w:hAnsi="Calibri" w:cs="Calibri"/>
        </w:rPr>
        <w:tab/>
      </w:r>
      <w:r>
        <w:rPr>
          <w:rFonts w:ascii="Arial" w:hAnsi="Arial"/>
          <w:sz w:val="15"/>
          <w:szCs w:val="15"/>
        </w:rPr>
        <w:t>United States (Actual)</w:t>
      </w:r>
      <w:r>
        <w:rPr>
          <w:rFonts w:ascii="Arial" w:hAnsi="Arial"/>
          <w:sz w:val="15"/>
          <w:szCs w:val="15"/>
        </w:rPr>
        <w:tab/>
        <w:t>United States (Expected)</w:t>
      </w: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47DC" w14:paraId="2D137297"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88"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289" w14:textId="77777777" w:rsidR="004447DC" w:rsidRDefault="00000000">
            <w:pPr>
              <w:spacing w:after="0" w:line="259" w:lineRule="auto"/>
              <w:ind w:left="0" w:right="6" w:firstLine="0"/>
              <w:jc w:val="center"/>
            </w:pPr>
            <w:r>
              <w:rPr>
                <w:rFonts w:ascii="Arial" w:hAnsi="Arial"/>
                <w:sz w:val="9"/>
                <w:szCs w:val="9"/>
              </w:rPr>
              <w:t>0.02</w:t>
            </w:r>
          </w:p>
        </w:tc>
        <w:tc>
          <w:tcPr>
            <w:tcW w:w="550" w:type="dxa"/>
            <w:tcBorders>
              <w:top w:val="single" w:sz="5" w:space="0" w:color="000000"/>
              <w:left w:val="single" w:sz="5" w:space="0" w:color="000000"/>
              <w:bottom w:val="single" w:sz="5" w:space="0" w:color="000000"/>
              <w:right w:val="single" w:sz="5" w:space="0" w:color="000000"/>
            </w:tcBorders>
            <w:shd w:val="clear" w:color="auto" w:fill="F1F5F5"/>
            <w:tcMar>
              <w:top w:w="80" w:type="dxa"/>
              <w:left w:w="80" w:type="dxa"/>
              <w:bottom w:w="80" w:type="dxa"/>
              <w:right w:w="86" w:type="dxa"/>
            </w:tcMar>
            <w:vAlign w:val="center"/>
          </w:tcPr>
          <w:p w14:paraId="2D13728A" w14:textId="77777777" w:rsidR="004447DC" w:rsidRDefault="00000000">
            <w:pPr>
              <w:spacing w:after="0" w:line="259" w:lineRule="auto"/>
              <w:ind w:left="0" w:right="6" w:firstLine="0"/>
              <w:jc w:val="center"/>
            </w:pPr>
            <w:r>
              <w:rPr>
                <w:rFonts w:ascii="Arial" w:hAnsi="Arial"/>
                <w:sz w:val="9"/>
                <w:szCs w:val="9"/>
              </w:rPr>
              <w:t>0.1</w:t>
            </w:r>
          </w:p>
        </w:tc>
        <w:tc>
          <w:tcPr>
            <w:tcW w:w="550" w:type="dxa"/>
            <w:tcBorders>
              <w:top w:val="single" w:sz="5" w:space="0" w:color="000000"/>
              <w:left w:val="single" w:sz="5" w:space="0" w:color="000000"/>
              <w:bottom w:val="single" w:sz="5" w:space="0" w:color="000000"/>
              <w:right w:val="single" w:sz="5" w:space="0" w:color="000000"/>
            </w:tcBorders>
            <w:shd w:val="clear" w:color="auto" w:fill="D7F6F6"/>
            <w:tcMar>
              <w:top w:w="80" w:type="dxa"/>
              <w:left w:w="80" w:type="dxa"/>
              <w:bottom w:w="80" w:type="dxa"/>
              <w:right w:w="86" w:type="dxa"/>
            </w:tcMar>
            <w:vAlign w:val="center"/>
          </w:tcPr>
          <w:p w14:paraId="2D13728B" w14:textId="77777777" w:rsidR="004447DC" w:rsidRDefault="00000000">
            <w:pPr>
              <w:spacing w:after="0" w:line="259" w:lineRule="auto"/>
              <w:ind w:left="0" w:right="6" w:firstLine="0"/>
              <w:jc w:val="center"/>
            </w:pPr>
            <w:r>
              <w:rPr>
                <w:rFonts w:ascii="Arial" w:hAnsi="Arial"/>
                <w:sz w:val="9"/>
                <w:szCs w:val="9"/>
              </w:rPr>
              <w:t>0.75</w:t>
            </w:r>
          </w:p>
        </w:tc>
        <w:tc>
          <w:tcPr>
            <w:tcW w:w="550" w:type="dxa"/>
            <w:tcBorders>
              <w:top w:val="single" w:sz="5" w:space="0" w:color="000000"/>
              <w:left w:val="single" w:sz="5" w:space="0" w:color="000000"/>
              <w:bottom w:val="single" w:sz="5" w:space="0" w:color="000000"/>
              <w:right w:val="single" w:sz="5" w:space="0" w:color="000000"/>
            </w:tcBorders>
            <w:shd w:val="clear" w:color="auto" w:fill="E3F5F5"/>
            <w:tcMar>
              <w:top w:w="80" w:type="dxa"/>
              <w:left w:w="80" w:type="dxa"/>
              <w:bottom w:w="80" w:type="dxa"/>
              <w:right w:w="86" w:type="dxa"/>
            </w:tcMar>
            <w:vAlign w:val="center"/>
          </w:tcPr>
          <w:p w14:paraId="2D13728C" w14:textId="77777777" w:rsidR="004447DC" w:rsidRDefault="00000000">
            <w:pPr>
              <w:spacing w:after="0" w:line="259" w:lineRule="auto"/>
              <w:ind w:left="0" w:right="6" w:firstLine="0"/>
              <w:jc w:val="center"/>
            </w:pPr>
            <w:r>
              <w:rPr>
                <w:rFonts w:ascii="Arial" w:hAnsi="Arial"/>
                <w:sz w:val="9"/>
                <w:szCs w:val="9"/>
              </w:rPr>
              <w:t>0.45</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2D13728D" w14:textId="77777777" w:rsidR="004447DC" w:rsidRDefault="00000000">
            <w:pPr>
              <w:spacing w:after="379" w:line="259" w:lineRule="auto"/>
              <w:ind w:left="58" w:right="0" w:firstLine="0"/>
              <w:jc w:val="center"/>
            </w:pPr>
            <w:r>
              <w:rPr>
                <w:rFonts w:ascii="Arial" w:hAnsi="Arial"/>
                <w:color w:val="4D4D4D"/>
                <w:sz w:val="11"/>
                <w:szCs w:val="11"/>
                <w:u w:color="4D4D4D"/>
              </w:rPr>
              <w:t>P1</w:t>
            </w:r>
          </w:p>
          <w:p w14:paraId="2D13728E" w14:textId="77777777" w:rsidR="004447DC" w:rsidRDefault="00000000">
            <w:pPr>
              <w:spacing w:after="379" w:line="259" w:lineRule="auto"/>
              <w:ind w:left="58" w:right="0" w:firstLine="0"/>
              <w:jc w:val="center"/>
            </w:pPr>
            <w:r>
              <w:rPr>
                <w:rFonts w:ascii="Arial" w:hAnsi="Arial"/>
                <w:color w:val="4D4D4D"/>
                <w:sz w:val="11"/>
                <w:szCs w:val="11"/>
                <w:u w:color="4D4D4D"/>
              </w:rPr>
              <w:t>P2</w:t>
            </w:r>
          </w:p>
          <w:p w14:paraId="2D13728F" w14:textId="77777777" w:rsidR="004447DC" w:rsidRDefault="00000000">
            <w:pPr>
              <w:spacing w:after="379" w:line="259" w:lineRule="auto"/>
              <w:ind w:left="58" w:right="0" w:firstLine="0"/>
              <w:jc w:val="center"/>
            </w:pPr>
            <w:r>
              <w:rPr>
                <w:rFonts w:ascii="Arial" w:hAnsi="Arial"/>
                <w:color w:val="4D4D4D"/>
                <w:sz w:val="11"/>
                <w:szCs w:val="11"/>
                <w:u w:color="4D4D4D"/>
              </w:rPr>
              <w:t>P3</w:t>
            </w:r>
          </w:p>
          <w:p w14:paraId="2D137290" w14:textId="77777777" w:rsidR="004447DC" w:rsidRDefault="00000000">
            <w:pPr>
              <w:spacing w:after="379" w:line="259" w:lineRule="auto"/>
              <w:ind w:left="58" w:right="0" w:firstLine="0"/>
              <w:jc w:val="center"/>
            </w:pPr>
            <w:r>
              <w:rPr>
                <w:rFonts w:ascii="Arial" w:hAnsi="Arial"/>
                <w:color w:val="4D4D4D"/>
                <w:sz w:val="11"/>
                <w:szCs w:val="11"/>
                <w:u w:color="4D4D4D"/>
              </w:rPr>
              <w:t>P4</w:t>
            </w:r>
          </w:p>
          <w:p w14:paraId="2D137291" w14:textId="77777777" w:rsidR="004447DC"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0F5F5"/>
            <w:tcMar>
              <w:top w:w="80" w:type="dxa"/>
              <w:left w:w="80" w:type="dxa"/>
              <w:bottom w:w="80" w:type="dxa"/>
              <w:right w:w="86" w:type="dxa"/>
            </w:tcMar>
            <w:vAlign w:val="center"/>
          </w:tcPr>
          <w:p w14:paraId="2D137292" w14:textId="77777777" w:rsidR="004447DC" w:rsidRDefault="00000000">
            <w:pPr>
              <w:spacing w:after="0" w:line="259" w:lineRule="auto"/>
              <w:ind w:left="0" w:right="6" w:firstLine="0"/>
              <w:jc w:val="center"/>
            </w:pPr>
            <w:r>
              <w:rPr>
                <w:rFonts w:ascii="Arial" w:hAnsi="Arial"/>
                <w:sz w:val="9"/>
                <w:szCs w:val="9"/>
              </w:rPr>
              <w:t>0.13</w:t>
            </w:r>
          </w:p>
        </w:tc>
        <w:tc>
          <w:tcPr>
            <w:tcW w:w="549" w:type="dxa"/>
            <w:tcBorders>
              <w:top w:val="single" w:sz="5" w:space="0" w:color="000000"/>
              <w:left w:val="single" w:sz="5" w:space="0" w:color="000000"/>
              <w:bottom w:val="single" w:sz="5" w:space="0" w:color="000000"/>
              <w:right w:val="single" w:sz="5" w:space="0" w:color="000000"/>
            </w:tcBorders>
            <w:shd w:val="clear" w:color="auto" w:fill="C7F6F6"/>
            <w:tcMar>
              <w:top w:w="80" w:type="dxa"/>
              <w:left w:w="80" w:type="dxa"/>
              <w:bottom w:w="80" w:type="dxa"/>
              <w:right w:w="86" w:type="dxa"/>
            </w:tcMar>
            <w:vAlign w:val="center"/>
          </w:tcPr>
          <w:p w14:paraId="2D137293" w14:textId="77777777" w:rsidR="004447DC" w:rsidRDefault="00000000">
            <w:pPr>
              <w:spacing w:after="0" w:line="259" w:lineRule="auto"/>
              <w:ind w:left="0" w:right="6" w:firstLine="0"/>
              <w:jc w:val="center"/>
            </w:pPr>
            <w:r>
              <w:rPr>
                <w:rFonts w:ascii="Arial" w:hAnsi="Arial"/>
                <w:sz w:val="9"/>
                <w:szCs w:val="9"/>
              </w:rPr>
              <w:t>1.17</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294" w14:textId="77777777" w:rsidR="004447DC" w:rsidRDefault="00000000">
            <w:pPr>
              <w:spacing w:after="0" w:line="259" w:lineRule="auto"/>
              <w:ind w:left="0" w:right="6" w:firstLine="0"/>
              <w:jc w:val="center"/>
            </w:pPr>
            <w:r>
              <w:rPr>
                <w:rFonts w:ascii="Arial" w:hAnsi="Arial"/>
                <w:sz w:val="9"/>
                <w:szCs w:val="9"/>
              </w:rPr>
              <w:t>0.03</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95"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96" w14:textId="77777777" w:rsidR="004447DC" w:rsidRDefault="00000000">
            <w:pPr>
              <w:spacing w:after="0" w:line="259" w:lineRule="auto"/>
              <w:ind w:left="0" w:right="6" w:firstLine="0"/>
              <w:jc w:val="center"/>
            </w:pPr>
            <w:r>
              <w:rPr>
                <w:rFonts w:ascii="Arial" w:hAnsi="Arial"/>
                <w:sz w:val="9"/>
                <w:szCs w:val="9"/>
              </w:rPr>
              <w:t>0</w:t>
            </w:r>
          </w:p>
        </w:tc>
      </w:tr>
      <w:tr w:rsidR="004447DC" w14:paraId="2D1372A3"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98"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2D137299" w14:textId="77777777" w:rsidR="004447DC" w:rsidRDefault="00000000">
            <w:pPr>
              <w:spacing w:after="0" w:line="259" w:lineRule="auto"/>
              <w:ind w:left="0" w:right="6" w:firstLine="0"/>
              <w:jc w:val="center"/>
            </w:pPr>
            <w:r>
              <w:rPr>
                <w:rFonts w:ascii="Arial" w:hAnsi="Arial"/>
                <w:sz w:val="9"/>
                <w:szCs w:val="9"/>
              </w:rPr>
              <w:t>0.06</w:t>
            </w:r>
          </w:p>
        </w:tc>
        <w:tc>
          <w:tcPr>
            <w:tcW w:w="550" w:type="dxa"/>
            <w:tcBorders>
              <w:top w:val="single" w:sz="5" w:space="0" w:color="000000"/>
              <w:left w:val="single" w:sz="5" w:space="0" w:color="000000"/>
              <w:bottom w:val="single" w:sz="5" w:space="0" w:color="000000"/>
              <w:right w:val="single" w:sz="5" w:space="0" w:color="000000"/>
            </w:tcBorders>
            <w:shd w:val="clear" w:color="auto" w:fill="EAF5F5"/>
            <w:tcMar>
              <w:top w:w="80" w:type="dxa"/>
              <w:left w:w="80" w:type="dxa"/>
              <w:bottom w:w="80" w:type="dxa"/>
              <w:right w:w="86" w:type="dxa"/>
            </w:tcMar>
            <w:vAlign w:val="center"/>
          </w:tcPr>
          <w:p w14:paraId="2D13729A" w14:textId="77777777" w:rsidR="004447DC" w:rsidRDefault="00000000">
            <w:pPr>
              <w:spacing w:after="0" w:line="259" w:lineRule="auto"/>
              <w:ind w:left="0" w:right="6" w:firstLine="0"/>
              <w:jc w:val="center"/>
            </w:pPr>
            <w:r>
              <w:rPr>
                <w:rFonts w:ascii="Arial" w:hAnsi="Arial"/>
                <w:sz w:val="9"/>
                <w:szCs w:val="9"/>
              </w:rPr>
              <w:t>0.28</w:t>
            </w:r>
          </w:p>
        </w:tc>
        <w:tc>
          <w:tcPr>
            <w:tcW w:w="550" w:type="dxa"/>
            <w:tcBorders>
              <w:top w:val="single" w:sz="5" w:space="0" w:color="000000"/>
              <w:left w:val="single" w:sz="5" w:space="0" w:color="000000"/>
              <w:bottom w:val="single" w:sz="5" w:space="0" w:color="000000"/>
              <w:right w:val="single" w:sz="5" w:space="0" w:color="000000"/>
            </w:tcBorders>
            <w:shd w:val="clear" w:color="auto" w:fill="BAF7F7"/>
            <w:tcMar>
              <w:top w:w="80" w:type="dxa"/>
              <w:left w:w="80" w:type="dxa"/>
              <w:bottom w:w="80" w:type="dxa"/>
              <w:right w:w="86" w:type="dxa"/>
            </w:tcMar>
            <w:vAlign w:val="center"/>
          </w:tcPr>
          <w:p w14:paraId="2D13729B" w14:textId="77777777" w:rsidR="004447DC" w:rsidRDefault="00000000">
            <w:pPr>
              <w:spacing w:after="0" w:line="259" w:lineRule="auto"/>
              <w:ind w:left="0" w:right="6" w:firstLine="0"/>
              <w:jc w:val="center"/>
            </w:pPr>
            <w:r>
              <w:rPr>
                <w:rFonts w:ascii="Arial" w:hAnsi="Arial"/>
                <w:sz w:val="9"/>
                <w:szCs w:val="9"/>
              </w:rPr>
              <w:t>1.49</w:t>
            </w:r>
          </w:p>
        </w:tc>
        <w:tc>
          <w:tcPr>
            <w:tcW w:w="550" w:type="dxa"/>
            <w:tcBorders>
              <w:top w:val="single" w:sz="5" w:space="0" w:color="000000"/>
              <w:left w:val="single" w:sz="5" w:space="0" w:color="000000"/>
              <w:bottom w:val="single" w:sz="5" w:space="0" w:color="000000"/>
              <w:right w:val="single" w:sz="5" w:space="0" w:color="000000"/>
            </w:tcBorders>
            <w:shd w:val="clear" w:color="auto" w:fill="D7F6F6"/>
            <w:tcMar>
              <w:top w:w="80" w:type="dxa"/>
              <w:left w:w="80" w:type="dxa"/>
              <w:bottom w:w="80" w:type="dxa"/>
              <w:right w:w="86" w:type="dxa"/>
            </w:tcMar>
            <w:vAlign w:val="center"/>
          </w:tcPr>
          <w:p w14:paraId="2D13729C" w14:textId="77777777" w:rsidR="004447DC" w:rsidRDefault="00000000">
            <w:pPr>
              <w:spacing w:after="0" w:line="259" w:lineRule="auto"/>
              <w:ind w:left="0" w:right="6" w:firstLine="0"/>
              <w:jc w:val="center"/>
            </w:pPr>
            <w:r>
              <w:rPr>
                <w:rFonts w:ascii="Arial" w:hAnsi="Arial"/>
                <w:sz w:val="9"/>
                <w:szCs w:val="9"/>
              </w:rPr>
              <w:t>0.75</w:t>
            </w:r>
          </w:p>
        </w:tc>
        <w:tc>
          <w:tcPr>
            <w:tcW w:w="417" w:type="dxa"/>
            <w:vMerge/>
            <w:tcBorders>
              <w:top w:val="nil"/>
              <w:left w:val="single" w:sz="5" w:space="0" w:color="000000"/>
              <w:bottom w:val="nil"/>
              <w:right w:val="single" w:sz="5" w:space="0" w:color="000000"/>
            </w:tcBorders>
            <w:shd w:val="clear" w:color="auto" w:fill="auto"/>
          </w:tcPr>
          <w:p w14:paraId="2D13729D"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9E"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EBF5F5"/>
            <w:tcMar>
              <w:top w:w="80" w:type="dxa"/>
              <w:left w:w="80" w:type="dxa"/>
              <w:bottom w:w="80" w:type="dxa"/>
              <w:right w:w="86" w:type="dxa"/>
            </w:tcMar>
            <w:vAlign w:val="center"/>
          </w:tcPr>
          <w:p w14:paraId="2D13729F" w14:textId="77777777" w:rsidR="004447DC" w:rsidRDefault="00000000">
            <w:pPr>
              <w:spacing w:after="0" w:line="259" w:lineRule="auto"/>
              <w:ind w:left="0" w:right="6" w:firstLine="0"/>
              <w:jc w:val="center"/>
            </w:pPr>
            <w:r>
              <w:rPr>
                <w:rFonts w:ascii="Arial" w:hAnsi="Arial"/>
                <w:sz w:val="9"/>
                <w:szCs w:val="9"/>
              </w:rPr>
              <w:t>0.26</w:t>
            </w:r>
          </w:p>
        </w:tc>
        <w:tc>
          <w:tcPr>
            <w:tcW w:w="550" w:type="dxa"/>
            <w:tcBorders>
              <w:top w:val="single" w:sz="5" w:space="0" w:color="000000"/>
              <w:left w:val="single" w:sz="5" w:space="0" w:color="000000"/>
              <w:bottom w:val="single" w:sz="5" w:space="0" w:color="000000"/>
              <w:right w:val="single" w:sz="5" w:space="0" w:color="000000"/>
            </w:tcBorders>
            <w:shd w:val="clear" w:color="auto" w:fill="9BF8F8"/>
            <w:tcMar>
              <w:top w:w="80" w:type="dxa"/>
              <w:left w:w="80" w:type="dxa"/>
              <w:bottom w:w="80" w:type="dxa"/>
              <w:right w:w="86" w:type="dxa"/>
            </w:tcMar>
            <w:vAlign w:val="center"/>
          </w:tcPr>
          <w:p w14:paraId="2D1372A0" w14:textId="77777777" w:rsidR="004447DC" w:rsidRDefault="00000000">
            <w:pPr>
              <w:spacing w:after="0" w:line="259" w:lineRule="auto"/>
              <w:ind w:left="0" w:right="6" w:firstLine="0"/>
              <w:jc w:val="center"/>
            </w:pPr>
            <w:r>
              <w:rPr>
                <w:rFonts w:ascii="Arial" w:hAnsi="Arial"/>
                <w:sz w:val="9"/>
                <w:szCs w:val="9"/>
              </w:rPr>
              <w:t>2.25</w:t>
            </w:r>
          </w:p>
        </w:tc>
        <w:tc>
          <w:tcPr>
            <w:tcW w:w="550"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2D1372A1" w14:textId="77777777" w:rsidR="004447DC" w:rsidRDefault="00000000">
            <w:pPr>
              <w:spacing w:after="0" w:line="259" w:lineRule="auto"/>
              <w:ind w:left="0" w:right="6" w:firstLine="0"/>
              <w:jc w:val="center"/>
            </w:pPr>
            <w:r>
              <w:rPr>
                <w:rFonts w:ascii="Arial" w:hAnsi="Arial"/>
                <w:sz w:val="9"/>
                <w:szCs w:val="9"/>
              </w:rPr>
              <w:t>0.05</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2A2" w14:textId="77777777" w:rsidR="004447DC" w:rsidRDefault="00000000">
            <w:pPr>
              <w:spacing w:after="0" w:line="259" w:lineRule="auto"/>
              <w:ind w:left="0" w:right="6" w:firstLine="0"/>
              <w:jc w:val="center"/>
            </w:pPr>
            <w:r>
              <w:rPr>
                <w:rFonts w:ascii="Arial" w:hAnsi="Arial"/>
                <w:sz w:val="9"/>
                <w:szCs w:val="9"/>
              </w:rPr>
              <w:t>0.02</w:t>
            </w:r>
          </w:p>
        </w:tc>
      </w:tr>
      <w:tr w:rsidR="004447DC" w14:paraId="2D1372AF"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A4"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0F5F5"/>
            <w:tcMar>
              <w:top w:w="80" w:type="dxa"/>
              <w:left w:w="80" w:type="dxa"/>
              <w:bottom w:w="80" w:type="dxa"/>
              <w:right w:w="86" w:type="dxa"/>
            </w:tcMar>
            <w:vAlign w:val="center"/>
          </w:tcPr>
          <w:p w14:paraId="2D1372A5" w14:textId="77777777" w:rsidR="004447DC" w:rsidRDefault="00000000">
            <w:pPr>
              <w:spacing w:after="0" w:line="259" w:lineRule="auto"/>
              <w:ind w:left="0" w:right="6" w:firstLine="0"/>
              <w:jc w:val="center"/>
            </w:pPr>
            <w:r>
              <w:rPr>
                <w:rFonts w:ascii="Arial" w:hAnsi="Arial"/>
                <w:sz w:val="9"/>
                <w:szCs w:val="9"/>
              </w:rPr>
              <w:t>0.13</w:t>
            </w:r>
          </w:p>
        </w:tc>
        <w:tc>
          <w:tcPr>
            <w:tcW w:w="550" w:type="dxa"/>
            <w:tcBorders>
              <w:top w:val="single" w:sz="5" w:space="0" w:color="000000"/>
              <w:left w:val="single" w:sz="5" w:space="0" w:color="000000"/>
              <w:bottom w:val="single" w:sz="5" w:space="0" w:color="000000"/>
              <w:right w:val="single" w:sz="5" w:space="0" w:color="000000"/>
            </w:tcBorders>
            <w:shd w:val="clear" w:color="auto" w:fill="E8F5F5"/>
            <w:tcMar>
              <w:top w:w="80" w:type="dxa"/>
              <w:left w:w="80" w:type="dxa"/>
              <w:bottom w:w="80" w:type="dxa"/>
              <w:right w:w="86" w:type="dxa"/>
            </w:tcMar>
            <w:vAlign w:val="center"/>
          </w:tcPr>
          <w:p w14:paraId="2D1372A6" w14:textId="77777777" w:rsidR="004447DC" w:rsidRDefault="00000000">
            <w:pPr>
              <w:spacing w:after="0" w:line="259" w:lineRule="auto"/>
              <w:ind w:left="0" w:right="6" w:firstLine="0"/>
              <w:jc w:val="center"/>
            </w:pPr>
            <w:r>
              <w:rPr>
                <w:rFonts w:ascii="Arial" w:hAnsi="Arial"/>
                <w:sz w:val="9"/>
                <w:szCs w:val="9"/>
              </w:rPr>
              <w:t>0.32</w:t>
            </w:r>
          </w:p>
        </w:tc>
        <w:tc>
          <w:tcPr>
            <w:tcW w:w="550" w:type="dxa"/>
            <w:tcBorders>
              <w:top w:val="single" w:sz="5" w:space="0" w:color="000000"/>
              <w:left w:val="single" w:sz="5" w:space="0" w:color="000000"/>
              <w:bottom w:val="single" w:sz="5" w:space="0" w:color="000000"/>
              <w:right w:val="single" w:sz="5" w:space="0" w:color="000000"/>
            </w:tcBorders>
            <w:shd w:val="clear" w:color="auto" w:fill="B2F7F7"/>
            <w:tcMar>
              <w:top w:w="80" w:type="dxa"/>
              <w:left w:w="80" w:type="dxa"/>
              <w:bottom w:w="80" w:type="dxa"/>
              <w:right w:w="86" w:type="dxa"/>
            </w:tcMar>
            <w:vAlign w:val="center"/>
          </w:tcPr>
          <w:p w14:paraId="2D1372A7" w14:textId="77777777" w:rsidR="004447DC" w:rsidRDefault="00000000">
            <w:pPr>
              <w:spacing w:after="0" w:line="259" w:lineRule="auto"/>
              <w:ind w:left="0" w:right="6" w:firstLine="0"/>
              <w:jc w:val="center"/>
            </w:pPr>
            <w:r>
              <w:rPr>
                <w:rFonts w:ascii="Arial" w:hAnsi="Arial"/>
                <w:sz w:val="9"/>
                <w:szCs w:val="9"/>
              </w:rPr>
              <w:t>1.69</w:t>
            </w:r>
          </w:p>
        </w:tc>
        <w:tc>
          <w:tcPr>
            <w:tcW w:w="550" w:type="dxa"/>
            <w:tcBorders>
              <w:top w:val="single" w:sz="5" w:space="0" w:color="000000"/>
              <w:left w:val="single" w:sz="5" w:space="0" w:color="000000"/>
              <w:bottom w:val="single" w:sz="5" w:space="0" w:color="000000"/>
              <w:right w:val="single" w:sz="5" w:space="0" w:color="000000"/>
            </w:tcBorders>
            <w:shd w:val="clear" w:color="auto" w:fill="D0F6F6"/>
            <w:tcMar>
              <w:top w:w="80" w:type="dxa"/>
              <w:left w:w="80" w:type="dxa"/>
              <w:bottom w:w="80" w:type="dxa"/>
              <w:right w:w="86" w:type="dxa"/>
            </w:tcMar>
            <w:vAlign w:val="center"/>
          </w:tcPr>
          <w:p w14:paraId="2D1372A8" w14:textId="77777777" w:rsidR="004447DC" w:rsidRDefault="00000000">
            <w:pPr>
              <w:spacing w:after="0" w:line="259" w:lineRule="auto"/>
              <w:ind w:left="0" w:right="6" w:firstLine="0"/>
              <w:jc w:val="center"/>
            </w:pPr>
            <w:r>
              <w:rPr>
                <w:rFonts w:ascii="Arial" w:hAnsi="Arial"/>
                <w:sz w:val="9"/>
                <w:szCs w:val="9"/>
              </w:rPr>
              <w:t>0.93</w:t>
            </w:r>
          </w:p>
        </w:tc>
        <w:tc>
          <w:tcPr>
            <w:tcW w:w="417" w:type="dxa"/>
            <w:vMerge/>
            <w:tcBorders>
              <w:top w:val="nil"/>
              <w:left w:val="single" w:sz="5" w:space="0" w:color="000000"/>
              <w:bottom w:val="nil"/>
              <w:right w:val="single" w:sz="5" w:space="0" w:color="000000"/>
            </w:tcBorders>
            <w:shd w:val="clear" w:color="auto" w:fill="auto"/>
          </w:tcPr>
          <w:p w14:paraId="2D1372A9"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AA"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AB"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9F5F5"/>
            <w:tcMar>
              <w:top w:w="80" w:type="dxa"/>
              <w:left w:w="80" w:type="dxa"/>
              <w:bottom w:w="80" w:type="dxa"/>
              <w:right w:w="86" w:type="dxa"/>
            </w:tcMar>
            <w:vAlign w:val="center"/>
          </w:tcPr>
          <w:p w14:paraId="2D1372AC" w14:textId="77777777" w:rsidR="004447DC" w:rsidRDefault="00000000">
            <w:pPr>
              <w:spacing w:after="0" w:line="259" w:lineRule="auto"/>
              <w:ind w:left="0" w:right="6" w:firstLine="0"/>
              <w:jc w:val="center"/>
            </w:pPr>
            <w:r>
              <w:rPr>
                <w:rFonts w:ascii="Arial" w:hAnsi="Arial"/>
                <w:sz w:val="9"/>
                <w:szCs w:val="9"/>
              </w:rPr>
              <w:t>0.31</w:t>
            </w:r>
          </w:p>
        </w:tc>
        <w:tc>
          <w:tcPr>
            <w:tcW w:w="550" w:type="dxa"/>
            <w:tcBorders>
              <w:top w:val="single" w:sz="5" w:space="0" w:color="000000"/>
              <w:left w:val="single" w:sz="5" w:space="0" w:color="000000"/>
              <w:bottom w:val="single" w:sz="5" w:space="0" w:color="000000"/>
              <w:right w:val="single" w:sz="5" w:space="0" w:color="000000"/>
            </w:tcBorders>
            <w:shd w:val="clear" w:color="auto" w:fill="A5F8F8"/>
            <w:tcMar>
              <w:top w:w="80" w:type="dxa"/>
              <w:left w:w="80" w:type="dxa"/>
              <w:bottom w:w="80" w:type="dxa"/>
              <w:right w:w="86" w:type="dxa"/>
            </w:tcMar>
            <w:vAlign w:val="center"/>
          </w:tcPr>
          <w:p w14:paraId="2D1372AD" w14:textId="77777777" w:rsidR="004447DC" w:rsidRDefault="00000000">
            <w:pPr>
              <w:spacing w:after="0" w:line="259" w:lineRule="auto"/>
              <w:ind w:left="0" w:right="6" w:firstLine="0"/>
              <w:jc w:val="center"/>
            </w:pPr>
            <w:r>
              <w:rPr>
                <w:rFonts w:ascii="Arial" w:hAnsi="Arial"/>
                <w:sz w:val="9"/>
                <w:szCs w:val="9"/>
              </w:rPr>
              <w:t>2.02</w:t>
            </w:r>
          </w:p>
        </w:tc>
        <w:tc>
          <w:tcPr>
            <w:tcW w:w="550" w:type="dxa"/>
            <w:tcBorders>
              <w:top w:val="single" w:sz="5" w:space="0" w:color="000000"/>
              <w:left w:val="single" w:sz="5" w:space="0" w:color="000000"/>
              <w:bottom w:val="single" w:sz="5" w:space="0" w:color="000000"/>
              <w:right w:val="single" w:sz="5" w:space="0" w:color="000000"/>
            </w:tcBorders>
            <w:shd w:val="clear" w:color="auto" w:fill="D8F6F6"/>
            <w:tcMar>
              <w:top w:w="80" w:type="dxa"/>
              <w:left w:w="80" w:type="dxa"/>
              <w:bottom w:w="80" w:type="dxa"/>
              <w:right w:w="86" w:type="dxa"/>
            </w:tcMar>
            <w:vAlign w:val="center"/>
          </w:tcPr>
          <w:p w14:paraId="2D1372AE" w14:textId="77777777" w:rsidR="004447DC" w:rsidRDefault="00000000">
            <w:pPr>
              <w:spacing w:after="0" w:line="259" w:lineRule="auto"/>
              <w:ind w:left="0" w:right="6" w:firstLine="0"/>
              <w:jc w:val="center"/>
            </w:pPr>
            <w:r>
              <w:rPr>
                <w:rFonts w:ascii="Arial" w:hAnsi="Arial"/>
                <w:sz w:val="9"/>
                <w:szCs w:val="9"/>
              </w:rPr>
              <w:t>0.74</w:t>
            </w:r>
          </w:p>
        </w:tc>
      </w:tr>
      <w:tr w:rsidR="004447DC" w14:paraId="2D1372BB"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B0"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EBF5F5"/>
            <w:tcMar>
              <w:top w:w="80" w:type="dxa"/>
              <w:left w:w="80" w:type="dxa"/>
              <w:bottom w:w="80" w:type="dxa"/>
              <w:right w:w="86" w:type="dxa"/>
            </w:tcMar>
            <w:vAlign w:val="center"/>
          </w:tcPr>
          <w:p w14:paraId="2D1372B1" w14:textId="77777777" w:rsidR="004447DC" w:rsidRDefault="00000000">
            <w:pPr>
              <w:spacing w:after="0" w:line="259" w:lineRule="auto"/>
              <w:ind w:left="0" w:right="6" w:firstLine="0"/>
              <w:jc w:val="center"/>
            </w:pPr>
            <w:r>
              <w:rPr>
                <w:rFonts w:ascii="Arial" w:hAnsi="Arial"/>
                <w:sz w:val="9"/>
                <w:szCs w:val="9"/>
              </w:rPr>
              <w:t>0.26</w:t>
            </w:r>
          </w:p>
        </w:tc>
        <w:tc>
          <w:tcPr>
            <w:tcW w:w="550" w:type="dxa"/>
            <w:tcBorders>
              <w:top w:val="single" w:sz="5" w:space="0" w:color="000000"/>
              <w:left w:val="single" w:sz="5" w:space="0" w:color="000000"/>
              <w:bottom w:val="single" w:sz="5" w:space="0" w:color="000000"/>
              <w:right w:val="single" w:sz="5" w:space="0" w:color="000000"/>
            </w:tcBorders>
            <w:shd w:val="clear" w:color="auto" w:fill="7BF9F9"/>
            <w:tcMar>
              <w:top w:w="80" w:type="dxa"/>
              <w:left w:w="80" w:type="dxa"/>
              <w:bottom w:w="80" w:type="dxa"/>
              <w:right w:w="86" w:type="dxa"/>
            </w:tcMar>
            <w:vAlign w:val="center"/>
          </w:tcPr>
          <w:p w14:paraId="2D1372B2" w14:textId="77777777" w:rsidR="004447DC" w:rsidRDefault="00000000">
            <w:pPr>
              <w:spacing w:after="0" w:line="259" w:lineRule="auto"/>
              <w:ind w:left="0" w:right="6" w:firstLine="0"/>
              <w:jc w:val="center"/>
            </w:pPr>
            <w:r>
              <w:rPr>
                <w:rFonts w:ascii="Arial" w:hAnsi="Arial"/>
                <w:sz w:val="9"/>
                <w:szCs w:val="9"/>
              </w:rPr>
              <w:t>3.09</w:t>
            </w:r>
          </w:p>
        </w:tc>
        <w:tc>
          <w:tcPr>
            <w:tcW w:w="550" w:type="dxa"/>
            <w:tcBorders>
              <w:top w:val="single" w:sz="5" w:space="0" w:color="000000"/>
              <w:left w:val="single" w:sz="5" w:space="0" w:color="000000"/>
              <w:bottom w:val="single" w:sz="5" w:space="0" w:color="000000"/>
              <w:right w:val="single" w:sz="5" w:space="0" w:color="000000"/>
            </w:tcBorders>
            <w:shd w:val="clear" w:color="auto" w:fill="BBFF00"/>
            <w:tcMar>
              <w:top w:w="80" w:type="dxa"/>
              <w:left w:w="80" w:type="dxa"/>
              <w:bottom w:w="80" w:type="dxa"/>
              <w:right w:w="86" w:type="dxa"/>
            </w:tcMar>
            <w:vAlign w:val="center"/>
          </w:tcPr>
          <w:p w14:paraId="2D1372B3" w14:textId="77777777" w:rsidR="004447DC" w:rsidRDefault="00000000">
            <w:pPr>
              <w:spacing w:after="0" w:line="259" w:lineRule="auto"/>
              <w:ind w:left="0" w:right="6" w:firstLine="0"/>
              <w:jc w:val="center"/>
            </w:pPr>
            <w:r>
              <w:rPr>
                <w:rFonts w:ascii="Arial" w:hAnsi="Arial"/>
                <w:sz w:val="9"/>
                <w:szCs w:val="9"/>
              </w:rPr>
              <w:t>23.24</w:t>
            </w:r>
          </w:p>
        </w:tc>
        <w:tc>
          <w:tcPr>
            <w:tcW w:w="550" w:type="dxa"/>
            <w:tcBorders>
              <w:top w:val="single" w:sz="5" w:space="0" w:color="000000"/>
              <w:left w:val="single" w:sz="5" w:space="0" w:color="000000"/>
              <w:bottom w:val="single" w:sz="5" w:space="0" w:color="000000"/>
              <w:right w:val="single" w:sz="5" w:space="0" w:color="000000"/>
            </w:tcBorders>
            <w:shd w:val="clear" w:color="auto" w:fill="6BF26B"/>
            <w:tcMar>
              <w:top w:w="80" w:type="dxa"/>
              <w:left w:w="80" w:type="dxa"/>
              <w:bottom w:w="80" w:type="dxa"/>
              <w:right w:w="86" w:type="dxa"/>
            </w:tcMar>
            <w:vAlign w:val="center"/>
          </w:tcPr>
          <w:p w14:paraId="2D1372B4" w14:textId="77777777" w:rsidR="004447DC" w:rsidRDefault="00000000">
            <w:pPr>
              <w:spacing w:after="0" w:line="259" w:lineRule="auto"/>
              <w:ind w:left="0" w:right="6" w:firstLine="0"/>
              <w:jc w:val="center"/>
            </w:pPr>
            <w:r>
              <w:rPr>
                <w:rFonts w:ascii="Arial" w:hAnsi="Arial"/>
                <w:sz w:val="9"/>
                <w:szCs w:val="9"/>
              </w:rPr>
              <w:t>14.03</w:t>
            </w:r>
          </w:p>
        </w:tc>
        <w:tc>
          <w:tcPr>
            <w:tcW w:w="417" w:type="dxa"/>
            <w:vMerge/>
            <w:tcBorders>
              <w:top w:val="nil"/>
              <w:left w:val="single" w:sz="5" w:space="0" w:color="000000"/>
              <w:bottom w:val="nil"/>
              <w:right w:val="single" w:sz="5" w:space="0" w:color="000000"/>
            </w:tcBorders>
            <w:shd w:val="clear" w:color="auto" w:fill="auto"/>
          </w:tcPr>
          <w:p w14:paraId="2D1372B5"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B6"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B7"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B8"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55FBFB"/>
            <w:tcMar>
              <w:top w:w="80" w:type="dxa"/>
              <w:left w:w="80" w:type="dxa"/>
              <w:bottom w:w="80" w:type="dxa"/>
              <w:right w:w="86" w:type="dxa"/>
            </w:tcMar>
            <w:vAlign w:val="center"/>
          </w:tcPr>
          <w:p w14:paraId="2D1372B9" w14:textId="77777777" w:rsidR="004447DC" w:rsidRDefault="00000000">
            <w:pPr>
              <w:spacing w:after="0" w:line="259" w:lineRule="auto"/>
              <w:ind w:left="0" w:right="6" w:firstLine="0"/>
              <w:jc w:val="center"/>
            </w:pPr>
            <w:r>
              <w:rPr>
                <w:rFonts w:ascii="Arial" w:hAnsi="Arial"/>
                <w:sz w:val="9"/>
                <w:szCs w:val="9"/>
              </w:rPr>
              <w:t>4.06</w:t>
            </w:r>
          </w:p>
        </w:tc>
        <w:tc>
          <w:tcPr>
            <w:tcW w:w="550" w:type="dxa"/>
            <w:tcBorders>
              <w:top w:val="single" w:sz="5" w:space="0" w:color="000000"/>
              <w:left w:val="single" w:sz="5" w:space="0" w:color="000000"/>
              <w:bottom w:val="single" w:sz="5" w:space="0" w:color="000000"/>
              <w:right w:val="single" w:sz="5" w:space="0" w:color="000000"/>
            </w:tcBorders>
            <w:shd w:val="clear" w:color="auto" w:fill="FA877C"/>
            <w:tcMar>
              <w:top w:w="80" w:type="dxa"/>
              <w:left w:w="80" w:type="dxa"/>
              <w:bottom w:w="80" w:type="dxa"/>
              <w:right w:w="86" w:type="dxa"/>
            </w:tcMar>
            <w:vAlign w:val="center"/>
          </w:tcPr>
          <w:p w14:paraId="2D1372BA" w14:textId="77777777" w:rsidR="004447DC" w:rsidRDefault="00000000">
            <w:pPr>
              <w:spacing w:after="0" w:line="259" w:lineRule="auto"/>
              <w:ind w:left="0" w:right="6" w:firstLine="0"/>
              <w:jc w:val="center"/>
            </w:pPr>
            <w:r>
              <w:rPr>
                <w:rFonts w:ascii="Arial" w:hAnsi="Arial"/>
                <w:sz w:val="9"/>
                <w:szCs w:val="9"/>
              </w:rPr>
              <w:t>36.55</w:t>
            </w:r>
          </w:p>
        </w:tc>
      </w:tr>
      <w:tr w:rsidR="004447DC" w14:paraId="2D1372C7"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BC"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BD"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D5F6F6"/>
            <w:tcMar>
              <w:top w:w="80" w:type="dxa"/>
              <w:left w:w="80" w:type="dxa"/>
              <w:bottom w:w="80" w:type="dxa"/>
              <w:right w:w="86" w:type="dxa"/>
            </w:tcMar>
            <w:vAlign w:val="center"/>
          </w:tcPr>
          <w:p w14:paraId="2D1372BE" w14:textId="77777777" w:rsidR="004447DC" w:rsidRDefault="00000000">
            <w:pPr>
              <w:spacing w:after="0" w:line="259" w:lineRule="auto"/>
              <w:ind w:left="0" w:right="6" w:firstLine="0"/>
              <w:jc w:val="center"/>
            </w:pPr>
            <w:r>
              <w:rPr>
                <w:rFonts w:ascii="Arial" w:hAnsi="Arial"/>
                <w:sz w:val="9"/>
                <w:szCs w:val="9"/>
              </w:rPr>
              <w:t>0.81</w:t>
            </w:r>
          </w:p>
        </w:tc>
        <w:tc>
          <w:tcPr>
            <w:tcW w:w="550" w:type="dxa"/>
            <w:tcBorders>
              <w:top w:val="single" w:sz="5" w:space="0" w:color="000000"/>
              <w:left w:val="single" w:sz="5" w:space="0" w:color="000000"/>
              <w:bottom w:val="single" w:sz="5" w:space="0" w:color="000000"/>
              <w:right w:val="single" w:sz="5" w:space="0" w:color="000000"/>
            </w:tcBorders>
            <w:shd w:val="clear" w:color="auto" w:fill="65F365"/>
            <w:tcMar>
              <w:top w:w="80" w:type="dxa"/>
              <w:left w:w="80" w:type="dxa"/>
              <w:bottom w:w="80" w:type="dxa"/>
              <w:right w:w="86" w:type="dxa"/>
            </w:tcMar>
            <w:vAlign w:val="center"/>
          </w:tcPr>
          <w:p w14:paraId="2D1372BF" w14:textId="77777777" w:rsidR="004447DC" w:rsidRDefault="00000000">
            <w:pPr>
              <w:spacing w:after="0" w:line="259" w:lineRule="auto"/>
              <w:ind w:left="0" w:right="6" w:firstLine="0"/>
              <w:jc w:val="center"/>
            </w:pPr>
            <w:r>
              <w:rPr>
                <w:rFonts w:ascii="Arial" w:hAnsi="Arial"/>
                <w:sz w:val="9"/>
                <w:szCs w:val="9"/>
              </w:rPr>
              <w:t>14.28</w:t>
            </w:r>
          </w:p>
        </w:tc>
        <w:tc>
          <w:tcPr>
            <w:tcW w:w="550"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2C0" w14:textId="77777777" w:rsidR="004447DC" w:rsidRDefault="00000000">
            <w:pPr>
              <w:spacing w:after="0" w:line="259" w:lineRule="auto"/>
              <w:ind w:left="0" w:right="6" w:firstLine="0"/>
              <w:jc w:val="center"/>
            </w:pPr>
            <w:r>
              <w:rPr>
                <w:rFonts w:ascii="Arial" w:hAnsi="Arial"/>
                <w:sz w:val="9"/>
                <w:szCs w:val="9"/>
              </w:rPr>
              <w:t>37.34</w:t>
            </w:r>
          </w:p>
        </w:tc>
        <w:tc>
          <w:tcPr>
            <w:tcW w:w="417" w:type="dxa"/>
            <w:vMerge/>
            <w:tcBorders>
              <w:top w:val="nil"/>
              <w:left w:val="single" w:sz="5" w:space="0" w:color="000000"/>
              <w:bottom w:val="nil"/>
              <w:right w:val="single" w:sz="5" w:space="0" w:color="000000"/>
            </w:tcBorders>
            <w:shd w:val="clear" w:color="auto" w:fill="auto"/>
          </w:tcPr>
          <w:p w14:paraId="2D1372C1"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C2"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C3"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C4"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2C5"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2C6" w14:textId="77777777" w:rsidR="004447DC" w:rsidRDefault="00000000">
            <w:pPr>
              <w:spacing w:after="0" w:line="259" w:lineRule="auto"/>
              <w:ind w:left="0" w:right="6" w:firstLine="0"/>
              <w:jc w:val="center"/>
            </w:pPr>
            <w:r>
              <w:rPr>
                <w:rFonts w:ascii="Arial" w:hAnsi="Arial"/>
                <w:sz w:val="9"/>
                <w:szCs w:val="9"/>
              </w:rPr>
              <w:t>37.34</w:t>
            </w:r>
          </w:p>
        </w:tc>
      </w:tr>
    </w:tbl>
    <w:p w14:paraId="2D1372C8" w14:textId="77777777" w:rsidR="004447DC" w:rsidRDefault="00000000">
      <w:pPr>
        <w:spacing w:after="376" w:line="265" w:lineRule="auto"/>
        <w:ind w:left="1547" w:right="2016"/>
        <w:jc w:val="left"/>
      </w:pPr>
      <w:r>
        <w:rPr>
          <w:rFonts w:ascii="Arial" w:hAnsi="Arial"/>
          <w:color w:val="4D4D4D"/>
          <w:sz w:val="11"/>
          <w:szCs w:val="11"/>
          <w:u w:color="4D4D4D"/>
        </w:rPr>
        <w:t>P1</w:t>
      </w:r>
    </w:p>
    <w:p w14:paraId="2D1372C9" w14:textId="77777777" w:rsidR="004447DC" w:rsidRDefault="00000000">
      <w:pPr>
        <w:spacing w:after="376" w:line="265" w:lineRule="auto"/>
        <w:ind w:left="1547" w:right="2016"/>
        <w:jc w:val="left"/>
      </w:pPr>
      <w:r>
        <w:rPr>
          <w:rFonts w:ascii="Arial" w:hAnsi="Arial"/>
          <w:color w:val="4D4D4D"/>
          <w:sz w:val="11"/>
          <w:szCs w:val="11"/>
          <w:u w:color="4D4D4D"/>
        </w:rPr>
        <w:t>P2</w:t>
      </w:r>
    </w:p>
    <w:p w14:paraId="2D1372CA" w14:textId="77777777" w:rsidR="004447DC" w:rsidRDefault="00000000">
      <w:pPr>
        <w:spacing w:after="376" w:line="265" w:lineRule="auto"/>
        <w:ind w:left="1547" w:right="2016"/>
        <w:jc w:val="left"/>
      </w:pPr>
      <w:r>
        <w:rPr>
          <w:rFonts w:ascii="Arial" w:hAnsi="Arial"/>
          <w:color w:val="4D4D4D"/>
          <w:sz w:val="11"/>
          <w:szCs w:val="11"/>
          <w:u w:color="4D4D4D"/>
        </w:rPr>
        <w:lastRenderedPageBreak/>
        <w:t>P3</w:t>
      </w:r>
    </w:p>
    <w:p w14:paraId="2D1372CB" w14:textId="77777777" w:rsidR="004447DC" w:rsidRDefault="00000000">
      <w:pPr>
        <w:spacing w:after="376" w:line="265" w:lineRule="auto"/>
        <w:ind w:left="1547" w:right="2016"/>
        <w:jc w:val="left"/>
      </w:pPr>
      <w:r>
        <w:rPr>
          <w:rFonts w:ascii="Arial" w:hAnsi="Arial"/>
          <w:color w:val="4D4D4D"/>
          <w:sz w:val="11"/>
          <w:szCs w:val="11"/>
          <w:u w:color="4D4D4D"/>
        </w:rPr>
        <w:t>P4</w:t>
      </w:r>
    </w:p>
    <w:p w14:paraId="2D1372CC" w14:textId="77777777" w:rsidR="004447DC" w:rsidRDefault="00000000">
      <w:pPr>
        <w:spacing w:after="264" w:line="265" w:lineRule="auto"/>
        <w:ind w:left="1547" w:right="2016"/>
        <w:jc w:val="left"/>
      </w:pPr>
      <w:r>
        <w:rPr>
          <w:rFonts w:ascii="Arial" w:hAnsi="Arial"/>
          <w:color w:val="4D4D4D"/>
          <w:sz w:val="11"/>
          <w:szCs w:val="11"/>
          <w:u w:color="4D4D4D"/>
        </w:rPr>
        <w:t>P5</w:t>
      </w:r>
    </w:p>
    <w:p w14:paraId="2D1372CD" w14:textId="77777777" w:rsidR="004447DC"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314" w:line="265" w:lineRule="auto"/>
        <w:ind w:left="0" w:right="0" w:firstLine="0"/>
        <w:jc w:val="left"/>
      </w:pPr>
      <w:r>
        <w:rPr>
          <w:rFonts w:ascii="Calibri" w:eastAsia="Calibri" w:hAnsi="Calibri" w:cs="Calibri"/>
        </w:rP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2D1372CE" w14:textId="77777777" w:rsidR="004447DC" w:rsidRDefault="00000000">
      <w:pPr>
        <w:spacing w:after="369" w:line="265" w:lineRule="auto"/>
        <w:ind w:right="407"/>
        <w:jc w:val="center"/>
      </w:pPr>
      <w:r>
        <w:rPr>
          <w:sz w:val="18"/>
          <w:szCs w:val="18"/>
        </w:rPr>
        <w:t>Figure 3: The expected matrices for Vietnam and The US</w:t>
      </w:r>
    </w:p>
    <w:p w14:paraId="2D1372CF" w14:textId="77777777" w:rsidR="004447DC" w:rsidRDefault="00000000">
      <w:pPr>
        <w:spacing w:after="125"/>
        <w:ind w:left="0" w:right="392" w:firstLine="0"/>
      </w:pPr>
      <w:r>
        <w:rPr>
          <w:rFonts w:ascii="Cambria Italic" w:hAnsi="Cambria Italic"/>
        </w:rPr>
        <w:t xml:space="preserve">The progress gap. </w:t>
      </w:r>
      <w:r>
        <w:t xml:space="preserve">To calculate the progress gap between the actual </w:t>
      </w:r>
      <w:r>
        <w:rPr>
          <w:rFonts w:ascii="Cambria Italic" w:hAnsi="Cambria Italic"/>
        </w:rPr>
        <w:t>Q</w:t>
      </w:r>
      <w:r>
        <w:t>(</w:t>
      </w:r>
      <w:r>
        <w:rPr>
          <w:rFonts w:ascii="Cambria Italic" w:hAnsi="Cambria Italic"/>
        </w:rPr>
        <w:t>x</w:t>
      </w:r>
      <w:r>
        <w:t xml:space="preserve">) and expected </w:t>
      </w:r>
      <w:r>
        <w:rPr>
          <w:rFonts w:ascii="Cambria Italic" w:hAnsi="Cambria Italic"/>
        </w:rPr>
        <w:t>P</w:t>
      </w:r>
      <w:r>
        <w:t>(</w:t>
      </w:r>
      <w:r>
        <w:rPr>
          <w:rFonts w:ascii="Cambria Italic" w:hAnsi="Cambria Italic"/>
        </w:rPr>
        <w:t>x</w:t>
      </w:r>
      <w:r>
        <w:t xml:space="preserve">) matrices, f-divergences are utilized, which commonly include KL-divergence (Csisz´ar, 1975), Hellinger distance (Jeffreys, 1946), and total variation distance (Chatterjee, 2008). The </w:t>
      </w:r>
      <w:r>
        <w:rPr>
          <w:rFonts w:ascii="Cambria Italic" w:hAnsi="Cambria Italic"/>
        </w:rPr>
        <w:t xml:space="preserve">KL-divergence </w:t>
      </w:r>
      <w:r>
        <w:t>is defined as</w:t>
      </w:r>
    </w:p>
    <w:p w14:paraId="2D1372D0" w14:textId="77777777" w:rsidR="004447DC" w:rsidRDefault="00000000">
      <w:pPr>
        <w:spacing w:after="0" w:line="259" w:lineRule="auto"/>
        <w:ind w:right="0"/>
        <w:jc w:val="center"/>
      </w:pPr>
      <w:r>
        <w:rPr>
          <w:noProof/>
        </w:rPr>
        <w:drawing>
          <wp:anchor distT="57150" distB="57150" distL="57150" distR="57150" simplePos="0" relativeHeight="251660288" behindDoc="0" locked="0" layoutInCell="1" allowOverlap="1" wp14:anchorId="2D137914" wp14:editId="2D137915">
            <wp:simplePos x="0" y="0"/>
            <wp:positionH relativeFrom="column">
              <wp:posOffset>2407478</wp:posOffset>
            </wp:positionH>
            <wp:positionV relativeFrom="line">
              <wp:posOffset>24794</wp:posOffset>
            </wp:positionV>
            <wp:extent cx="1267968" cy="295657"/>
            <wp:effectExtent l="0" t="0" r="0" b="0"/>
            <wp:wrapSquare wrapText="bothSides" distT="57150" distB="57150" distL="57150" distR="57150"/>
            <wp:docPr id="1073741834" name="officeArt object" descr="Picture 104510"/>
            <wp:cNvGraphicFramePr/>
            <a:graphic xmlns:a="http://schemas.openxmlformats.org/drawingml/2006/main">
              <a:graphicData uri="http://schemas.openxmlformats.org/drawingml/2006/picture">
                <pic:pic xmlns:pic="http://schemas.openxmlformats.org/drawingml/2006/picture">
                  <pic:nvPicPr>
                    <pic:cNvPr id="1073741834" name="Picture 104510" descr="Picture 104510"/>
                    <pic:cNvPicPr>
                      <a:picLocks noChangeAspect="1"/>
                    </pic:cNvPicPr>
                  </pic:nvPicPr>
                  <pic:blipFill>
                    <a:blip r:embed="rId13"/>
                    <a:stretch>
                      <a:fillRect/>
                    </a:stretch>
                  </pic:blipFill>
                  <pic:spPr>
                    <a:xfrm>
                      <a:off x="0" y="0"/>
                      <a:ext cx="1267968" cy="295657"/>
                    </a:xfrm>
                    <a:prstGeom prst="rect">
                      <a:avLst/>
                    </a:prstGeom>
                    <a:ln w="12700" cap="flat">
                      <a:noFill/>
                      <a:miter lim="400000"/>
                    </a:ln>
                    <a:effectLst/>
                  </pic:spPr>
                </pic:pic>
              </a:graphicData>
            </a:graphic>
          </wp:anchor>
        </w:drawing>
      </w:r>
      <w:r>
        <w:rPr>
          <w:sz w:val="34"/>
          <w:szCs w:val="34"/>
          <w:vertAlign w:val="superscript"/>
        </w:rPr>
        <w:t>ï</w:t>
      </w:r>
      <w:r>
        <w:rPr>
          <w:rFonts w:ascii="Cambria Italic" w:hAnsi="Cambria Italic"/>
        </w:rPr>
        <w:t>P</w:t>
      </w:r>
      <w:r>
        <w:t>(</w:t>
      </w:r>
      <w:r>
        <w:rPr>
          <w:rFonts w:ascii="Cambria Italic" w:hAnsi="Cambria Italic"/>
        </w:rPr>
        <w:t>x</w:t>
      </w:r>
      <w:r>
        <w:t>)</w:t>
      </w:r>
      <w:r>
        <w:rPr>
          <w:sz w:val="34"/>
          <w:szCs w:val="34"/>
          <w:vertAlign w:val="superscript"/>
        </w:rPr>
        <w:t>ò</w:t>
      </w:r>
    </w:p>
    <w:p w14:paraId="2D1372D1" w14:textId="77777777" w:rsidR="004447DC" w:rsidRDefault="00000000">
      <w:pPr>
        <w:spacing w:after="331"/>
        <w:ind w:right="406"/>
        <w:jc w:val="center"/>
      </w:pPr>
      <w:r>
        <w:rPr>
          <w:rFonts w:ascii="Cambria Italic" w:hAnsi="Cambria Italic"/>
        </w:rPr>
        <w:t>D</w:t>
      </w:r>
      <w:r>
        <w:rPr>
          <w:sz w:val="16"/>
          <w:szCs w:val="16"/>
        </w:rPr>
        <w:t>KL</w:t>
      </w:r>
      <w:r>
        <w:rPr>
          <w:rFonts w:ascii="Cambria Italic" w:hAnsi="Cambria Italic"/>
        </w:rPr>
        <w:t>.</w:t>
      </w:r>
    </w:p>
    <w:p w14:paraId="2D1372D2" w14:textId="77777777" w:rsidR="004447DC" w:rsidRDefault="00000000">
      <w:pPr>
        <w:spacing w:after="117"/>
        <w:ind w:left="0" w:right="392" w:firstLine="0"/>
      </w:pPr>
      <w:r>
        <w:t xml:space="preserve">However, because </w:t>
      </w:r>
      <w:r>
        <w:rPr>
          <w:rFonts w:ascii="Cambria Italic" w:hAnsi="Cambria Italic"/>
        </w:rPr>
        <w:t>P</w:t>
      </w:r>
      <w:r>
        <w:t>(</w:t>
      </w:r>
      <w:r>
        <w:rPr>
          <w:rFonts w:ascii="Cambria Italic" w:hAnsi="Cambria Italic"/>
        </w:rPr>
        <w:t>x</w:t>
      </w:r>
      <w:r>
        <w:t xml:space="preserve">) and </w:t>
      </w:r>
      <w:r>
        <w:rPr>
          <w:rFonts w:ascii="Cambria Italic" w:hAnsi="Cambria Italic"/>
        </w:rPr>
        <w:t>Q</w:t>
      </w:r>
      <w:r>
        <w:t>(</w:t>
      </w:r>
      <w:r>
        <w:rPr>
          <w:rFonts w:ascii="Cambria Italic" w:hAnsi="Cambria Italic"/>
        </w:rPr>
        <w:t>x</w:t>
      </w:r>
      <w:r>
        <w:t xml:space="preserve">) can be zero or approaching zero, the KL-divergence can yield extremely high values, which may not always be desirable. In contrast, the </w:t>
      </w:r>
      <w:r>
        <w:rPr>
          <w:rFonts w:ascii="Cambria Italic" w:hAnsi="Cambria Italic"/>
        </w:rPr>
        <w:t xml:space="preserve">Hellinger distance </w:t>
      </w:r>
      <w:r>
        <w:t>provides a more robust measure, defined as</w:t>
      </w:r>
    </w:p>
    <w:p w14:paraId="2D1372D3" w14:textId="77777777" w:rsidR="004447DC" w:rsidRDefault="00000000">
      <w:pPr>
        <w:spacing w:after="106" w:line="265" w:lineRule="auto"/>
        <w:ind w:left="1667" w:right="2100"/>
        <w:jc w:val="center"/>
      </w:pPr>
      <w:r>
        <w:rPr>
          <w:noProof/>
        </w:rPr>
        <w:drawing>
          <wp:inline distT="0" distB="0" distL="0" distR="0" wp14:anchorId="2D137916" wp14:editId="2D137917">
            <wp:extent cx="2295145" cy="886968"/>
            <wp:effectExtent l="0" t="0" r="0" b="0"/>
            <wp:docPr id="1073741835" name="officeArt object" descr="Picture 104511"/>
            <wp:cNvGraphicFramePr/>
            <a:graphic xmlns:a="http://schemas.openxmlformats.org/drawingml/2006/main">
              <a:graphicData uri="http://schemas.openxmlformats.org/drawingml/2006/picture">
                <pic:pic xmlns:pic="http://schemas.openxmlformats.org/drawingml/2006/picture">
                  <pic:nvPicPr>
                    <pic:cNvPr id="1073741835" name="Picture 104511" descr="Picture 104511"/>
                    <pic:cNvPicPr>
                      <a:picLocks noChangeAspect="1"/>
                    </pic:cNvPicPr>
                  </pic:nvPicPr>
                  <pic:blipFill>
                    <a:blip r:embed="rId14"/>
                    <a:stretch>
                      <a:fillRect/>
                    </a:stretch>
                  </pic:blipFill>
                  <pic:spPr>
                    <a:xfrm>
                      <a:off x="0" y="0"/>
                      <a:ext cx="2295145" cy="886968"/>
                    </a:xfrm>
                    <a:prstGeom prst="rect">
                      <a:avLst/>
                    </a:prstGeom>
                    <a:ln w="12700" cap="flat">
                      <a:noFill/>
                      <a:miter lim="400000"/>
                    </a:ln>
                    <a:effectLst/>
                  </pic:spPr>
                </pic:pic>
              </a:graphicData>
            </a:graphic>
          </wp:inline>
        </w:drawing>
      </w:r>
      <w:r>
        <w:rPr>
          <w:rFonts w:ascii="Cambria Italic" w:hAnsi="Cambria Italic"/>
        </w:rPr>
        <w:t>.</w:t>
      </w:r>
    </w:p>
    <w:p w14:paraId="2D1372D4" w14:textId="77777777" w:rsidR="004447DC" w:rsidRDefault="00000000">
      <w:pPr>
        <w:ind w:left="0" w:right="392" w:firstLine="0"/>
      </w:pPr>
      <w:r>
        <w:t>This formulation captures the differences between distributions without the issues associated with zero probabilities. Finally, the total variation distance is given by</w:t>
      </w:r>
    </w:p>
    <w:p w14:paraId="2D1372D5" w14:textId="77777777" w:rsidR="004447DC" w:rsidRDefault="00000000">
      <w:pPr>
        <w:spacing w:after="155" w:line="265" w:lineRule="auto"/>
        <w:ind w:left="1667" w:right="2097"/>
        <w:jc w:val="center"/>
      </w:pPr>
      <w:r>
        <w:rPr>
          <w:noProof/>
        </w:rPr>
        <w:drawing>
          <wp:inline distT="0" distB="0" distL="0" distR="0" wp14:anchorId="2D137918" wp14:editId="2D137919">
            <wp:extent cx="3243073" cy="755905"/>
            <wp:effectExtent l="0" t="0" r="0" b="0"/>
            <wp:docPr id="1073741836" name="officeArt object" descr="Picture 104512"/>
            <wp:cNvGraphicFramePr/>
            <a:graphic xmlns:a="http://schemas.openxmlformats.org/drawingml/2006/main">
              <a:graphicData uri="http://schemas.openxmlformats.org/drawingml/2006/picture">
                <pic:pic xmlns:pic="http://schemas.openxmlformats.org/drawingml/2006/picture">
                  <pic:nvPicPr>
                    <pic:cNvPr id="1073741836" name="Picture 104512" descr="Picture 104512"/>
                    <pic:cNvPicPr>
                      <a:picLocks noChangeAspect="1"/>
                    </pic:cNvPicPr>
                  </pic:nvPicPr>
                  <pic:blipFill>
                    <a:blip r:embed="rId15"/>
                    <a:stretch>
                      <a:fillRect/>
                    </a:stretch>
                  </pic:blipFill>
                  <pic:spPr>
                    <a:xfrm>
                      <a:off x="0" y="0"/>
                      <a:ext cx="3243073" cy="755905"/>
                    </a:xfrm>
                    <a:prstGeom prst="rect">
                      <a:avLst/>
                    </a:prstGeom>
                    <a:ln w="12700" cap="flat">
                      <a:noFill/>
                      <a:miter lim="400000"/>
                    </a:ln>
                    <a:effectLst/>
                  </pic:spPr>
                </pic:pic>
              </a:graphicData>
            </a:graphic>
          </wp:inline>
        </w:drawing>
      </w:r>
      <w:r>
        <w:rPr>
          <w:rFonts w:ascii="Cambria Italic" w:hAnsi="Cambria Italic"/>
        </w:rPr>
        <w:t>.</w:t>
      </w:r>
    </w:p>
    <w:p w14:paraId="2D1372D6" w14:textId="77777777" w:rsidR="004447DC" w:rsidRDefault="00000000">
      <w:pPr>
        <w:ind w:left="0" w:right="0" w:firstLine="0"/>
      </w:pPr>
      <w:r>
        <w:rPr>
          <w:rFonts w:ascii="Calibri" w:eastAsia="Calibri" w:hAnsi="Calibri" w:cs="Calibri"/>
          <w:noProof/>
        </w:rPr>
        <mc:AlternateContent>
          <mc:Choice Requires="wpg">
            <w:drawing>
              <wp:anchor distT="0" distB="0" distL="0" distR="0" simplePos="0" relativeHeight="251661312" behindDoc="0" locked="0" layoutInCell="1" allowOverlap="1" wp14:anchorId="2D13791A" wp14:editId="2D13791B">
                <wp:simplePos x="0" y="0"/>
                <wp:positionH relativeFrom="column">
                  <wp:posOffset>5180002</wp:posOffset>
                </wp:positionH>
                <wp:positionV relativeFrom="line">
                  <wp:posOffset>-21271</wp:posOffset>
                </wp:positionV>
                <wp:extent cx="899478" cy="0"/>
                <wp:effectExtent l="0" t="0" r="0" b="0"/>
                <wp:wrapNone/>
                <wp:docPr id="1073741839" name="officeArt object" descr="Group 78434"/>
                <wp:cNvGraphicFramePr/>
                <a:graphic xmlns:a="http://schemas.openxmlformats.org/drawingml/2006/main">
                  <a:graphicData uri="http://schemas.microsoft.com/office/word/2010/wordprocessingGroup">
                    <wpg:wgp>
                      <wpg:cNvGrpSpPr/>
                      <wpg:grpSpPr>
                        <a:xfrm>
                          <a:off x="0" y="0"/>
                          <a:ext cx="899478" cy="0"/>
                          <a:chOff x="0" y="0"/>
                          <a:chExt cx="899477" cy="0"/>
                        </a:xfrm>
                      </wpg:grpSpPr>
                      <wps:wsp>
                        <wps:cNvPr id="1073741837" name="Shape 2136"/>
                        <wps:cNvCnPr/>
                        <wps:spPr>
                          <a:xfrm>
                            <a:off x="0" y="0"/>
                            <a:ext cx="295135" cy="0"/>
                          </a:xfrm>
                          <a:prstGeom prst="line">
                            <a:avLst/>
                          </a:prstGeom>
                          <a:noFill/>
                          <a:ln w="5537" cap="flat">
                            <a:solidFill>
                              <a:srgbClr val="000000"/>
                            </a:solidFill>
                            <a:prstDash val="solid"/>
                            <a:miter lim="127000"/>
                          </a:ln>
                          <a:effectLst/>
                        </wps:spPr>
                        <wps:bodyPr/>
                      </wps:wsp>
                      <wps:wsp>
                        <wps:cNvPr id="1073741838" name="Shape 2142"/>
                        <wps:cNvCnPr/>
                        <wps:spPr>
                          <a:xfrm>
                            <a:off x="603008" y="0"/>
                            <a:ext cx="296470" cy="0"/>
                          </a:xfrm>
                          <a:prstGeom prst="line">
                            <a:avLst/>
                          </a:prstGeom>
                          <a:noFill/>
                          <a:ln w="5537" cap="flat">
                            <a:solidFill>
                              <a:srgbClr val="000000"/>
                            </a:solidFill>
                            <a:prstDash val="solid"/>
                            <a:miter lim="127000"/>
                          </a:ln>
                          <a:effectLst/>
                        </wps:spPr>
                        <wps:bodyPr/>
                      </wps:wsp>
                    </wpg:wgp>
                  </a:graphicData>
                </a:graphic>
              </wp:anchor>
            </w:drawing>
          </mc:Choice>
          <mc:Fallback>
            <w:pict>
              <v:group id="_x0000_s1033" style="visibility:visible;position:absolute;margin-left:407.9pt;margin-top:-1.7pt;width:70.8pt;height:0.0pt;z-index:251661312;mso-position-horizontal:absolute;mso-position-horizontal-relative:text;mso-position-vertical:absolute;mso-position-vertical-relative:line;mso-wrap-distance-left:0.0pt;mso-wrap-distance-top:0.0pt;mso-wrap-distance-right:0.0pt;mso-wrap-distance-bottom:0.0pt;" coordorigin="0,0" coordsize="899478,0">
                <w10:wrap type="none" side="bothSides" anchorx="text"/>
                <v:line id="_x0000_s1034" style="position:absolute;left:0;top:0;width:295135;height:0;">
                  <v:fill on="f"/>
                  <v:stroke filltype="solid" color="#000000" opacity="100.0%" weight="0.4pt" dashstyle="solid" endcap="flat" miterlimit="127.0%" joinstyle="miter" linestyle="single" startarrow="none" startarrowwidth="medium" startarrowlength="medium" endarrow="none" endarrowwidth="medium" endarrowlength="medium"/>
                </v:line>
                <v:line id="_x0000_s1035" style="position:absolute;left:603009;top:0;width:296469;height:0;">
                  <v:fill on="f"/>
                  <v:stroke filltype="solid" color="#000000" opacity="100.0%" weight="0.4pt" dashstyle="solid" endcap="flat" miterlimit="127.0%" joinstyle="miter" linestyle="single" startarrow="none" startarrowwidth="medium" startarrowlength="medium" endarrow="none" endarrowwidth="medium" endarrowlength="medium"/>
                </v:line>
              </v:group>
            </w:pict>
          </mc:Fallback>
        </mc:AlternateContent>
      </w:r>
      <w:r>
        <w:t xml:space="preserve">While </w:t>
      </w:r>
      <w:r>
        <w:rPr>
          <w:rFonts w:ascii="Cambria Italic" w:hAnsi="Cambria Italic"/>
        </w:rPr>
        <w:t xml:space="preserve">total variation distance </w:t>
      </w:r>
      <w:r>
        <w:t>is another common measure, it is affected by the term î</w:t>
      </w:r>
      <w:r>
        <w:rPr>
          <w:sz w:val="34"/>
          <w:szCs w:val="34"/>
          <w:vertAlign w:val="superscript"/>
        </w:rPr>
        <w:t>p</w:t>
      </w:r>
      <w:r>
        <w:rPr>
          <w:rFonts w:ascii="Cambria Italic" w:hAnsi="Cambria Italic"/>
        </w:rPr>
        <w:t>P</w:t>
      </w:r>
      <w:r>
        <w:t>(</w:t>
      </w:r>
      <w:r>
        <w:rPr>
          <w:rFonts w:ascii="Cambria Italic" w:hAnsi="Cambria Italic"/>
        </w:rPr>
        <w:t>x</w:t>
      </w:r>
      <w:r>
        <w:t xml:space="preserve">) + </w:t>
      </w:r>
      <w:r>
        <w:rPr>
          <w:sz w:val="34"/>
          <w:szCs w:val="34"/>
          <w:vertAlign w:val="superscript"/>
        </w:rPr>
        <w:t>p</w:t>
      </w:r>
      <w:r>
        <w:rPr>
          <w:rFonts w:ascii="Cambria Italic" w:hAnsi="Cambria Italic"/>
        </w:rPr>
        <w:t>Q</w:t>
      </w:r>
      <w:r>
        <w:t>(</w:t>
      </w:r>
      <w:r>
        <w:rPr>
          <w:rFonts w:ascii="Cambria Italic" w:hAnsi="Cambria Italic"/>
        </w:rPr>
        <w:t>x</w:t>
      </w:r>
      <w:r>
        <w:t>)</w:t>
      </w:r>
      <w:r>
        <w:rPr>
          <w:sz w:val="34"/>
          <w:szCs w:val="34"/>
          <w:vertAlign w:val="superscript"/>
        </w:rPr>
        <w:t>ó</w:t>
      </w:r>
      <w:r>
        <w:t>, making it less sensitive to small differences compared to the Hellinger distance. As a result, the Hellinger distance is considered a more effective way to capture the gap between the actual and expected distributions.</w:t>
      </w:r>
    </w:p>
    <w:p w14:paraId="2D1372D7" w14:textId="77777777" w:rsidR="004447DC" w:rsidRDefault="00000000">
      <w:pPr>
        <w:spacing w:after="184"/>
        <w:ind w:left="0" w:right="392" w:firstLine="324"/>
      </w:pPr>
      <w:r>
        <w:t xml:space="preserve">Based on the Hellinger distance, we develop </w:t>
      </w:r>
      <w:r>
        <w:rPr>
          <w:rFonts w:ascii="Cambria Italic" w:hAnsi="Cambria Italic"/>
        </w:rPr>
        <w:t xml:space="preserve">the Progress Gap </w:t>
      </w:r>
      <w:r>
        <w:t xml:space="preserve">as a measure of social progress to calculate the distance between the actual matrix and the expected matrix. The Progress Gap </w:t>
      </w:r>
      <w:r>
        <w:rPr>
          <w:rFonts w:ascii="Cambria Italic" w:hAnsi="Cambria Italic"/>
        </w:rPr>
        <w:t>D</w:t>
      </w:r>
      <w:r>
        <w:rPr>
          <w:vertAlign w:val="subscript"/>
        </w:rPr>
        <w:t xml:space="preserve">PG </w:t>
      </w:r>
      <w:r>
        <w:t>is defined as:</w:t>
      </w:r>
    </w:p>
    <w:p w14:paraId="2D1372D8" w14:textId="77777777" w:rsidR="004447DC" w:rsidRDefault="00000000">
      <w:pPr>
        <w:spacing w:after="52" w:line="259" w:lineRule="auto"/>
        <w:ind w:left="1470" w:right="0" w:firstLine="0"/>
        <w:jc w:val="left"/>
      </w:pPr>
      <w:r>
        <w:rPr>
          <w:noProof/>
        </w:rPr>
        <w:drawing>
          <wp:inline distT="0" distB="0" distL="0" distR="0" wp14:anchorId="2D13791C" wp14:editId="2D13791D">
            <wp:extent cx="3892296" cy="390144"/>
            <wp:effectExtent l="0" t="0" r="0" b="0"/>
            <wp:docPr id="1073741840" name="officeArt object" descr="Picture 104513"/>
            <wp:cNvGraphicFramePr/>
            <a:graphic xmlns:a="http://schemas.openxmlformats.org/drawingml/2006/main">
              <a:graphicData uri="http://schemas.openxmlformats.org/drawingml/2006/picture">
                <pic:pic xmlns:pic="http://schemas.openxmlformats.org/drawingml/2006/picture">
                  <pic:nvPicPr>
                    <pic:cNvPr id="1073741840" name="Picture 104513" descr="Picture 104513"/>
                    <pic:cNvPicPr>
                      <a:picLocks noChangeAspect="1"/>
                    </pic:cNvPicPr>
                  </pic:nvPicPr>
                  <pic:blipFill>
                    <a:blip r:embed="rId16"/>
                    <a:stretch>
                      <a:fillRect/>
                    </a:stretch>
                  </pic:blipFill>
                  <pic:spPr>
                    <a:xfrm>
                      <a:off x="0" y="0"/>
                      <a:ext cx="3892296" cy="390144"/>
                    </a:xfrm>
                    <a:prstGeom prst="rect">
                      <a:avLst/>
                    </a:prstGeom>
                    <a:ln w="12700" cap="flat">
                      <a:noFill/>
                      <a:miter lim="400000"/>
                    </a:ln>
                    <a:effectLst/>
                  </pic:spPr>
                </pic:pic>
              </a:graphicData>
            </a:graphic>
          </wp:inline>
        </w:drawing>
      </w:r>
      <w:r>
        <w:rPr>
          <w:rFonts w:ascii="Cambria Italic" w:hAnsi="Cambria Italic"/>
        </w:rPr>
        <w:t xml:space="preserve"> ,</w:t>
      </w:r>
    </w:p>
    <w:p w14:paraId="2D1372D9" w14:textId="77777777" w:rsidR="004447DC" w:rsidRDefault="00000000">
      <w:pPr>
        <w:spacing w:after="60"/>
        <w:ind w:left="0" w:right="392" w:firstLine="0"/>
      </w:pPr>
      <w:r>
        <w:lastRenderedPageBreak/>
        <w:t xml:space="preserve">where </w:t>
      </w:r>
      <w:r>
        <w:rPr>
          <w:rFonts w:ascii="Cambria Italic" w:hAnsi="Cambria Italic"/>
        </w:rPr>
        <w:t xml:space="preserve">U </w:t>
      </w:r>
      <w:r>
        <w:t xml:space="preserve">is the set of probabilities in the upward area, defined as </w:t>
      </w:r>
      <w:r>
        <w:rPr>
          <w:rFonts w:ascii="Cambria Italic" w:hAnsi="Cambria Italic"/>
        </w:rPr>
        <w:t xml:space="preserve">U </w:t>
      </w:r>
      <w:r>
        <w:t>= {(</w:t>
      </w:r>
      <w:r>
        <w:rPr>
          <w:rFonts w:ascii="Cambria Italic" w:hAnsi="Cambria Italic"/>
        </w:rPr>
        <w:t>c,p</w:t>
      </w:r>
      <w:r>
        <w:t xml:space="preserve">) | 1 ≤ </w:t>
      </w:r>
      <w:r>
        <w:rPr>
          <w:rFonts w:ascii="Cambria Italic" w:hAnsi="Cambria Italic"/>
        </w:rPr>
        <w:t xml:space="preserve">c &lt; p </w:t>
      </w:r>
      <w:r>
        <w:t xml:space="preserve">≤ 5} </w:t>
      </w:r>
      <w:r>
        <w:rPr>
          <w:rFonts w:ascii="Arial Unicode MS" w:hAnsi="Arial Unicode MS"/>
        </w:rPr>
        <w:t>∪</w:t>
      </w:r>
      <w:r>
        <w:t xml:space="preserve"> {(5</w:t>
      </w:r>
      <w:r>
        <w:rPr>
          <w:rFonts w:ascii="Cambria Italic" w:hAnsi="Cambria Italic"/>
        </w:rPr>
        <w:t>,</w:t>
      </w:r>
      <w:r>
        <w:t xml:space="preserve">5)}, with </w:t>
      </w:r>
      <w:r>
        <w:rPr>
          <w:rFonts w:ascii="Cambria Italic" w:hAnsi="Cambria Italic"/>
        </w:rPr>
        <w:t xml:space="preserve">c </w:t>
      </w:r>
      <w:r>
        <w:t xml:space="preserve">representing the child’s education level and </w:t>
      </w:r>
      <w:r>
        <w:rPr>
          <w:rFonts w:ascii="Cambria Italic" w:hAnsi="Cambria Italic"/>
        </w:rPr>
        <w:t xml:space="preserve">p </w:t>
      </w:r>
      <w:r>
        <w:t>representing the maximum</w:t>
      </w:r>
    </w:p>
    <w:p w14:paraId="2D1372DA" w14:textId="77777777" w:rsidR="004447DC" w:rsidRDefault="00000000">
      <w:pPr>
        <w:spacing w:before="37" w:after="42"/>
        <w:ind w:left="0" w:right="392" w:firstLine="0"/>
      </w:pPr>
      <w:r>
        <w:rPr>
          <w:rFonts w:ascii="Calibri" w:eastAsia="Calibri" w:hAnsi="Calibri" w:cs="Calibri"/>
          <w:noProof/>
        </w:rPr>
        <mc:AlternateContent>
          <mc:Choice Requires="wps">
            <w:drawing>
              <wp:anchor distT="0" distB="0" distL="0" distR="0" simplePos="0" relativeHeight="251662336" behindDoc="0" locked="0" layoutInCell="1" allowOverlap="1" wp14:anchorId="2D13791E" wp14:editId="2D13791F">
                <wp:simplePos x="0" y="0"/>
                <wp:positionH relativeFrom="column">
                  <wp:posOffset>5517415</wp:posOffset>
                </wp:positionH>
                <wp:positionV relativeFrom="line">
                  <wp:posOffset>-26056</wp:posOffset>
                </wp:positionV>
                <wp:extent cx="406755" cy="0"/>
                <wp:effectExtent l="0" t="0" r="0" b="0"/>
                <wp:wrapNone/>
                <wp:docPr id="1073741841" name="officeArt object" descr="Shape 2239"/>
                <wp:cNvGraphicFramePr/>
                <a:graphic xmlns:a="http://schemas.openxmlformats.org/drawingml/2006/main">
                  <a:graphicData uri="http://schemas.microsoft.com/office/word/2010/wordprocessingShape">
                    <wps:wsp>
                      <wps:cNvCnPr/>
                      <wps:spPr>
                        <a:xfrm>
                          <a:off x="0" y="0"/>
                          <a:ext cx="406755" cy="0"/>
                        </a:xfrm>
                        <a:prstGeom prst="line">
                          <a:avLst/>
                        </a:prstGeom>
                        <a:noFill/>
                        <a:ln w="5537" cap="flat">
                          <a:solidFill>
                            <a:srgbClr val="000000"/>
                          </a:solidFill>
                          <a:prstDash val="solid"/>
                          <a:miter lim="127000"/>
                        </a:ln>
                        <a:effectLst/>
                      </wps:spPr>
                      <wps:bodyPr/>
                    </wps:wsp>
                  </a:graphicData>
                </a:graphic>
              </wp:anchor>
            </w:drawing>
          </mc:Choice>
          <mc:Fallback>
            <w:pict>
              <v:line id="_x0000_s1036" style="visibility:visible;position:absolute;margin-left:434.4pt;margin-top:-2.1pt;width:32.0pt;height:0.0pt;z-index:251662336;mso-position-horizontal:absolute;mso-position-horizontal-relative:text;mso-position-vertical:absolute;mso-position-vertical-relative:line;mso-wrap-distance-left:0.0pt;mso-wrap-distance-top:0.0pt;mso-wrap-distance-right:0.0pt;mso-wrap-distance-bottom:0.0pt;">
                <v:fill on="f"/>
                <v:stroke filltype="solid" color="#000000" opacity="100.0%" weight="0.4pt" dashstyle="solid" endcap="flat" miterlimit="127.0%" joinstyle="miter" linestyle="single" startarrow="none" startarrowwidth="medium" startarrowlength="medium" endarrow="none" endarrowwidth="medium" endarrowlength="medium"/>
                <w10:wrap type="none" side="bothSides" anchorx="text"/>
              </v:line>
            </w:pict>
          </mc:Fallback>
        </mc:AlternateContent>
      </w:r>
      <w:r>
        <w:t xml:space="preserve">parent’s education level. Unlike the Hellinger distance, which uses the absolute value </w:t>
      </w:r>
      <w:r>
        <w:rPr>
          <w:sz w:val="34"/>
          <w:szCs w:val="34"/>
          <w:vertAlign w:val="superscript"/>
        </w:rPr>
        <w:t>p</w:t>
      </w:r>
      <w:r>
        <w:t>[</w:t>
      </w:r>
      <w:r>
        <w:rPr>
          <w:rFonts w:ascii="Cambria Italic" w:hAnsi="Cambria Italic"/>
        </w:rPr>
        <w:t>f</w:t>
      </w:r>
      <w:r>
        <w:t>(</w:t>
      </w:r>
      <w:r>
        <w:rPr>
          <w:rFonts w:ascii="Cambria Italic" w:hAnsi="Cambria Italic"/>
        </w:rPr>
        <w:t>x</w:t>
      </w:r>
      <w:r>
        <w:t>)]</w:t>
      </w:r>
      <w:r>
        <w:rPr>
          <w:vertAlign w:val="superscript"/>
        </w:rPr>
        <w:t xml:space="preserve">2 </w:t>
      </w:r>
      <w:r>
        <w:t>to measure the distance, we adjust the signs to fit the definition of social progress. Specifically, downward and persistent mobility are considered “bad” signs, while upward mobility is seen as a “good” sign. Since the expected value can be exceeded if a country implements effective radical</w:t>
      </w:r>
    </w:p>
    <w:p w14:paraId="2D1372DB" w14:textId="77777777" w:rsidR="004447DC" w:rsidRDefault="00000000">
      <w:pPr>
        <w:spacing w:before="33" w:after="167"/>
        <w:ind w:left="0" w:right="392" w:firstLine="0"/>
      </w:pPr>
      <w:r>
        <w:rPr>
          <w:rFonts w:ascii="Calibri" w:eastAsia="Calibri" w:hAnsi="Calibri" w:cs="Calibri"/>
          <w:noProof/>
        </w:rPr>
        <mc:AlternateContent>
          <mc:Choice Requires="wpg">
            <w:drawing>
              <wp:anchor distT="0" distB="0" distL="0" distR="0" simplePos="0" relativeHeight="251663360" behindDoc="0" locked="0" layoutInCell="1" allowOverlap="1" wp14:anchorId="2D137920" wp14:editId="2D137921">
                <wp:simplePos x="0" y="0"/>
                <wp:positionH relativeFrom="column">
                  <wp:posOffset>2112062</wp:posOffset>
                </wp:positionH>
                <wp:positionV relativeFrom="line">
                  <wp:posOffset>-21000</wp:posOffset>
                </wp:positionV>
                <wp:extent cx="899479" cy="0"/>
                <wp:effectExtent l="0" t="0" r="0" b="0"/>
                <wp:wrapNone/>
                <wp:docPr id="1073741844" name="officeArt object" descr="Group 78437"/>
                <wp:cNvGraphicFramePr/>
                <a:graphic xmlns:a="http://schemas.openxmlformats.org/drawingml/2006/main">
                  <a:graphicData uri="http://schemas.microsoft.com/office/word/2010/wordprocessingGroup">
                    <wpg:wgp>
                      <wpg:cNvGrpSpPr/>
                      <wpg:grpSpPr>
                        <a:xfrm>
                          <a:off x="0" y="0"/>
                          <a:ext cx="899479" cy="0"/>
                          <a:chOff x="0" y="0"/>
                          <a:chExt cx="899477" cy="0"/>
                        </a:xfrm>
                      </wpg:grpSpPr>
                      <wps:wsp>
                        <wps:cNvPr id="1073741842" name="Shape 2252"/>
                        <wps:cNvCnPr/>
                        <wps:spPr>
                          <a:xfrm>
                            <a:off x="0" y="0"/>
                            <a:ext cx="295136" cy="0"/>
                          </a:xfrm>
                          <a:prstGeom prst="line">
                            <a:avLst/>
                          </a:prstGeom>
                          <a:noFill/>
                          <a:ln w="5537" cap="flat">
                            <a:solidFill>
                              <a:srgbClr val="000000"/>
                            </a:solidFill>
                            <a:prstDash val="solid"/>
                            <a:miter lim="127000"/>
                          </a:ln>
                          <a:effectLst/>
                        </wps:spPr>
                        <wps:bodyPr/>
                      </wps:wsp>
                      <wps:wsp>
                        <wps:cNvPr id="1073741843" name="Shape 2259"/>
                        <wps:cNvCnPr/>
                        <wps:spPr>
                          <a:xfrm>
                            <a:off x="603009" y="0"/>
                            <a:ext cx="296469" cy="0"/>
                          </a:xfrm>
                          <a:prstGeom prst="line">
                            <a:avLst/>
                          </a:prstGeom>
                          <a:noFill/>
                          <a:ln w="5537" cap="flat">
                            <a:solidFill>
                              <a:srgbClr val="000000"/>
                            </a:solidFill>
                            <a:prstDash val="solid"/>
                            <a:miter lim="127000"/>
                          </a:ln>
                          <a:effectLst/>
                        </wps:spPr>
                        <wps:bodyPr/>
                      </wps:wsp>
                    </wpg:wgp>
                  </a:graphicData>
                </a:graphic>
              </wp:anchor>
            </w:drawing>
          </mc:Choice>
          <mc:Fallback>
            <w:pict>
              <v:group id="_x0000_s1037" style="visibility:visible;position:absolute;margin-left:166.3pt;margin-top:-1.7pt;width:70.8pt;height:0.0pt;z-index:251663360;mso-position-horizontal:absolute;mso-position-horizontal-relative:text;mso-position-vertical:absolute;mso-position-vertical-relative:line;mso-wrap-distance-left:0.0pt;mso-wrap-distance-top:0.0pt;mso-wrap-distance-right:0.0pt;mso-wrap-distance-bottom:0.0pt;" coordorigin="0,0" coordsize="899478,0">
                <w10:wrap type="none" side="bothSides" anchorx="text"/>
                <v:line id="_x0000_s1038" style="position:absolute;left:0;top:0;width:295135;height:0;">
                  <v:fill on="f"/>
                  <v:stroke filltype="solid" color="#000000" opacity="100.0%" weight="0.4pt" dashstyle="solid" endcap="flat" miterlimit="127.0%" joinstyle="miter" linestyle="single" startarrow="none" startarrowwidth="medium" startarrowlength="medium" endarrow="none" endarrowwidth="medium" endarrowlength="medium"/>
                </v:line>
                <v:line id="_x0000_s1039" style="position:absolute;left:603009;top:0;width:296469;height:0;">
                  <v:fill on="f"/>
                  <v:stroke filltype="solid" color="#000000" opacity="100.0%" weight="0.4pt" dashstyle="solid" endcap="flat" miterlimit="127.0%" joinstyle="miter" linestyle="single" startarrow="none" startarrowwidth="medium" startarrowlength="medium" endarrow="none" endarrowwidth="medium" endarrowlength="medium"/>
                </v:line>
              </v:group>
            </w:pict>
          </mc:Fallback>
        </mc:AlternateContent>
      </w:r>
      <w:r>
        <w:t>education policies, resulting in î</w:t>
      </w:r>
      <w:r>
        <w:rPr>
          <w:sz w:val="34"/>
          <w:szCs w:val="34"/>
          <w:vertAlign w:val="superscript"/>
        </w:rPr>
        <w:t>p</w:t>
      </w:r>
      <w:r>
        <w:rPr>
          <w:rFonts w:ascii="Cambria Italic" w:hAnsi="Cambria Italic"/>
        </w:rPr>
        <w:t>P</w:t>
      </w:r>
      <w:r>
        <w:t>(</w:t>
      </w:r>
      <w:r>
        <w:rPr>
          <w:rFonts w:ascii="Cambria Italic" w:hAnsi="Cambria Italic"/>
        </w:rPr>
        <w:t>x</w:t>
      </w:r>
      <w:r>
        <w:t xml:space="preserve">) − </w:t>
      </w:r>
      <w:r>
        <w:rPr>
          <w:sz w:val="34"/>
          <w:szCs w:val="34"/>
          <w:vertAlign w:val="superscript"/>
        </w:rPr>
        <w:t>p</w:t>
      </w:r>
      <w:r>
        <w:rPr>
          <w:rFonts w:ascii="Cambria Italic" w:hAnsi="Cambria Italic"/>
        </w:rPr>
        <w:t>Q</w:t>
      </w:r>
      <w:r>
        <w:t>(</w:t>
      </w:r>
      <w:r>
        <w:rPr>
          <w:rFonts w:ascii="Cambria Italic" w:hAnsi="Cambria Italic"/>
        </w:rPr>
        <w:t>x</w:t>
      </w:r>
      <w:r>
        <w:t>)</w:t>
      </w:r>
      <w:r>
        <w:rPr>
          <w:sz w:val="34"/>
          <w:szCs w:val="34"/>
          <w:vertAlign w:val="superscript"/>
        </w:rPr>
        <w:t xml:space="preserve">ó </w:t>
      </w:r>
      <w:r>
        <w:rPr>
          <w:rFonts w:ascii="Cambria Italic" w:hAnsi="Cambria Italic"/>
        </w:rPr>
        <w:t xml:space="preserve">&lt; </w:t>
      </w:r>
      <w:r>
        <w:t>0, this exceptional achievement is deducted from the progress gap, making the gap smaller. Because our progress gap index can be negative, exceeding the range of [0,1], we apply a max-min normalization to facilitate comparisons with both absolute and relative mobility:</w:t>
      </w:r>
    </w:p>
    <w:p w14:paraId="2D1372DC" w14:textId="77777777" w:rsidR="004447DC" w:rsidRDefault="00000000">
      <w:pPr>
        <w:spacing w:after="39"/>
        <w:ind w:right="407"/>
        <w:jc w:val="center"/>
      </w:pPr>
      <w:r>
        <w:rPr>
          <w:rFonts w:ascii="Cambria Italic" w:hAnsi="Cambria Italic"/>
        </w:rPr>
        <w:t>D</w:t>
      </w:r>
      <w:r>
        <w:rPr>
          <w:sz w:val="16"/>
          <w:szCs w:val="16"/>
        </w:rPr>
        <w:t xml:space="preserve">PG|norm </w:t>
      </w:r>
      <w:r>
        <w:rPr>
          <w:noProof/>
        </w:rPr>
        <w:drawing>
          <wp:inline distT="0" distB="0" distL="0" distR="0" wp14:anchorId="2D137922" wp14:editId="2D137923">
            <wp:extent cx="1591056" cy="329185"/>
            <wp:effectExtent l="0" t="0" r="0" b="0"/>
            <wp:docPr id="1073741845" name="officeArt object" descr="Picture 104514"/>
            <wp:cNvGraphicFramePr/>
            <a:graphic xmlns:a="http://schemas.openxmlformats.org/drawingml/2006/main">
              <a:graphicData uri="http://schemas.openxmlformats.org/drawingml/2006/picture">
                <pic:pic xmlns:pic="http://schemas.openxmlformats.org/drawingml/2006/picture">
                  <pic:nvPicPr>
                    <pic:cNvPr id="1073741845" name="Picture 104514" descr="Picture 104514"/>
                    <pic:cNvPicPr>
                      <a:picLocks noChangeAspect="1"/>
                    </pic:cNvPicPr>
                  </pic:nvPicPr>
                  <pic:blipFill>
                    <a:blip r:embed="rId17"/>
                    <a:stretch>
                      <a:fillRect/>
                    </a:stretch>
                  </pic:blipFill>
                  <pic:spPr>
                    <a:xfrm>
                      <a:off x="0" y="0"/>
                      <a:ext cx="1591056" cy="329185"/>
                    </a:xfrm>
                    <a:prstGeom prst="rect">
                      <a:avLst/>
                    </a:prstGeom>
                    <a:ln w="12700" cap="flat">
                      <a:noFill/>
                      <a:miter lim="400000"/>
                    </a:ln>
                    <a:effectLst/>
                  </pic:spPr>
                </pic:pic>
              </a:graphicData>
            </a:graphic>
          </wp:inline>
        </w:drawing>
      </w:r>
      <w:r>
        <w:rPr>
          <w:rFonts w:ascii="Cambria Italic" w:hAnsi="Cambria Italic"/>
        </w:rPr>
        <w:t>.</w:t>
      </w:r>
    </w:p>
    <w:p w14:paraId="2D1372DD" w14:textId="77777777" w:rsidR="004447DC" w:rsidRDefault="00000000">
      <w:pPr>
        <w:spacing w:after="324"/>
        <w:ind w:left="0" w:right="392" w:firstLine="324"/>
      </w:pPr>
      <w:r>
        <w:t>Since the goal of this research is to compare social progress among countries, normalization makes sense as it provides a relative measure, rather than an absolute one, which is more sensitive to predefined assumptions. To ensure robustness, our methods should be applied consistently across countries, using the same settings. This includes analyzing the same cohorts and employing the same comparison methods. Specifically, we recommend using the maximum education level of both parents versus the education level of the child, which has been considered the most reliable approach (Van der Weide et al., 2024). By maintaining these consistent criteria across different countries, we can better ensure that the progress gap measurement reflects meaningful and comparable social progress, minimizing potential biases that could arise from differing methods or population characteristics. This consistency is crucial for drawing valid comparisons and understanding the social mobility across countries.</w:t>
      </w:r>
    </w:p>
    <w:p w14:paraId="2D1372DE" w14:textId="77777777" w:rsidR="004447DC" w:rsidRDefault="00000000">
      <w:pPr>
        <w:pStyle w:val="Heading1"/>
        <w:numPr>
          <w:ilvl w:val="0"/>
          <w:numId w:val="4"/>
        </w:numPr>
      </w:pPr>
      <w:r>
        <w:t>Application to a new global dataset</w:t>
      </w:r>
    </w:p>
    <w:p w14:paraId="2D1372DF" w14:textId="77777777" w:rsidR="004447DC" w:rsidRDefault="00000000">
      <w:pPr>
        <w:ind w:left="0" w:right="392" w:firstLine="324"/>
      </w:pPr>
      <w:r>
        <w:t xml:space="preserve">We apply our method to the Global Database on Intergenerational Mobility (GDIM), which consolidates data from over 400 household surveys, providing a comprehensive analysis of intergenerational mobility in education across 153 countries, representing about 97 percent of the global population, with the latest cohort from the 1980s. The unit of analysis represents each survey, including details such as the country, cohorts of respondents, survey year, methods for calculating parents’ education (Mother/Father/Average/Max), methods for calculating children’s education (Sons/Daughters/All), the number of observations, and key indicators such as the share of parents with different education levels, the share of children with different education levels, and measures of intergenerational mobility for that survey. Each survey has many metrics, including but not limited to: </w:t>
      </w:r>
      <w:r>
        <w:rPr>
          <w:rFonts w:ascii="Cambria Italic" w:hAnsi="Cambria Italic"/>
        </w:rPr>
        <w:t>CAT</w:t>
      </w:r>
      <w:r>
        <w:t xml:space="preserve">, which measures the probability that a child surpasses the parent’s educational category (conditional on the parent not having tertiary education); </w:t>
      </w:r>
      <w:r>
        <w:rPr>
          <w:rFonts w:ascii="Cambria Italic" w:hAnsi="Cambria Italic"/>
        </w:rPr>
        <w:t>MIX</w:t>
      </w:r>
      <w:r>
        <w:t xml:space="preserve">, which measures the probability of a child surpassing the parent’s educational category while considering children with tertiary education as mobile; </w:t>
      </w:r>
      <w:r>
        <w:rPr>
          <w:rFonts w:ascii="Cambria Italic" w:hAnsi="Cambria Italic"/>
        </w:rPr>
        <w:t xml:space="preserve">CAT ISCED0 </w:t>
      </w:r>
      <w:r>
        <w:t xml:space="preserve">(equivalent to </w:t>
      </w:r>
      <w:r>
        <w:rPr>
          <w:rFonts w:ascii="Cambria Italic" w:hAnsi="Cambria Italic"/>
        </w:rPr>
        <w:t>AHMP</w:t>
      </w:r>
      <w:r>
        <w:t xml:space="preserve">), which tracks the probability of a child surpassing the parent’s educational category when parents have less than primary education; </w:t>
      </w:r>
      <w:r>
        <w:rPr>
          <w:rFonts w:ascii="Cambria Italic" w:hAnsi="Cambria Italic"/>
        </w:rPr>
        <w:t>COR</w:t>
      </w:r>
      <w:r>
        <w:t xml:space="preserve">, the correlation coefficient between the children’s and parents’ years of schooling; </w:t>
      </w:r>
      <w:r>
        <w:rPr>
          <w:rFonts w:ascii="Cambria Italic" w:hAnsi="Cambria Italic"/>
        </w:rPr>
        <w:t>BETA</w:t>
      </w:r>
      <w:r>
        <w:t xml:space="preserve">, the beta coefficient from </w:t>
      </w:r>
      <w:r>
        <w:lastRenderedPageBreak/>
        <w:t xml:space="preserve">regressing children’s years of schooling on parents’ years of schooling; </w:t>
      </w:r>
      <w:r>
        <w:rPr>
          <w:rFonts w:ascii="Cambria Italic" w:hAnsi="Cambria Italic"/>
        </w:rPr>
        <w:t>MU050</w:t>
      </w:r>
      <w:r>
        <w:t xml:space="preserve">, the expected educational rank of a child born in the bottom half; </w:t>
      </w:r>
      <w:r>
        <w:rPr>
          <w:rFonts w:ascii="Cambria Italic" w:hAnsi="Cambria Italic"/>
        </w:rPr>
        <w:t>BHQ4</w:t>
      </w:r>
      <w:r>
        <w:t>, the probability that a child from the bottom half reaches the top quartile; and the Transition Matrix.</w:t>
      </w:r>
    </w:p>
    <w:p w14:paraId="7FF8E28A" w14:textId="50BE84C5" w:rsidR="00FA6D4E" w:rsidRDefault="00000000">
      <w:pPr>
        <w:ind w:left="0" w:right="392" w:firstLine="324"/>
        <w:rPr>
          <w:ins w:id="87" w:author="Duong, Kevin (GOVERNANCE)" w:date="2025-04-01T11:12:00Z" w16du:dateUtc="2025-04-01T09:12:00Z"/>
        </w:rPr>
      </w:pPr>
      <w:r>
        <w:t xml:space="preserve">This study focuses on evaluating absolute mobility, measured by </w:t>
      </w:r>
      <w:r>
        <w:rPr>
          <w:rFonts w:ascii="Cambria Italic" w:hAnsi="Cambria Italic"/>
        </w:rPr>
        <w:t>CAT</w:t>
      </w:r>
      <w:r>
        <w:t xml:space="preserve">, and relative mobility, measured by 1-BETA. While local measures such as </w:t>
      </w:r>
      <w:r>
        <w:rPr>
          <w:rFonts w:ascii="Cambria Italic" w:hAnsi="Cambria Italic"/>
        </w:rPr>
        <w:t>AHMP</w:t>
      </w:r>
      <w:r>
        <w:t xml:space="preserve">, </w:t>
      </w:r>
      <w:r>
        <w:rPr>
          <w:rFonts w:ascii="Cambria Italic" w:hAnsi="Cambria Italic"/>
        </w:rPr>
        <w:t>MU050</w:t>
      </w:r>
      <w:r>
        <w:t xml:space="preserve">, and </w:t>
      </w:r>
      <w:r>
        <w:rPr>
          <w:rFonts w:ascii="Cambria Italic" w:hAnsi="Cambria Italic"/>
        </w:rPr>
        <w:t xml:space="preserve">BHQ4 </w:t>
      </w:r>
      <w:r>
        <w:t xml:space="preserve">can be useful for assessing inequality among disadvantaged groups, they do not adequately capture social mobility at the societal level. Regarding absolute mobility, </w:t>
      </w:r>
      <w:r>
        <w:rPr>
          <w:rFonts w:ascii="Cambria Italic" w:hAnsi="Cambria Italic"/>
        </w:rPr>
        <w:t xml:space="preserve">CAT </w:t>
      </w:r>
      <w:r>
        <w:t xml:space="preserve">is more closely aligned with our index than </w:t>
      </w:r>
      <w:r>
        <w:rPr>
          <w:rFonts w:ascii="Cambria Italic" w:hAnsi="Cambria Italic"/>
        </w:rPr>
        <w:t>MIX</w:t>
      </w:r>
      <w:r>
        <w:t xml:space="preserve">. Although both measure upward mobility, they differ in how they account for the ceiling effect. </w:t>
      </w:r>
      <w:r>
        <w:rPr>
          <w:rFonts w:ascii="Cambria Italic" w:hAnsi="Cambria Italic"/>
        </w:rPr>
        <w:t xml:space="preserve">CAT </w:t>
      </w:r>
      <w:r>
        <w:t xml:space="preserve">ignores the ceiling effect by treating it as a form of intergenerational persistence, whereas MIX considers it a type of upward mobility. In our approach, the ceiling effect is viewed as both persistent and upward. Specifically, in our expected matrix, the probability that a child with the highest-educated parents attains the highest education level should remain </w:t>
      </w:r>
      <w:commentRangeStart w:id="88"/>
      <w:r>
        <w:t>stable</w:t>
      </w:r>
      <w:commentRangeEnd w:id="88"/>
      <w:r>
        <w:commentReference w:id="88"/>
      </w:r>
      <w:r>
        <w:t xml:space="preserve"> across </w:t>
      </w:r>
      <w:commentRangeStart w:id="90"/>
      <w:r>
        <w:t>generations</w:t>
      </w:r>
      <w:commentRangeEnd w:id="90"/>
      <w:r>
        <w:commentReference w:id="90"/>
      </w:r>
      <w:r>
        <w:t xml:space="preserve">, a form of intergenerational persistence. </w:t>
      </w:r>
      <w:ins w:id="91" w:author="Duong, Kevin (GOVERNANCE)" w:date="2025-04-01T11:12:00Z" w16du:dateUtc="2025-04-01T09:12:00Z">
        <w:r w:rsidR="00FA6D4E" w:rsidRPr="00FA6D4E">
          <w:t>The conditional probability is 1 always</w:t>
        </w:r>
        <w:r w:rsidR="00FA6D4E">
          <w:t xml:space="preserve">. </w:t>
        </w:r>
      </w:ins>
      <w:ins w:id="92" w:author="Duong, Kevin (GOVERNANCE)" w:date="2025-04-01T11:13:00Z" w16du:dateUtc="2025-04-01T09:13:00Z">
        <w:r w:rsidR="00FA6D4E">
          <w:t>It is only stabel between two generations, parents and children as there is inflow through social mobility jn the next generation</w:t>
        </w:r>
      </w:ins>
    </w:p>
    <w:p w14:paraId="2D1372E0" w14:textId="465D2FA0" w:rsidR="004447DC" w:rsidRDefault="00000000">
      <w:pPr>
        <w:ind w:left="0" w:right="392" w:firstLine="324"/>
      </w:pPr>
      <w:r>
        <w:t xml:space="preserve">However, upward mobility is still present because, for other lower education levels, only 10% of individuals should retain their parents’ education level, implying that 90% should experience upward mobility. In cases of ceiling upward mobility, individuals reach the highest education level, just like their parents. For relative mobility, we agree with Van der Weide et al. (2024) that </w:t>
      </w:r>
      <w:r>
        <w:rPr>
          <w:rFonts w:ascii="Cambria Italic" w:hAnsi="Cambria Italic"/>
        </w:rPr>
        <w:t xml:space="preserve">1-BETA </w:t>
      </w:r>
      <w:r>
        <w:t xml:space="preserve">better represents relative mobility compared to </w:t>
      </w:r>
      <w:r>
        <w:rPr>
          <w:rFonts w:ascii="Cambria Italic" w:hAnsi="Cambria Italic"/>
        </w:rPr>
        <w:t>1-COR</w:t>
      </w:r>
      <w:r>
        <w:t xml:space="preserve">, as </w:t>
      </w:r>
      <w:r>
        <w:rPr>
          <w:rFonts w:ascii="Cambria Italic" w:hAnsi="Cambria Italic"/>
        </w:rPr>
        <w:t xml:space="preserve">BETA </w:t>
      </w:r>
      <w:r>
        <w:t>is not influenced by education inequality at the child generation Var(</w:t>
      </w:r>
      <w:r>
        <w:rPr>
          <w:rFonts w:ascii="Cambria Italic" w:hAnsi="Cambria Italic"/>
        </w:rPr>
        <w:t>Y</w:t>
      </w:r>
      <w:r>
        <w:rPr>
          <w:rFonts w:ascii="Cambria Italic" w:hAnsi="Cambria Italic"/>
          <w:vertAlign w:val="subscript"/>
        </w:rPr>
        <w:t>c</w:t>
      </w:r>
      <w:r>
        <w:t>). In summary, this study will compare different measures of intergenerational mobility, focusing on CAT, 1-BETA, and our proposed index.</w:t>
      </w:r>
    </w:p>
    <w:p w14:paraId="2D1372E1" w14:textId="77777777" w:rsidR="004447DC" w:rsidRDefault="00000000">
      <w:pPr>
        <w:spacing w:after="282" w:line="259" w:lineRule="auto"/>
        <w:ind w:left="388" w:right="0" w:firstLine="0"/>
        <w:jc w:val="left"/>
      </w:pPr>
      <w:r>
        <w:rPr>
          <w:noProof/>
        </w:rPr>
        <w:drawing>
          <wp:inline distT="0" distB="0" distL="0" distR="0" wp14:anchorId="2D137924" wp14:editId="2D137925">
            <wp:extent cx="5385816" cy="3136393"/>
            <wp:effectExtent l="0" t="0" r="0" b="0"/>
            <wp:docPr id="1073741846" name="officeArt object" descr="Picture 104515"/>
            <wp:cNvGraphicFramePr/>
            <a:graphic xmlns:a="http://schemas.openxmlformats.org/drawingml/2006/main">
              <a:graphicData uri="http://schemas.openxmlformats.org/drawingml/2006/picture">
                <pic:pic xmlns:pic="http://schemas.openxmlformats.org/drawingml/2006/picture">
                  <pic:nvPicPr>
                    <pic:cNvPr id="1073741846" name="Picture 104515" descr="Picture 104515"/>
                    <pic:cNvPicPr>
                      <a:picLocks noChangeAspect="1"/>
                    </pic:cNvPicPr>
                  </pic:nvPicPr>
                  <pic:blipFill>
                    <a:blip r:embed="rId18"/>
                    <a:stretch>
                      <a:fillRect/>
                    </a:stretch>
                  </pic:blipFill>
                  <pic:spPr>
                    <a:xfrm>
                      <a:off x="0" y="0"/>
                      <a:ext cx="5385816" cy="3136393"/>
                    </a:xfrm>
                    <a:prstGeom prst="rect">
                      <a:avLst/>
                    </a:prstGeom>
                    <a:ln w="12700" cap="flat">
                      <a:noFill/>
                      <a:miter lim="400000"/>
                    </a:ln>
                    <a:effectLst/>
                  </pic:spPr>
                </pic:pic>
              </a:graphicData>
            </a:graphic>
          </wp:inline>
        </w:drawing>
      </w:r>
    </w:p>
    <w:p w14:paraId="2D1372E2" w14:textId="77777777" w:rsidR="004447DC" w:rsidRDefault="00000000">
      <w:pPr>
        <w:spacing w:after="340" w:line="265" w:lineRule="auto"/>
        <w:ind w:right="406"/>
        <w:jc w:val="center"/>
      </w:pPr>
      <w:r>
        <w:rPr>
          <w:sz w:val="18"/>
          <w:szCs w:val="18"/>
        </w:rPr>
        <w:t>Figure 4: Absolute and Relative</w:t>
      </w:r>
    </w:p>
    <w:p w14:paraId="2D1372E3" w14:textId="77777777" w:rsidR="004447DC" w:rsidRDefault="00000000">
      <w:pPr>
        <w:spacing w:after="211"/>
        <w:ind w:left="0" w:right="392" w:firstLine="324"/>
      </w:pPr>
      <w:r>
        <w:lastRenderedPageBreak/>
        <w:t>To compare with the mobility indexes reported in the World Bank’s analysis using GDIM, the data is filtered by selecting parents’ education as the maximum level (the most robust measure), children’s education as all (gender-neutral), and the 1980s cohort (the latest available). Absolute and relative mobility in GDIM are presented in Figure 4. There is a significant gap in interpretation between absolute mobility (</w:t>
      </w:r>
      <w:r>
        <w:rPr>
          <w:rFonts w:ascii="Cambria Italic" w:hAnsi="Cambria Italic"/>
        </w:rPr>
        <w:t>CAT</w:t>
      </w:r>
      <w:r>
        <w:t>, which captures upward trends) and relative mobility (</w:t>
      </w:r>
      <w:r>
        <w:rPr>
          <w:rFonts w:ascii="Cambria Italic" w:hAnsi="Cambria Italic"/>
        </w:rPr>
        <w:t>1-BETA</w:t>
      </w:r>
      <w:r>
        <w:t xml:space="preserve">, which reflects freedom of choice). For example, in the case of South Sudan, relative mobility is relatively high, comparable to upper-middle-income countries like Thailand and Malaysia. However, South Sudan has the lowest absolute mobility, whereas Thailand and Malaysia rank among the highest in absolute mobility. While Van der Weide et al. (2024) “refrain from using the terms absolute and relative,” treating them interchangeably under the single term “social mobility” should be reconsidered. Measures of absolute mobility, such as </w:t>
      </w:r>
      <w:r>
        <w:rPr>
          <w:rFonts w:ascii="Cambria Italic" w:hAnsi="Cambria Italic"/>
        </w:rPr>
        <w:t xml:space="preserve">CAT </w:t>
      </w:r>
      <w:r>
        <w:t xml:space="preserve">and </w:t>
      </w:r>
      <w:r>
        <w:rPr>
          <w:rFonts w:ascii="Cambria Italic" w:hAnsi="Cambria Italic"/>
        </w:rPr>
        <w:t>MIX</w:t>
      </w:r>
      <w:r>
        <w:t xml:space="preserve">, are often categorized as social mobility, but in reality, they assess social progress (albeit imperfectly) with a focus on upward trends. In contrast, measures of relative mobility, such as </w:t>
      </w:r>
      <w:r>
        <w:rPr>
          <w:rFonts w:ascii="Cambria Italic" w:hAnsi="Cambria Italic"/>
        </w:rPr>
        <w:t xml:space="preserve">1-COR </w:t>
      </w:r>
      <w:r>
        <w:t xml:space="preserve">and </w:t>
      </w:r>
      <w:r>
        <w:rPr>
          <w:rFonts w:ascii="Cambria Italic" w:hAnsi="Cambria Italic"/>
        </w:rPr>
        <w:t>1-BETA</w:t>
      </w:r>
      <w:r>
        <w:t>, are also framed as social mobility, but they actually capture social fluidity, which aligns more closely with concepts like entropy and freedom of choice. While both social progress and social fluidity can be interpreted in terms of equality of opportunity, social progress is inherently directional.</w:t>
      </w:r>
    </w:p>
    <w:p w14:paraId="2D1372E4" w14:textId="77777777" w:rsidR="004447DC" w:rsidRDefault="00000000">
      <w:pPr>
        <w:ind w:left="0" w:right="392" w:firstLine="0"/>
      </w:pPr>
      <w:r>
        <w:rPr>
          <w:rFonts w:ascii="Cambria Italic" w:hAnsi="Cambria Italic"/>
        </w:rPr>
        <w:t xml:space="preserve">New global rankings. </w:t>
      </w:r>
      <w:r>
        <w:t xml:space="preserve">From GDIM, we calculate the progress gap as outlined in Section 3. The data cleaning process ensures that each transition matrix sums to 1, as the original GDIM data is set such that the total share of all children with the same family background equals 1, </w:t>
      </w:r>
      <w:r>
        <w:rPr>
          <w:sz w:val="34"/>
          <w:szCs w:val="34"/>
          <w:vertAlign w:val="superscript"/>
        </w:rPr>
        <w:t>P</w:t>
      </w:r>
      <w:r>
        <w:rPr>
          <w:vertAlign w:val="superscript"/>
        </w:rPr>
        <w:t>5</w:t>
      </w:r>
      <w:r>
        <w:rPr>
          <w:rFonts w:ascii="Cambria Italic" w:hAnsi="Cambria Italic"/>
          <w:vertAlign w:val="subscript"/>
        </w:rPr>
        <w:t>i</w:t>
      </w:r>
      <w:r>
        <w:rPr>
          <w:vertAlign w:val="subscript"/>
        </w:rPr>
        <w:t xml:space="preserve">=1 </w:t>
      </w:r>
      <w:r>
        <w:t>Pr[</w:t>
      </w:r>
      <w:r>
        <w:rPr>
          <w:rFonts w:ascii="Cambria Italic" w:hAnsi="Cambria Italic"/>
        </w:rPr>
        <w:t>R</w:t>
      </w:r>
      <w:r>
        <w:rPr>
          <w:rFonts w:ascii="Cambria Italic" w:hAnsi="Cambria Italic"/>
          <w:vertAlign w:val="subscript"/>
        </w:rPr>
        <w:t xml:space="preserve">c </w:t>
      </w:r>
      <w:r>
        <w:t xml:space="preserve">= </w:t>
      </w:r>
      <w:r>
        <w:rPr>
          <w:rFonts w:ascii="Cambria Italic" w:hAnsi="Cambria Italic"/>
        </w:rPr>
        <w:t>i</w:t>
      </w:r>
      <w:r>
        <w:t>|</w:t>
      </w:r>
      <w:r>
        <w:rPr>
          <w:rFonts w:ascii="Cambria Italic" w:hAnsi="Cambria Italic"/>
        </w:rPr>
        <w:t>R</w:t>
      </w:r>
      <w:r>
        <w:rPr>
          <w:rFonts w:ascii="Cambria Italic" w:hAnsi="Cambria Italic"/>
          <w:vertAlign w:val="subscript"/>
        </w:rPr>
        <w:t>p</w:t>
      </w:r>
      <w:r>
        <w:t xml:space="preserve">] = 1. Figure 5 visually ranks countries based on our progress gap index and groups them into three equal-sized categories. Each bar represents a country, colored according to its region, allowing for regional comparisons of progress. The chart also includes three key mobility measures represented by different symbols: absolute mobility </w:t>
      </w:r>
      <w:r>
        <w:rPr>
          <w:rFonts w:ascii="Cambria Italic" w:hAnsi="Cambria Italic"/>
        </w:rPr>
        <w:t xml:space="preserve">CAT </w:t>
      </w:r>
      <w:r>
        <w:t xml:space="preserve">(blue squares), relative mobility </w:t>
      </w:r>
      <w:r>
        <w:rPr>
          <w:rFonts w:ascii="Cambria Italic" w:hAnsi="Cambria Italic"/>
        </w:rPr>
        <w:t xml:space="preserve">1-BETA </w:t>
      </w:r>
      <w:r>
        <w:t xml:space="preserve">(red circles), and a progressive measure </w:t>
      </w:r>
      <w:r>
        <w:rPr>
          <w:rFonts w:ascii="Cambria Italic" w:hAnsi="Cambria Italic"/>
        </w:rPr>
        <w:t xml:space="preserve">MIX </w:t>
      </w:r>
      <w:r>
        <w:t>(green triangles). The full details are shown in the Appendix A. According to our progress gap index, South Korea and Taiwan are the most progressive economies, linked to their exceptional economic development (Morris, 1996), while the Central African Republic and Zambia rank the lowest. To provide a clearer regional distribution, we present the progress gap index on a global map. The results indicate that Africa and South Asia are less progressive, whereas most developed countries show higher progressiveness. Interestingly, Latin America demonstrates progress in education, but this does not translate into economic development. This can be explained by the mismatch between education and labor market outcomes in the region, as discussed by Bassi et al. (2012).</w:t>
      </w:r>
    </w:p>
    <w:p w14:paraId="2D1372E5" w14:textId="77777777" w:rsidR="004447DC" w:rsidRDefault="004447DC">
      <w:pPr>
        <w:sectPr w:rsidR="004447DC">
          <w:headerReference w:type="even" r:id="rId19"/>
          <w:headerReference w:type="default" r:id="rId20"/>
          <w:footerReference w:type="even" r:id="rId21"/>
          <w:footerReference w:type="default" r:id="rId22"/>
          <w:headerReference w:type="first" r:id="rId23"/>
          <w:footerReference w:type="first" r:id="rId24"/>
          <w:pgSz w:w="11900" w:h="16840"/>
          <w:pgMar w:top="2242" w:right="884" w:bottom="2178" w:left="1290" w:header="708" w:footer="708" w:gutter="0"/>
          <w:cols w:space="720"/>
          <w:titlePg/>
        </w:sectPr>
      </w:pPr>
    </w:p>
    <w:p w14:paraId="2D1372E6" w14:textId="77777777" w:rsidR="004447DC" w:rsidRDefault="00000000">
      <w:pPr>
        <w:spacing w:after="45" w:line="259" w:lineRule="auto"/>
        <w:ind w:right="587"/>
        <w:jc w:val="center"/>
      </w:pPr>
      <w:r>
        <w:rPr>
          <w:noProof/>
        </w:rPr>
        <w:lastRenderedPageBreak/>
        <w:drawing>
          <wp:anchor distT="57150" distB="57150" distL="57150" distR="57150" simplePos="0" relativeHeight="251664384" behindDoc="0" locked="0" layoutInCell="1" allowOverlap="1" wp14:anchorId="2D137926" wp14:editId="2D137927">
            <wp:simplePos x="0" y="0"/>
            <wp:positionH relativeFrom="column">
              <wp:posOffset>339752</wp:posOffset>
            </wp:positionH>
            <wp:positionV relativeFrom="line">
              <wp:posOffset>-136551</wp:posOffset>
            </wp:positionV>
            <wp:extent cx="1868424" cy="5059682"/>
            <wp:effectExtent l="0" t="0" r="0" b="0"/>
            <wp:wrapSquare wrapText="bothSides" distT="57150" distB="57150" distL="57150" distR="57150"/>
            <wp:docPr id="1073741847" name="officeArt object" descr="Picture 104517"/>
            <wp:cNvGraphicFramePr/>
            <a:graphic xmlns:a="http://schemas.openxmlformats.org/drawingml/2006/main">
              <a:graphicData uri="http://schemas.openxmlformats.org/drawingml/2006/picture">
                <pic:pic xmlns:pic="http://schemas.openxmlformats.org/drawingml/2006/picture">
                  <pic:nvPicPr>
                    <pic:cNvPr id="1073741847" name="Picture 104517" descr="Picture 104517"/>
                    <pic:cNvPicPr>
                      <a:picLocks noChangeAspect="1"/>
                    </pic:cNvPicPr>
                  </pic:nvPicPr>
                  <pic:blipFill>
                    <a:blip r:embed="rId25"/>
                    <a:stretch>
                      <a:fillRect/>
                    </a:stretch>
                  </pic:blipFill>
                  <pic:spPr>
                    <a:xfrm>
                      <a:off x="0" y="0"/>
                      <a:ext cx="1868424" cy="5059682"/>
                    </a:xfrm>
                    <a:prstGeom prst="rect">
                      <a:avLst/>
                    </a:prstGeom>
                    <a:ln w="12700" cap="flat">
                      <a:noFill/>
                      <a:miter lim="400000"/>
                    </a:ln>
                    <a:effectLst/>
                  </pic:spPr>
                </pic:pic>
              </a:graphicData>
            </a:graphic>
          </wp:anchor>
        </w:drawing>
      </w:r>
      <w:r>
        <w:rPr>
          <w:noProof/>
        </w:rPr>
        <w:drawing>
          <wp:anchor distT="57150" distB="57150" distL="57150" distR="57150" simplePos="0" relativeHeight="251665408" behindDoc="0" locked="0" layoutInCell="1" allowOverlap="1" wp14:anchorId="2D137928" wp14:editId="2D137929">
            <wp:simplePos x="0" y="0"/>
            <wp:positionH relativeFrom="column">
              <wp:posOffset>2642007</wp:posOffset>
            </wp:positionH>
            <wp:positionV relativeFrom="line">
              <wp:posOffset>-136551</wp:posOffset>
            </wp:positionV>
            <wp:extent cx="1868424" cy="5059682"/>
            <wp:effectExtent l="0" t="0" r="0" b="0"/>
            <wp:wrapSquare wrapText="bothSides" distT="57150" distB="57150" distL="57150" distR="57150"/>
            <wp:docPr id="1073741848" name="officeArt object" descr="Picture 104519"/>
            <wp:cNvGraphicFramePr/>
            <a:graphic xmlns:a="http://schemas.openxmlformats.org/drawingml/2006/main">
              <a:graphicData uri="http://schemas.openxmlformats.org/drawingml/2006/picture">
                <pic:pic xmlns:pic="http://schemas.openxmlformats.org/drawingml/2006/picture">
                  <pic:nvPicPr>
                    <pic:cNvPr id="1073741848" name="Picture 104519" descr="Picture 104519"/>
                    <pic:cNvPicPr>
                      <a:picLocks noChangeAspect="1"/>
                    </pic:cNvPicPr>
                  </pic:nvPicPr>
                  <pic:blipFill>
                    <a:blip r:embed="rId26"/>
                    <a:stretch>
                      <a:fillRect/>
                    </a:stretch>
                  </pic:blipFill>
                  <pic:spPr>
                    <a:xfrm>
                      <a:off x="0" y="0"/>
                      <a:ext cx="1868424" cy="5059682"/>
                    </a:xfrm>
                    <a:prstGeom prst="rect">
                      <a:avLst/>
                    </a:prstGeom>
                    <a:ln w="12700" cap="flat">
                      <a:noFill/>
                      <a:miter lim="400000"/>
                    </a:ln>
                    <a:effectLst/>
                  </pic:spPr>
                </pic:pic>
              </a:graphicData>
            </a:graphic>
          </wp:anchor>
        </w:drawing>
      </w:r>
      <w:r>
        <w:rPr>
          <w:noProof/>
        </w:rPr>
        <w:drawing>
          <wp:anchor distT="57150" distB="57150" distL="57150" distR="57150" simplePos="0" relativeHeight="251666432" behindDoc="0" locked="0" layoutInCell="1" allowOverlap="1" wp14:anchorId="2D13792A" wp14:editId="2D13792B">
            <wp:simplePos x="0" y="0"/>
            <wp:positionH relativeFrom="column">
              <wp:posOffset>5118000</wp:posOffset>
            </wp:positionH>
            <wp:positionV relativeFrom="line">
              <wp:posOffset>-136551</wp:posOffset>
            </wp:positionV>
            <wp:extent cx="2761489" cy="5108450"/>
            <wp:effectExtent l="0" t="0" r="0" b="0"/>
            <wp:wrapSquare wrapText="bothSides" distT="57150" distB="57150" distL="57150" distR="57150"/>
            <wp:docPr id="1073741849" name="officeArt object" descr="Picture 104521"/>
            <wp:cNvGraphicFramePr/>
            <a:graphic xmlns:a="http://schemas.openxmlformats.org/drawingml/2006/main">
              <a:graphicData uri="http://schemas.openxmlformats.org/drawingml/2006/picture">
                <pic:pic xmlns:pic="http://schemas.openxmlformats.org/drawingml/2006/picture">
                  <pic:nvPicPr>
                    <pic:cNvPr id="1073741849" name="Picture 104521" descr="Picture 104521"/>
                    <pic:cNvPicPr>
                      <a:picLocks noChangeAspect="1"/>
                    </pic:cNvPicPr>
                  </pic:nvPicPr>
                  <pic:blipFill>
                    <a:blip r:embed="rId27"/>
                    <a:stretch>
                      <a:fillRect/>
                    </a:stretch>
                  </pic:blipFill>
                  <pic:spPr>
                    <a:xfrm>
                      <a:off x="0" y="0"/>
                      <a:ext cx="2761489" cy="5108450"/>
                    </a:xfrm>
                    <a:prstGeom prst="rect">
                      <a:avLst/>
                    </a:prstGeom>
                    <a:ln w="12700" cap="flat">
                      <a:noFill/>
                      <a:miter lim="400000"/>
                    </a:ln>
                    <a:effectLst/>
                  </pic:spPr>
                </pic:pic>
              </a:graphicData>
            </a:graphic>
          </wp:anchor>
        </w:drawing>
      </w:r>
      <w:r>
        <w:rPr>
          <w:rFonts w:ascii="Arial" w:hAnsi="Arial"/>
          <w:color w:val="4D4D4D"/>
          <w:sz w:val="9"/>
          <w:szCs w:val="9"/>
          <w:u w:color="4D4D4D"/>
        </w:rPr>
        <w:t>PeruChinaCentral African</w:t>
      </w:r>
    </w:p>
    <w:p w14:paraId="2D1372E7" w14:textId="77777777" w:rsidR="004447DC" w:rsidRDefault="00000000">
      <w:pPr>
        <w:spacing w:after="45" w:line="259" w:lineRule="auto"/>
        <w:ind w:left="254" w:right="587"/>
        <w:jc w:val="left"/>
      </w:pPr>
      <w:r>
        <w:rPr>
          <w:rFonts w:ascii="Arial" w:hAnsi="Arial"/>
          <w:color w:val="4D4D4D"/>
          <w:sz w:val="9"/>
          <w:szCs w:val="9"/>
          <w:u w:color="4D4D4D"/>
        </w:rPr>
        <w:lastRenderedPageBreak/>
        <w:t>BelgiumPanamaZambia</w:t>
      </w:r>
    </w:p>
    <w:p w14:paraId="2D1372E8" w14:textId="77777777" w:rsidR="004447DC" w:rsidRDefault="00000000">
      <w:pPr>
        <w:spacing w:after="45" w:line="259" w:lineRule="auto"/>
        <w:ind w:left="130" w:right="587"/>
        <w:jc w:val="left"/>
      </w:pPr>
      <w:r>
        <w:rPr>
          <w:rFonts w:ascii="Arial" w:hAnsi="Arial"/>
          <w:color w:val="4D4D4D"/>
          <w:sz w:val="9"/>
          <w:szCs w:val="9"/>
          <w:u w:color="4D4D4D"/>
        </w:rPr>
        <w:t>VenezuelaSerbiaLiberia</w:t>
      </w:r>
    </w:p>
    <w:p w14:paraId="2D1372E9" w14:textId="77777777" w:rsidR="004447DC" w:rsidRDefault="00000000">
      <w:pPr>
        <w:spacing w:after="45" w:line="259" w:lineRule="auto"/>
        <w:ind w:left="15" w:right="587"/>
        <w:jc w:val="left"/>
      </w:pPr>
      <w:r>
        <w:rPr>
          <w:rFonts w:ascii="Arial" w:hAnsi="Arial"/>
          <w:color w:val="4D4D4D"/>
          <w:sz w:val="9"/>
          <w:szCs w:val="9"/>
          <w:u w:color="4D4D4D"/>
        </w:rPr>
        <w:t>United StatesRomaniaVanuatu</w:t>
      </w:r>
    </w:p>
    <w:p w14:paraId="2D1372EA" w14:textId="77777777" w:rsidR="004447DC" w:rsidRDefault="00000000">
      <w:pPr>
        <w:spacing w:after="45" w:line="259" w:lineRule="auto"/>
        <w:ind w:left="254" w:right="587"/>
        <w:jc w:val="left"/>
      </w:pPr>
      <w:r>
        <w:rPr>
          <w:rFonts w:ascii="Arial" w:hAnsi="Arial"/>
          <w:color w:val="4D4D4D"/>
          <w:sz w:val="9"/>
          <w:szCs w:val="9"/>
          <w:u w:color="4D4D4D"/>
        </w:rPr>
        <w:t>FinlandKiribatiCongo-Brazzaville</w:t>
      </w:r>
    </w:p>
    <w:p w14:paraId="2D1372EB" w14:textId="77777777" w:rsidR="004447DC" w:rsidRDefault="00000000">
      <w:pPr>
        <w:spacing w:after="45" w:line="259" w:lineRule="auto"/>
        <w:ind w:left="254" w:right="587"/>
        <w:jc w:val="left"/>
      </w:pPr>
      <w:r>
        <w:rPr>
          <w:rFonts w:ascii="Arial" w:hAnsi="Arial"/>
          <w:color w:val="4D4D4D"/>
          <w:sz w:val="9"/>
          <w:szCs w:val="9"/>
          <w:u w:color="4D4D4D"/>
        </w:rPr>
        <w:t>BoliviaBurkina FasoGabon</w:t>
      </w:r>
    </w:p>
    <w:p w14:paraId="2D1372EC" w14:textId="77777777" w:rsidR="004447DC" w:rsidRDefault="00000000">
      <w:pPr>
        <w:spacing w:after="45" w:line="259" w:lineRule="auto"/>
        <w:ind w:left="254" w:right="587"/>
        <w:jc w:val="left"/>
      </w:pPr>
      <w:r>
        <w:rPr>
          <w:rFonts w:ascii="Arial" w:hAnsi="Arial"/>
          <w:color w:val="4D4D4D"/>
          <w:sz w:val="9"/>
          <w:szCs w:val="9"/>
          <w:u w:color="4D4D4D"/>
        </w:rPr>
        <w:t>SloveniaTuvaluEswatini</w:t>
      </w:r>
    </w:p>
    <w:p w14:paraId="2D1372ED" w14:textId="77777777" w:rsidR="004447DC" w:rsidRDefault="00000000">
      <w:pPr>
        <w:spacing w:after="45" w:line="259" w:lineRule="auto"/>
        <w:ind w:left="183" w:right="587"/>
        <w:jc w:val="left"/>
      </w:pPr>
      <w:r>
        <w:rPr>
          <w:rFonts w:ascii="Arial" w:hAnsi="Arial"/>
          <w:color w:val="4D4D4D"/>
          <w:sz w:val="9"/>
          <w:szCs w:val="9"/>
          <w:u w:color="4D4D4D"/>
        </w:rPr>
        <w:t>DenmarkMadagascarTanzania</w:t>
      </w:r>
    </w:p>
    <w:p w14:paraId="2D1372EE" w14:textId="77777777" w:rsidR="004447DC" w:rsidRDefault="00000000">
      <w:pPr>
        <w:spacing w:after="45" w:line="259" w:lineRule="auto"/>
        <w:ind w:left="254" w:right="587"/>
        <w:jc w:val="left"/>
      </w:pPr>
      <w:r>
        <w:rPr>
          <w:rFonts w:ascii="Arial" w:hAnsi="Arial"/>
          <w:color w:val="4D4D4D"/>
          <w:sz w:val="9"/>
          <w:szCs w:val="9"/>
          <w:u w:color="4D4D4D"/>
        </w:rPr>
        <w:t>DjiboutiEl SalvadorSouth Sudan</w:t>
      </w:r>
    </w:p>
    <w:p w14:paraId="2D1372EF" w14:textId="77777777" w:rsidR="004447DC" w:rsidRDefault="00000000">
      <w:pPr>
        <w:spacing w:after="45" w:line="259" w:lineRule="auto"/>
        <w:ind w:left="24" w:right="587"/>
        <w:jc w:val="left"/>
      </w:pPr>
      <w:r>
        <w:rPr>
          <w:rFonts w:ascii="Arial" w:hAnsi="Arial"/>
          <w:color w:val="4D4D4D"/>
          <w:sz w:val="9"/>
          <w:szCs w:val="9"/>
          <w:u w:color="4D4D4D"/>
        </w:rPr>
        <w:t>New ZealandEstoniaPapua New Guinea</w:t>
      </w:r>
    </w:p>
    <w:p w14:paraId="2D1372F0" w14:textId="77777777" w:rsidR="004447DC" w:rsidRDefault="00000000">
      <w:pPr>
        <w:spacing w:after="45" w:line="259" w:lineRule="auto"/>
        <w:ind w:left="254" w:right="587"/>
        <w:jc w:val="left"/>
      </w:pPr>
      <w:r>
        <w:rPr>
          <w:rFonts w:ascii="Arial" w:hAnsi="Arial"/>
          <w:color w:val="4D4D4D"/>
          <w:sz w:val="9"/>
          <w:szCs w:val="9"/>
          <w:u w:color="4D4D4D"/>
        </w:rPr>
        <w:t>TunisiaPakistanPhilippines</w:t>
      </w:r>
    </w:p>
    <w:p w14:paraId="2D1372F1" w14:textId="77777777" w:rsidR="004447DC" w:rsidRDefault="00000000">
      <w:pPr>
        <w:spacing w:after="45" w:line="259" w:lineRule="auto"/>
        <w:ind w:left="254" w:right="587"/>
        <w:jc w:val="left"/>
      </w:pPr>
      <w:r>
        <w:rPr>
          <w:rFonts w:ascii="Arial" w:hAnsi="Arial"/>
          <w:color w:val="4D4D4D"/>
          <w:sz w:val="9"/>
          <w:szCs w:val="9"/>
          <w:u w:color="4D4D4D"/>
        </w:rPr>
        <w:t>UkraineTajikistanTonga</w:t>
      </w:r>
    </w:p>
    <w:p w14:paraId="2D1372F2" w14:textId="77777777" w:rsidR="004447DC" w:rsidRDefault="00000000">
      <w:pPr>
        <w:spacing w:after="45" w:line="259" w:lineRule="auto"/>
        <w:ind w:left="182" w:right="587"/>
        <w:jc w:val="left"/>
      </w:pPr>
      <w:r>
        <w:rPr>
          <w:rFonts w:ascii="Arial" w:hAnsi="Arial"/>
          <w:color w:val="4D4D4D"/>
          <w:sz w:val="9"/>
          <w:szCs w:val="9"/>
          <w:u w:color="4D4D4D"/>
        </w:rPr>
        <w:t>LithuaniaNepalUganda</w:t>
      </w:r>
    </w:p>
    <w:p w14:paraId="2D1372F3" w14:textId="77777777" w:rsidR="004447DC" w:rsidRDefault="00000000">
      <w:pPr>
        <w:spacing w:after="45" w:line="259" w:lineRule="auto"/>
        <w:ind w:left="254" w:right="587"/>
        <w:jc w:val="left"/>
      </w:pPr>
      <w:r>
        <w:rPr>
          <w:rFonts w:ascii="Arial" w:hAnsi="Arial"/>
          <w:color w:val="4D4D4D"/>
          <w:sz w:val="9"/>
          <w:szCs w:val="9"/>
          <w:u w:color="4D4D4D"/>
        </w:rPr>
        <w:t>NorwayBeninMali</w:t>
      </w:r>
    </w:p>
    <w:p w14:paraId="2D1372F4" w14:textId="77777777" w:rsidR="004447DC" w:rsidRDefault="00000000">
      <w:pPr>
        <w:spacing w:after="45" w:line="259" w:lineRule="auto"/>
        <w:ind w:left="254" w:right="587"/>
        <w:jc w:val="left"/>
      </w:pPr>
      <w:r>
        <w:rPr>
          <w:rFonts w:ascii="Arial" w:hAnsi="Arial"/>
          <w:color w:val="4D4D4D"/>
          <w:sz w:val="9"/>
          <w:szCs w:val="9"/>
          <w:u w:color="4D4D4D"/>
        </w:rPr>
        <w:t>PolandMozambiqueSenegal</w:t>
      </w:r>
    </w:p>
    <w:p w14:paraId="2D1372F5" w14:textId="77777777" w:rsidR="004447DC" w:rsidRDefault="00000000">
      <w:pPr>
        <w:spacing w:after="45" w:line="259" w:lineRule="auto"/>
        <w:ind w:left="67" w:right="587"/>
        <w:jc w:val="left"/>
      </w:pPr>
      <w:r>
        <w:rPr>
          <w:rFonts w:ascii="Arial" w:hAnsi="Arial"/>
          <w:color w:val="4D4D4D"/>
          <w:sz w:val="9"/>
          <w:szCs w:val="9"/>
          <w:u w:color="4D4D4D"/>
        </w:rPr>
        <w:t>NetherlandsSierra LeoneCosta Rica</w:t>
      </w:r>
    </w:p>
    <w:p w14:paraId="2D1372F6" w14:textId="77777777" w:rsidR="004447DC" w:rsidRDefault="00000000">
      <w:pPr>
        <w:spacing w:after="45" w:line="259" w:lineRule="auto"/>
        <w:ind w:left="254" w:right="587"/>
        <w:jc w:val="left"/>
      </w:pPr>
      <w:r>
        <w:rPr>
          <w:rFonts w:ascii="Arial" w:hAnsi="Arial"/>
          <w:color w:val="4D4D4D"/>
          <w:sz w:val="9"/>
          <w:szCs w:val="9"/>
          <w:u w:color="4D4D4D"/>
        </w:rPr>
        <w:t>MexicoFijiCameroon</w:t>
      </w:r>
    </w:p>
    <w:p w14:paraId="2D1372F7" w14:textId="77777777" w:rsidR="004447DC" w:rsidRDefault="00000000">
      <w:pPr>
        <w:spacing w:after="45" w:line="259" w:lineRule="auto"/>
        <w:ind w:left="254" w:right="587"/>
        <w:jc w:val="left"/>
      </w:pPr>
      <w:r>
        <w:rPr>
          <w:rFonts w:ascii="Arial" w:hAnsi="Arial"/>
          <w:color w:val="4D4D4D"/>
          <w:sz w:val="9"/>
          <w:szCs w:val="9"/>
          <w:u w:color="4D4D4D"/>
        </w:rPr>
        <w:t>MoroccoCzech RepublicIraq</w:t>
      </w:r>
    </w:p>
    <w:p w14:paraId="2D1372F8" w14:textId="77777777" w:rsidR="004447DC" w:rsidRDefault="00000000">
      <w:pPr>
        <w:spacing w:after="45" w:line="259" w:lineRule="auto"/>
        <w:ind w:left="254" w:right="587"/>
        <w:jc w:val="left"/>
      </w:pPr>
      <w:r>
        <w:rPr>
          <w:rFonts w:ascii="Arial" w:hAnsi="Arial"/>
          <w:color w:val="4D4D4D"/>
          <w:sz w:val="9"/>
          <w:szCs w:val="9"/>
          <w:u w:color="4D4D4D"/>
        </w:rPr>
        <w:t>VietnamMontenegroArmenia</w:t>
      </w:r>
    </w:p>
    <w:p w14:paraId="2D1372F9" w14:textId="77777777" w:rsidR="004447DC" w:rsidRDefault="00000000">
      <w:pPr>
        <w:spacing w:after="45" w:line="259" w:lineRule="auto"/>
        <w:ind w:left="374" w:right="587"/>
        <w:jc w:val="left"/>
      </w:pPr>
      <w:r>
        <w:rPr>
          <w:rFonts w:ascii="Arial" w:hAnsi="Arial"/>
          <w:color w:val="4D4D4D"/>
          <w:sz w:val="9"/>
          <w:szCs w:val="9"/>
          <w:u w:color="4D4D4D"/>
        </w:rPr>
        <w:t>ItalyRwandaChad</w:t>
      </w:r>
    </w:p>
    <w:p w14:paraId="2D1372FA" w14:textId="77777777" w:rsidR="004447DC" w:rsidRDefault="00000000">
      <w:pPr>
        <w:spacing w:after="45" w:line="259" w:lineRule="auto"/>
        <w:ind w:left="163" w:right="587"/>
        <w:jc w:val="left"/>
      </w:pPr>
      <w:r>
        <w:rPr>
          <w:rFonts w:ascii="Arial" w:hAnsi="Arial"/>
          <w:color w:val="4D4D4D"/>
          <w:sz w:val="9"/>
          <w:szCs w:val="9"/>
          <w:u w:color="4D4D4D"/>
        </w:rPr>
        <w:t>ParaguayIndiaIvory Coast</w:t>
      </w:r>
    </w:p>
    <w:p w14:paraId="2D1372FB" w14:textId="77777777" w:rsidR="004447DC" w:rsidRDefault="00000000">
      <w:pPr>
        <w:spacing w:after="45" w:line="259" w:lineRule="auto"/>
        <w:ind w:left="254" w:right="587"/>
        <w:jc w:val="left"/>
      </w:pPr>
      <w:r>
        <w:rPr>
          <w:rFonts w:ascii="Arial" w:hAnsi="Arial"/>
          <w:color w:val="4D4D4D"/>
          <w:sz w:val="9"/>
          <w:szCs w:val="9"/>
          <w:u w:color="4D4D4D"/>
        </w:rPr>
        <w:t>SwedenBosniaNamibia</w:t>
      </w:r>
    </w:p>
    <w:p w14:paraId="2D1372FC" w14:textId="77777777" w:rsidR="004447DC" w:rsidRDefault="00000000">
      <w:pPr>
        <w:spacing w:after="45" w:line="259" w:lineRule="auto"/>
        <w:ind w:left="254" w:right="587"/>
        <w:jc w:val="left"/>
      </w:pPr>
      <w:r>
        <w:rPr>
          <w:rFonts w:ascii="Arial" w:hAnsi="Arial"/>
          <w:color w:val="4D4D4D"/>
          <w:sz w:val="9"/>
          <w:szCs w:val="9"/>
          <w:u w:color="4D4D4D"/>
        </w:rPr>
        <w:t>BelarusBhutanCongo-Kinshasa</w:t>
      </w:r>
    </w:p>
    <w:p w14:paraId="2D1372FD" w14:textId="77777777" w:rsidR="004447DC" w:rsidRDefault="00000000">
      <w:pPr>
        <w:spacing w:after="45" w:line="259" w:lineRule="auto"/>
        <w:ind w:left="254" w:right="587"/>
        <w:jc w:val="left"/>
      </w:pPr>
      <w:r>
        <w:rPr>
          <w:rFonts w:ascii="Arial" w:hAnsi="Arial"/>
          <w:color w:val="4D4D4D"/>
          <w:sz w:val="9"/>
          <w:szCs w:val="9"/>
          <w:u w:color="4D4D4D"/>
        </w:rPr>
        <w:t>JordanIcelandNicaragua</w:t>
      </w:r>
    </w:p>
    <w:p w14:paraId="2D1372FE" w14:textId="77777777" w:rsidR="004447DC" w:rsidRDefault="00000000">
      <w:pPr>
        <w:spacing w:after="45" w:line="259" w:lineRule="auto"/>
        <w:ind w:left="168" w:right="587"/>
        <w:jc w:val="left"/>
      </w:pPr>
      <w:r>
        <w:rPr>
          <w:rFonts w:ascii="Arial" w:hAnsi="Arial"/>
          <w:color w:val="4D4D4D"/>
          <w:sz w:val="9"/>
          <w:szCs w:val="9"/>
          <w:u w:color="4D4D4D"/>
        </w:rPr>
        <w:t>ColombiaComorosSao Tome and Principe</w:t>
      </w:r>
    </w:p>
    <w:p w14:paraId="2D1372FF" w14:textId="77777777" w:rsidR="004447DC" w:rsidRDefault="00000000">
      <w:pPr>
        <w:spacing w:after="45" w:line="259" w:lineRule="auto"/>
        <w:ind w:left="254" w:right="587"/>
        <w:jc w:val="left"/>
      </w:pPr>
      <w:r>
        <w:rPr>
          <w:rFonts w:ascii="Arial" w:hAnsi="Arial"/>
          <w:color w:val="4D4D4D"/>
          <w:sz w:val="9"/>
          <w:szCs w:val="9"/>
          <w:u w:color="4D4D4D"/>
        </w:rPr>
        <w:t>JapanBangladeshUzbekistan</w:t>
      </w:r>
    </w:p>
    <w:p w14:paraId="2D137300" w14:textId="77777777" w:rsidR="004447DC" w:rsidRDefault="00000000">
      <w:pPr>
        <w:spacing w:after="45" w:line="259" w:lineRule="auto"/>
        <w:ind w:left="254" w:right="587"/>
        <w:jc w:val="left"/>
      </w:pPr>
      <w:r>
        <w:rPr>
          <w:rFonts w:ascii="Arial" w:hAnsi="Arial"/>
          <w:color w:val="4D4D4D"/>
          <w:sz w:val="9"/>
          <w:szCs w:val="9"/>
          <w:u w:color="4D4D4D"/>
        </w:rPr>
        <w:t>YemenAlbaniaMalawi</w:t>
      </w:r>
    </w:p>
    <w:p w14:paraId="2D137301" w14:textId="77777777" w:rsidR="004447DC" w:rsidRDefault="00000000">
      <w:pPr>
        <w:spacing w:after="45" w:line="259" w:lineRule="auto"/>
        <w:ind w:right="587"/>
        <w:jc w:val="center"/>
      </w:pPr>
      <w:r>
        <w:rPr>
          <w:rFonts w:ascii="Calibri" w:eastAsia="Calibri" w:hAnsi="Calibri" w:cs="Calibri"/>
          <w:noProof/>
        </w:rPr>
        <mc:AlternateContent>
          <mc:Choice Requires="wps">
            <w:drawing>
              <wp:anchor distT="57150" distB="57150" distL="57150" distR="57150" simplePos="0" relativeHeight="251667456" behindDoc="0" locked="0" layoutInCell="1" allowOverlap="1" wp14:anchorId="2D13792C" wp14:editId="2D13792D">
                <wp:simplePos x="0" y="0"/>
                <wp:positionH relativeFrom="page">
                  <wp:posOffset>1105515</wp:posOffset>
                </wp:positionH>
                <wp:positionV relativeFrom="page">
                  <wp:posOffset>3721042</wp:posOffset>
                </wp:positionV>
                <wp:extent cx="184265" cy="163626"/>
                <wp:effectExtent l="0" t="0" r="0" b="0"/>
                <wp:wrapSquare wrapText="bothSides" distT="57150" distB="57150" distL="57150" distR="57150"/>
                <wp:docPr id="1073741850" name="officeArt object" descr="Rectangle 4055"/>
                <wp:cNvGraphicFramePr/>
                <a:graphic xmlns:a="http://schemas.openxmlformats.org/drawingml/2006/main">
                  <a:graphicData uri="http://schemas.microsoft.com/office/word/2010/wordprocessingShape">
                    <wps:wsp>
                      <wps:cNvSpPr txBox="1"/>
                      <wps:spPr>
                        <a:xfrm rot="5400000">
                          <a:off x="0" y="0"/>
                          <a:ext cx="184265" cy="163626"/>
                        </a:xfrm>
                        <a:prstGeom prst="rect">
                          <a:avLst/>
                        </a:prstGeom>
                        <a:noFill/>
                        <a:ln w="12700" cap="flat">
                          <a:noFill/>
                          <a:miter lim="400000"/>
                        </a:ln>
                        <a:effectLst/>
                      </wps:spPr>
                      <wps:txbx>
                        <w:txbxContent>
                          <w:p w14:paraId="2D137983" w14:textId="77777777" w:rsidR="004447DC" w:rsidRDefault="00000000">
                            <w:pPr>
                              <w:spacing w:after="160" w:line="259" w:lineRule="auto"/>
                              <w:ind w:left="0" w:right="0" w:firstLine="0"/>
                              <w:jc w:val="left"/>
                            </w:pPr>
                            <w:r>
                              <w:t>15</w:t>
                            </w:r>
                          </w:p>
                        </w:txbxContent>
                      </wps:txbx>
                      <wps:bodyPr wrap="square" lIns="0" tIns="0" rIns="0" bIns="0" numCol="1" anchor="t">
                        <a:noAutofit/>
                      </wps:bodyPr>
                    </wps:wsp>
                  </a:graphicData>
                </a:graphic>
              </wp:anchor>
            </w:drawing>
          </mc:Choice>
          <mc:Fallback>
            <w:pict>
              <v:shapetype w14:anchorId="2D13792C" id="_x0000_t202" coordsize="21600,21600" o:spt="202" path="m,l,21600r21600,l21600,xe">
                <v:stroke joinstyle="miter"/>
                <v:path gradientshapeok="t" o:connecttype="rect"/>
              </v:shapetype>
              <v:shape id="officeArt object" o:spid="_x0000_s1026" type="#_x0000_t202" alt="Rectangle 4055" style="position:absolute;left:0;text-align:left;margin-left:87.05pt;margin-top:293pt;width:14.5pt;height:12.9pt;rotation:90;z-index:251667456;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" filled="f" stroked="f" strokeweight="1pt">
                <v:stroke miterlimit="4"/>
                <v:textbox inset="0,0,0,0">
                  <w:txbxContent>
                    <w:p w14:paraId="2D137983" w14:textId="77777777" w:rsidR="004447DC" w:rsidRDefault="00000000">
                      <w:pPr>
                        <w:spacing w:after="160" w:line="259" w:lineRule="auto"/>
                        <w:ind w:left="0" w:right="0" w:firstLine="0"/>
                        <w:jc w:val="left"/>
                      </w:pPr>
                      <w:r>
                        <w:t>15</w:t>
                      </w:r>
                    </w:p>
                  </w:txbxContent>
                </v:textbox>
                <w10:wrap type="square" anchorx="page" anchory="page"/>
              </v:shape>
            </w:pict>
          </mc:Fallback>
        </mc:AlternateContent>
      </w:r>
      <w:r>
        <w:rPr>
          <w:rFonts w:ascii="Arial" w:hAnsi="Arial"/>
          <w:color w:val="4D4D4D"/>
          <w:sz w:val="9"/>
          <w:szCs w:val="9"/>
          <w:u w:color="4D4D4D"/>
        </w:rPr>
        <w:t>HaitiMoldovaTogo</w:t>
      </w:r>
    </w:p>
    <w:p w14:paraId="2D137302" w14:textId="77777777" w:rsidR="004447DC" w:rsidRDefault="00000000">
      <w:pPr>
        <w:spacing w:after="45" w:line="259" w:lineRule="auto"/>
        <w:ind w:left="322" w:right="587"/>
        <w:jc w:val="left"/>
      </w:pPr>
      <w:r>
        <w:rPr>
          <w:rFonts w:ascii="Arial" w:hAnsi="Arial"/>
          <w:color w:val="4D4D4D"/>
          <w:sz w:val="9"/>
          <w:szCs w:val="9"/>
          <w:u w:color="4D4D4D"/>
        </w:rPr>
        <w:t>IsraelSlovakiaLaos</w:t>
      </w:r>
    </w:p>
    <w:p w14:paraId="2D137303" w14:textId="77777777" w:rsidR="004447DC" w:rsidRDefault="00000000">
      <w:pPr>
        <w:spacing w:after="45" w:line="259" w:lineRule="auto"/>
        <w:ind w:right="587"/>
        <w:jc w:val="center"/>
      </w:pPr>
      <w:r>
        <w:rPr>
          <w:rFonts w:ascii="Arial" w:hAnsi="Arial"/>
          <w:color w:val="4D4D4D"/>
          <w:sz w:val="9"/>
          <w:szCs w:val="9"/>
          <w:u w:color="4D4D4D"/>
        </w:rPr>
        <w:t>ChileMyanmarUruguay</w:t>
      </w:r>
    </w:p>
    <w:p w14:paraId="2D137304" w14:textId="77777777" w:rsidR="004447DC" w:rsidRDefault="00000000">
      <w:pPr>
        <w:spacing w:after="45" w:line="259" w:lineRule="auto"/>
        <w:ind w:left="254" w:right="587"/>
        <w:jc w:val="left"/>
      </w:pPr>
      <w:r>
        <w:rPr>
          <w:rFonts w:ascii="Arial" w:hAnsi="Arial"/>
          <w:color w:val="4D4D4D"/>
          <w:sz w:val="9"/>
          <w:szCs w:val="9"/>
          <w:u w:color="4D4D4D"/>
        </w:rPr>
        <w:t>TurkeyMacedoniaAzerbaijan</w:t>
      </w:r>
    </w:p>
    <w:p w14:paraId="2D137305" w14:textId="77777777" w:rsidR="004447DC" w:rsidRDefault="00000000">
      <w:pPr>
        <w:spacing w:after="45" w:line="259" w:lineRule="auto"/>
        <w:ind w:left="254" w:right="587"/>
        <w:jc w:val="left"/>
      </w:pPr>
      <w:r>
        <w:rPr>
          <w:rFonts w:ascii="Arial" w:hAnsi="Arial"/>
          <w:color w:val="4D4D4D"/>
          <w:sz w:val="9"/>
          <w:szCs w:val="9"/>
          <w:u w:color="4D4D4D"/>
        </w:rPr>
        <w:t>IrelandCroatiaGuinea-Bissau</w:t>
      </w:r>
    </w:p>
    <w:p w14:paraId="2D137306" w14:textId="77777777" w:rsidR="004447DC" w:rsidRDefault="00000000">
      <w:pPr>
        <w:spacing w:after="45" w:line="259" w:lineRule="auto"/>
        <w:ind w:left="254" w:right="587"/>
        <w:jc w:val="left"/>
      </w:pPr>
      <w:r>
        <w:rPr>
          <w:rFonts w:ascii="Arial" w:hAnsi="Arial"/>
          <w:color w:val="4D4D4D"/>
          <w:sz w:val="9"/>
          <w:szCs w:val="9"/>
          <w:u w:color="4D4D4D"/>
        </w:rPr>
        <w:t>SpainAustriaKosovo</w:t>
      </w:r>
    </w:p>
    <w:p w14:paraId="2D137307" w14:textId="77777777" w:rsidR="004447DC" w:rsidRDefault="00000000">
      <w:pPr>
        <w:spacing w:after="45" w:line="259" w:lineRule="auto"/>
        <w:ind w:left="254" w:right="587"/>
        <w:jc w:val="left"/>
      </w:pPr>
      <w:r>
        <w:rPr>
          <w:rFonts w:ascii="Arial" w:hAnsi="Arial"/>
          <w:color w:val="4D4D4D"/>
          <w:sz w:val="9"/>
          <w:szCs w:val="9"/>
          <w:u w:color="4D4D4D"/>
        </w:rPr>
        <w:t>FranceSudanGhana</w:t>
      </w:r>
    </w:p>
    <w:p w14:paraId="2D137308" w14:textId="77777777" w:rsidR="004447DC" w:rsidRDefault="00000000">
      <w:pPr>
        <w:spacing w:after="45" w:line="259" w:lineRule="auto"/>
        <w:ind w:left="254" w:right="587"/>
        <w:jc w:val="left"/>
      </w:pPr>
      <w:r>
        <w:rPr>
          <w:rFonts w:ascii="Arial" w:hAnsi="Arial"/>
          <w:color w:val="4D4D4D"/>
          <w:sz w:val="9"/>
          <w:szCs w:val="9"/>
          <w:u w:color="4D4D4D"/>
        </w:rPr>
        <w:t>LebanonGermanyAfghanistan</w:t>
      </w:r>
    </w:p>
    <w:p w14:paraId="2D137309" w14:textId="77777777" w:rsidR="004447DC" w:rsidRDefault="00000000">
      <w:pPr>
        <w:spacing w:after="45" w:line="259" w:lineRule="auto"/>
        <w:ind w:left="254" w:right="587"/>
        <w:jc w:val="left"/>
      </w:pPr>
      <w:r>
        <w:rPr>
          <w:rFonts w:ascii="Arial" w:hAnsi="Arial"/>
          <w:color w:val="4D4D4D"/>
          <w:sz w:val="9"/>
          <w:szCs w:val="9"/>
          <w:u w:color="4D4D4D"/>
        </w:rPr>
        <w:t>CyprusEcuadorDominicana</w:t>
      </w:r>
    </w:p>
    <w:p w14:paraId="2D13730A" w14:textId="77777777" w:rsidR="004447DC" w:rsidRDefault="00000000">
      <w:pPr>
        <w:spacing w:after="45" w:line="259" w:lineRule="auto"/>
        <w:ind w:left="254" w:right="587"/>
        <w:jc w:val="left"/>
      </w:pPr>
      <w:r>
        <w:rPr>
          <w:rFonts w:ascii="Arial" w:hAnsi="Arial"/>
          <w:color w:val="4D4D4D"/>
          <w:sz w:val="9"/>
          <w:szCs w:val="9"/>
          <w:u w:color="4D4D4D"/>
        </w:rPr>
        <w:t>GreeceUnited KingdomLesotho</w:t>
      </w:r>
    </w:p>
    <w:p w14:paraId="2D13730B" w14:textId="77777777" w:rsidR="004447DC" w:rsidRDefault="00000000">
      <w:pPr>
        <w:spacing w:after="45" w:line="259" w:lineRule="auto"/>
        <w:ind w:left="183" w:right="587"/>
        <w:jc w:val="left"/>
      </w:pPr>
      <w:r>
        <w:rPr>
          <w:rFonts w:ascii="Arial" w:hAnsi="Arial"/>
          <w:color w:val="4D4D4D"/>
          <w:sz w:val="9"/>
          <w:szCs w:val="9"/>
          <w:u w:color="4D4D4D"/>
        </w:rPr>
        <w:t>MauritiusLatviaBurundi</w:t>
      </w:r>
    </w:p>
    <w:p w14:paraId="2D13730C" w14:textId="77777777" w:rsidR="004447DC" w:rsidRDefault="00000000">
      <w:pPr>
        <w:spacing w:after="45" w:line="259" w:lineRule="auto"/>
        <w:ind w:left="254" w:right="587"/>
        <w:jc w:val="left"/>
      </w:pPr>
      <w:r>
        <w:rPr>
          <w:rFonts w:ascii="Arial" w:hAnsi="Arial"/>
          <w:color w:val="4D4D4D"/>
          <w:sz w:val="9"/>
          <w:szCs w:val="9"/>
          <w:u w:color="4D4D4D"/>
        </w:rPr>
        <w:t>CanadaSwitzerlandHonduras</w:t>
      </w:r>
    </w:p>
    <w:p w14:paraId="2D13730D" w14:textId="77777777" w:rsidR="004447DC" w:rsidRDefault="00000000">
      <w:pPr>
        <w:spacing w:after="45" w:line="259" w:lineRule="auto"/>
        <w:ind w:left="254" w:right="587"/>
        <w:jc w:val="left"/>
      </w:pPr>
      <w:r>
        <w:rPr>
          <w:rFonts w:ascii="Arial" w:hAnsi="Arial"/>
          <w:color w:val="4D4D4D"/>
          <w:sz w:val="9"/>
          <w:szCs w:val="9"/>
          <w:u w:color="4D4D4D"/>
        </w:rPr>
        <w:t>PortugalArgentinaNigeria</w:t>
      </w:r>
    </w:p>
    <w:p w14:paraId="2D13730E" w14:textId="77777777" w:rsidR="004447DC" w:rsidRDefault="00000000">
      <w:pPr>
        <w:spacing w:after="45" w:line="259" w:lineRule="auto"/>
        <w:ind w:left="154" w:right="587"/>
        <w:jc w:val="left"/>
      </w:pPr>
      <w:r>
        <w:rPr>
          <w:rFonts w:ascii="Arial" w:hAnsi="Arial"/>
          <w:color w:val="4D4D4D"/>
          <w:sz w:val="9"/>
          <w:szCs w:val="9"/>
          <w:u w:color="4D4D4D"/>
        </w:rPr>
        <w:t>BotswanaGeorgiaSolomons</w:t>
      </w:r>
    </w:p>
    <w:p w14:paraId="2D13730F" w14:textId="77777777" w:rsidR="004447DC" w:rsidRDefault="00000000">
      <w:pPr>
        <w:spacing w:after="45" w:line="259" w:lineRule="auto"/>
        <w:ind w:left="254" w:right="587"/>
        <w:jc w:val="left"/>
      </w:pPr>
      <w:r>
        <w:rPr>
          <w:rFonts w:ascii="Arial" w:hAnsi="Arial"/>
          <w:color w:val="4D4D4D"/>
          <w:sz w:val="9"/>
          <w:szCs w:val="9"/>
          <w:u w:color="4D4D4D"/>
        </w:rPr>
        <w:t>EgyptGuatemalaAngola</w:t>
      </w:r>
    </w:p>
    <w:p w14:paraId="2D137310" w14:textId="77777777" w:rsidR="004447DC" w:rsidRDefault="00000000">
      <w:pPr>
        <w:spacing w:after="45" w:line="259" w:lineRule="auto"/>
        <w:ind w:left="317" w:right="587"/>
        <w:jc w:val="left"/>
      </w:pPr>
      <w:r>
        <w:rPr>
          <w:rFonts w:ascii="Arial" w:hAnsi="Arial"/>
          <w:color w:val="4D4D4D"/>
          <w:sz w:val="9"/>
          <w:szCs w:val="9"/>
          <w:u w:color="4D4D4D"/>
        </w:rPr>
        <w:t>BrazilGambiaNiger</w:t>
      </w:r>
    </w:p>
    <w:p w14:paraId="2D137311" w14:textId="77777777" w:rsidR="004447DC" w:rsidRDefault="00000000">
      <w:pPr>
        <w:spacing w:after="45" w:line="259" w:lineRule="auto"/>
        <w:ind w:left="384" w:right="587"/>
        <w:jc w:val="left"/>
      </w:pPr>
      <w:r>
        <w:rPr>
          <w:rFonts w:ascii="Arial" w:hAnsi="Arial"/>
          <w:color w:val="4D4D4D"/>
          <w:sz w:val="9"/>
          <w:szCs w:val="9"/>
          <w:u w:color="4D4D4D"/>
        </w:rPr>
        <w:t>IranMongoliaBulgaria</w:t>
      </w:r>
    </w:p>
    <w:p w14:paraId="2D137312" w14:textId="77777777" w:rsidR="004447DC" w:rsidRDefault="00000000">
      <w:pPr>
        <w:spacing w:after="45" w:line="259" w:lineRule="auto"/>
        <w:ind w:left="76" w:right="587"/>
        <w:jc w:val="left"/>
      </w:pPr>
      <w:r>
        <w:rPr>
          <w:rFonts w:ascii="Arial" w:hAnsi="Arial"/>
          <w:color w:val="4D4D4D"/>
          <w:sz w:val="9"/>
          <w:szCs w:val="9"/>
          <w:u w:color="4D4D4D"/>
        </w:rPr>
        <w:t>Timor-LesteAustraliaKenya</w:t>
      </w:r>
    </w:p>
    <w:p w14:paraId="2D137313" w14:textId="77777777" w:rsidR="004447DC" w:rsidRDefault="00000000">
      <w:pPr>
        <w:spacing w:after="45" w:line="259" w:lineRule="auto"/>
        <w:ind w:left="77" w:right="587"/>
        <w:jc w:val="left"/>
      </w:pPr>
      <w:r>
        <w:rPr>
          <w:rFonts w:ascii="Arial" w:hAnsi="Arial"/>
          <w:color w:val="4D4D4D"/>
          <w:sz w:val="9"/>
          <w:szCs w:val="9"/>
          <w:u w:color="4D4D4D"/>
        </w:rPr>
        <w:t>Cabo VerdeKyrgyzstanEthiopia</w:t>
      </w:r>
    </w:p>
    <w:p w14:paraId="2D137314" w14:textId="77777777" w:rsidR="004447DC" w:rsidRDefault="00000000">
      <w:pPr>
        <w:spacing w:after="45" w:line="259" w:lineRule="auto"/>
        <w:ind w:left="192" w:right="587"/>
        <w:jc w:val="left"/>
      </w:pPr>
      <w:r>
        <w:rPr>
          <w:rFonts w:ascii="Arial" w:hAnsi="Arial"/>
          <w:color w:val="4D4D4D"/>
          <w:sz w:val="9"/>
          <w:szCs w:val="9"/>
          <w:u w:color="4D4D4D"/>
        </w:rPr>
        <w:t>MalaysiaRussiaHungary</w:t>
      </w:r>
    </w:p>
    <w:p w14:paraId="2D137315" w14:textId="77777777" w:rsidR="004447DC" w:rsidRDefault="00000000">
      <w:pPr>
        <w:spacing w:after="45" w:line="259" w:lineRule="auto"/>
        <w:ind w:left="254" w:right="587"/>
        <w:jc w:val="left"/>
      </w:pPr>
      <w:r>
        <w:rPr>
          <w:rFonts w:ascii="Arial" w:hAnsi="Arial"/>
          <w:color w:val="4D4D4D"/>
          <w:sz w:val="9"/>
          <w:szCs w:val="9"/>
          <w:u w:color="4D4D4D"/>
        </w:rPr>
        <w:t>ThailandSouth AfricaSri Lanka</w:t>
      </w:r>
    </w:p>
    <w:p w14:paraId="2D137316" w14:textId="77777777" w:rsidR="004447DC" w:rsidRDefault="00000000">
      <w:pPr>
        <w:spacing w:after="45" w:line="259" w:lineRule="auto"/>
        <w:ind w:left="192" w:right="587"/>
        <w:jc w:val="left"/>
      </w:pPr>
      <w:r>
        <w:rPr>
          <w:rFonts w:ascii="Arial" w:hAnsi="Arial"/>
          <w:color w:val="4D4D4D"/>
          <w:sz w:val="9"/>
          <w:szCs w:val="9"/>
          <w:u w:color="4D4D4D"/>
        </w:rPr>
        <w:t>MaldivesKazakhstanGuinea</w:t>
      </w:r>
    </w:p>
    <w:p w14:paraId="2D137317" w14:textId="77777777" w:rsidR="004447DC" w:rsidRDefault="00000000">
      <w:pPr>
        <w:spacing w:after="45" w:line="259" w:lineRule="auto"/>
        <w:ind w:right="587"/>
        <w:jc w:val="left"/>
      </w:pPr>
      <w:r>
        <w:rPr>
          <w:rFonts w:ascii="Arial" w:hAnsi="Arial"/>
          <w:color w:val="4D4D4D"/>
          <w:sz w:val="9"/>
          <w:szCs w:val="9"/>
          <w:u w:color="4D4D4D"/>
        </w:rPr>
        <w:t>Taiwan-ChinaCambodiaMauritania</w:t>
      </w:r>
    </w:p>
    <w:p w14:paraId="2D137318" w14:textId="77777777" w:rsidR="004447DC" w:rsidRDefault="00000000">
      <w:pPr>
        <w:spacing w:after="45" w:line="259" w:lineRule="auto"/>
        <w:ind w:left="53" w:right="587"/>
        <w:jc w:val="left"/>
      </w:pPr>
      <w:r>
        <w:rPr>
          <w:rFonts w:ascii="Arial" w:hAnsi="Arial"/>
          <w:color w:val="4D4D4D"/>
          <w:sz w:val="9"/>
          <w:szCs w:val="9"/>
          <w:u w:color="4D4D4D"/>
        </w:rPr>
        <w:t>South KoreaIndonesiaPalestine</w:t>
      </w:r>
    </w:p>
    <w:p w14:paraId="2D137319" w14:textId="77777777" w:rsidR="004447DC" w:rsidRDefault="00000000">
      <w:pPr>
        <w:tabs>
          <w:tab w:val="center" w:pos="703"/>
          <w:tab w:val="center" w:pos="1364"/>
          <w:tab w:val="center" w:pos="2025"/>
          <w:tab w:val="center" w:pos="2686"/>
          <w:tab w:val="center" w:pos="3347"/>
          <w:tab w:val="center" w:pos="4327"/>
          <w:tab w:val="center" w:pos="4988"/>
          <w:tab w:val="center" w:pos="5649"/>
          <w:tab w:val="center" w:pos="6309"/>
          <w:tab w:val="center" w:pos="6970"/>
          <w:tab w:val="center" w:pos="8227"/>
        </w:tabs>
        <w:spacing w:after="447" w:line="259" w:lineRule="auto"/>
        <w:ind w:left="0" w:right="0" w:firstLine="0"/>
        <w:jc w:val="left"/>
      </w:pPr>
      <w:r>
        <w:rPr>
          <w:rFonts w:ascii="Calibri" w:eastAsia="Calibri" w:hAnsi="Calibri" w:cs="Calibri"/>
        </w:rPr>
        <w:tab/>
      </w:r>
      <w:r>
        <w:rPr>
          <w:rFonts w:ascii="Arial" w:hAnsi="Arial"/>
          <w:color w:val="4D4D4D"/>
          <w:sz w:val="9"/>
          <w:szCs w:val="9"/>
          <w:u w:color="4D4D4D"/>
        </w:rPr>
        <w:t>0.00</w:t>
      </w:r>
      <w:r>
        <w:rPr>
          <w:rFonts w:ascii="Arial" w:hAnsi="Arial"/>
          <w:color w:val="4D4D4D"/>
          <w:sz w:val="9"/>
          <w:szCs w:val="9"/>
          <w:u w:color="4D4D4D"/>
        </w:rPr>
        <w:tab/>
        <w:t>0.25</w:t>
      </w:r>
      <w:r>
        <w:rPr>
          <w:rFonts w:ascii="Arial" w:hAnsi="Arial"/>
          <w:color w:val="4D4D4D"/>
          <w:sz w:val="9"/>
          <w:szCs w:val="9"/>
          <w:u w:color="4D4D4D"/>
        </w:rPr>
        <w:tab/>
        <w:t>0.50</w:t>
      </w:r>
      <w:r>
        <w:rPr>
          <w:rFonts w:ascii="Arial" w:hAnsi="Arial"/>
          <w:color w:val="4D4D4D"/>
          <w:sz w:val="9"/>
          <w:szCs w:val="9"/>
          <w:u w:color="4D4D4D"/>
        </w:rPr>
        <w:tab/>
        <w:t>0.75</w:t>
      </w:r>
      <w:r>
        <w:rPr>
          <w:rFonts w:ascii="Arial" w:hAnsi="Arial"/>
          <w:color w:val="4D4D4D"/>
          <w:sz w:val="9"/>
          <w:szCs w:val="9"/>
          <w:u w:color="4D4D4D"/>
        </w:rPr>
        <w:tab/>
        <w:t>1.00</w:t>
      </w:r>
      <w:r>
        <w:rPr>
          <w:rFonts w:ascii="Arial" w:hAnsi="Arial"/>
          <w:color w:val="4D4D4D"/>
          <w:sz w:val="9"/>
          <w:szCs w:val="9"/>
          <w:u w:color="4D4D4D"/>
        </w:rPr>
        <w:tab/>
        <w:t>0.00</w:t>
      </w:r>
      <w:r>
        <w:rPr>
          <w:rFonts w:ascii="Arial" w:hAnsi="Arial"/>
          <w:color w:val="4D4D4D"/>
          <w:sz w:val="9"/>
          <w:szCs w:val="9"/>
          <w:u w:color="4D4D4D"/>
        </w:rPr>
        <w:tab/>
        <w:t>0.25</w:t>
      </w:r>
      <w:r>
        <w:rPr>
          <w:rFonts w:ascii="Arial" w:hAnsi="Arial"/>
          <w:color w:val="4D4D4D"/>
          <w:sz w:val="9"/>
          <w:szCs w:val="9"/>
          <w:u w:color="4D4D4D"/>
        </w:rPr>
        <w:tab/>
        <w:t>0.50</w:t>
      </w:r>
      <w:r>
        <w:rPr>
          <w:rFonts w:ascii="Arial" w:hAnsi="Arial"/>
          <w:color w:val="4D4D4D"/>
          <w:sz w:val="9"/>
          <w:szCs w:val="9"/>
          <w:u w:color="4D4D4D"/>
        </w:rPr>
        <w:tab/>
        <w:t>0.75</w:t>
      </w:r>
      <w:r>
        <w:rPr>
          <w:rFonts w:ascii="Arial" w:hAnsi="Arial"/>
          <w:color w:val="4D4D4D"/>
          <w:sz w:val="9"/>
          <w:szCs w:val="9"/>
          <w:u w:color="4D4D4D"/>
        </w:rPr>
        <w:tab/>
        <w:t>1.00</w:t>
      </w:r>
      <w:r>
        <w:rPr>
          <w:rFonts w:ascii="Arial" w:hAnsi="Arial"/>
          <w:color w:val="4D4D4D"/>
          <w:sz w:val="9"/>
          <w:szCs w:val="9"/>
          <w:u w:color="4D4D4D"/>
        </w:rPr>
        <w:tab/>
        <w:t>0.00</w:t>
      </w:r>
    </w:p>
    <w:p w14:paraId="2D13731A" w14:textId="77777777" w:rsidR="004447DC" w:rsidRDefault="00000000">
      <w:pPr>
        <w:spacing w:after="0" w:line="259" w:lineRule="auto"/>
        <w:ind w:left="0" w:right="5205" w:firstLine="0"/>
        <w:jc w:val="right"/>
      </w:pPr>
      <w:r>
        <w:rPr>
          <w:sz w:val="18"/>
          <w:szCs w:val="18"/>
        </w:rPr>
        <w:t>Figure 5: Global Rankings by Progress Gap</w:t>
      </w:r>
    </w:p>
    <w:p w14:paraId="2D13731B" w14:textId="77777777" w:rsidR="004447DC" w:rsidRDefault="004447DC">
      <w:pPr>
        <w:sectPr w:rsidR="004447DC">
          <w:headerReference w:type="even" r:id="rId28"/>
          <w:headerReference w:type="default" r:id="rId29"/>
          <w:pgSz w:w="11900" w:h="16840"/>
          <w:pgMar w:top="1440" w:right="1440" w:bottom="1440" w:left="2403" w:header="708" w:footer="708" w:gutter="0"/>
          <w:cols w:space="720"/>
        </w:sectPr>
      </w:pPr>
    </w:p>
    <w:p w14:paraId="2D13731C" w14:textId="77777777" w:rsidR="004447DC" w:rsidRDefault="00000000">
      <w:pPr>
        <w:spacing w:after="402" w:line="259" w:lineRule="auto"/>
        <w:ind w:left="612" w:right="0" w:firstLine="0"/>
        <w:jc w:val="left"/>
      </w:pPr>
      <w:r>
        <w:rPr>
          <w:noProof/>
        </w:rPr>
        <w:lastRenderedPageBreak/>
        <w:drawing>
          <wp:inline distT="0" distB="0" distL="0" distR="0" wp14:anchorId="2D13792E" wp14:editId="2D13792F">
            <wp:extent cx="5486400" cy="2295145"/>
            <wp:effectExtent l="0" t="0" r="0" b="0"/>
            <wp:docPr id="1073741851" name="officeArt object" descr="Picture 104523"/>
            <wp:cNvGraphicFramePr/>
            <a:graphic xmlns:a="http://schemas.openxmlformats.org/drawingml/2006/main">
              <a:graphicData uri="http://schemas.openxmlformats.org/drawingml/2006/picture">
                <pic:pic xmlns:pic="http://schemas.openxmlformats.org/drawingml/2006/picture">
                  <pic:nvPicPr>
                    <pic:cNvPr id="1073741851" name="Picture 104523" descr="Picture 104523"/>
                    <pic:cNvPicPr>
                      <a:picLocks noChangeAspect="1"/>
                    </pic:cNvPicPr>
                  </pic:nvPicPr>
                  <pic:blipFill>
                    <a:blip r:embed="rId30"/>
                    <a:stretch>
                      <a:fillRect/>
                    </a:stretch>
                  </pic:blipFill>
                  <pic:spPr>
                    <a:xfrm>
                      <a:off x="0" y="0"/>
                      <a:ext cx="5486400" cy="2295145"/>
                    </a:xfrm>
                    <a:prstGeom prst="rect">
                      <a:avLst/>
                    </a:prstGeom>
                    <a:ln w="12700" cap="flat">
                      <a:noFill/>
                      <a:miter lim="400000"/>
                    </a:ln>
                    <a:effectLst/>
                  </pic:spPr>
                </pic:pic>
              </a:graphicData>
            </a:graphic>
          </wp:inline>
        </w:drawing>
      </w:r>
    </w:p>
    <w:p w14:paraId="2D13731D" w14:textId="77777777" w:rsidR="004447DC" w:rsidRDefault="00000000">
      <w:pPr>
        <w:spacing w:after="343" w:line="265" w:lineRule="auto"/>
        <w:ind w:right="0"/>
        <w:jc w:val="center"/>
      </w:pPr>
      <w:r>
        <w:rPr>
          <w:sz w:val="18"/>
          <w:szCs w:val="18"/>
        </w:rPr>
        <w:t>Figure 6: Global mobility by a new measurement</w:t>
      </w:r>
    </w:p>
    <w:p w14:paraId="2D13731E" w14:textId="77777777" w:rsidR="004447DC" w:rsidRDefault="00000000">
      <w:pPr>
        <w:ind w:left="0" w:right="0" w:firstLine="324"/>
      </w:pPr>
      <w:r>
        <w:t xml:space="preserve">One of the potentially controversial cases in our proposed index is Bhutan and Iceland, which appear next to each other in the ranking of the progress gap. To clarify this, we present their transition matrices in Figure 7. It is evident that Bhutan lags significantly behind Iceland in both absolute mobility (0.16 vs. 0.51) and relative mobility (0.21 vs. 0.76). Additionally, Iceland’s education distribution is far better than Bhutan’s, as most of Iceland’s population is highly educated, whereas the majority of Bhutan’s population has not attained even primary education. There is ample evidence to conclude that Iceland is much more progressive than Bhutan. However, this overlooks the difficulty problem when discussing equality of opportunity. Iceland’s initial conditions were significantly better than Bhutan’s, so a simple comparison based on education distribution alone is insufficient. Our measure, as its name suggests, captures the progress gap, meaning it evaluates a country’s </w:t>
      </w:r>
      <w:ins w:id="93" w:author="Wim Groot" w:date="2025-03-31T16:26:00Z">
        <w:r>
          <w:t>success</w:t>
        </w:r>
      </w:ins>
      <w:del w:id="94" w:author="Wim Groot" w:date="2025-03-31T16:26:00Z">
        <w:r>
          <w:delText>efforts</w:delText>
        </w:r>
      </w:del>
      <w:r>
        <w:t xml:space="preserve"> to improve rather than its current status. This case also illustrates a fundamental conflict between the concepts of social progress and social fluidity when both are used to assess equality of opportunity. Specifically, while we do not deny that Iceland likely provides greater freedom of education choice than Bhutan (as reflected in higher relative mobility), such freedom does not necessarily translate into social progress. As Figure 7 shows, Iceland’s downward mobility rate is just as high as its upward mobility rate. In summary, in terms of social progress, Bhutan and Iceland are nearly identical, despite their significant differences in social fluidity.</w:t>
      </w:r>
    </w:p>
    <w:p w14:paraId="2D13731F" w14:textId="77777777" w:rsidR="004447DC" w:rsidRDefault="00000000">
      <w:pPr>
        <w:tabs>
          <w:tab w:val="center" w:pos="1971"/>
          <w:tab w:val="center" w:pos="5143"/>
        </w:tabs>
        <w:spacing w:after="4" w:line="259" w:lineRule="auto"/>
        <w:ind w:left="0" w:right="0" w:firstLine="0"/>
        <w:jc w:val="left"/>
      </w:pPr>
      <w:r>
        <w:rPr>
          <w:rFonts w:ascii="Calibri" w:eastAsia="Calibri" w:hAnsi="Calibri" w:cs="Calibri"/>
        </w:rPr>
        <w:tab/>
      </w:r>
      <w:r>
        <w:rPr>
          <w:rFonts w:ascii="Arial" w:hAnsi="Arial"/>
          <w:sz w:val="15"/>
          <w:szCs w:val="15"/>
        </w:rPr>
        <w:t>Bhutan</w:t>
      </w:r>
      <w:r>
        <w:rPr>
          <w:rFonts w:ascii="Arial" w:hAnsi="Arial"/>
          <w:sz w:val="15"/>
          <w:szCs w:val="15"/>
        </w:rPr>
        <w:tab/>
        <w:t>Iceland</w:t>
      </w:r>
    </w:p>
    <w:p w14:paraId="2D137320" w14:textId="77777777" w:rsidR="004447DC" w:rsidRDefault="00000000">
      <w:pPr>
        <w:tabs>
          <w:tab w:val="center" w:pos="2468"/>
          <w:tab w:val="center" w:pos="5636"/>
        </w:tabs>
        <w:spacing w:after="267" w:line="259" w:lineRule="auto"/>
        <w:ind w:left="0" w:right="0" w:firstLine="0"/>
        <w:jc w:val="left"/>
      </w:pPr>
      <w:r>
        <w:rPr>
          <w:rFonts w:ascii="Calibri" w:eastAsia="Calibri" w:hAnsi="Calibri" w:cs="Calibri"/>
        </w:rPr>
        <w:tab/>
      </w:r>
      <w:r>
        <w:rPr>
          <w:rFonts w:ascii="Arial" w:hAnsi="Arial"/>
          <w:sz w:val="12"/>
          <w:szCs w:val="12"/>
        </w:rPr>
        <w:t>CAT = 0.16; 1-BETA = 0.21</w:t>
      </w:r>
      <w:r>
        <w:rPr>
          <w:rFonts w:ascii="Arial" w:hAnsi="Arial"/>
          <w:sz w:val="12"/>
          <w:szCs w:val="12"/>
        </w:rPr>
        <w:tab/>
        <w:t>CAT = 0.51; 1-BETA = 0.76</w:t>
      </w: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47DC" w14:paraId="2D137330"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321" w14:textId="77777777" w:rsidR="004447DC" w:rsidRDefault="00000000">
            <w:pPr>
              <w:spacing w:after="0" w:line="259" w:lineRule="auto"/>
              <w:ind w:left="0" w:right="6" w:firstLine="0"/>
              <w:jc w:val="center"/>
            </w:pPr>
            <w:r>
              <w:rPr>
                <w:rFonts w:ascii="Arial" w:hAnsi="Arial"/>
                <w:sz w:val="9"/>
                <w:szCs w:val="9"/>
              </w:rPr>
              <w:t>76.71</w:t>
            </w:r>
          </w:p>
        </w:tc>
        <w:tc>
          <w:tcPr>
            <w:tcW w:w="551" w:type="dxa"/>
            <w:tcBorders>
              <w:top w:val="single" w:sz="5" w:space="0" w:color="000000"/>
              <w:left w:val="single" w:sz="5" w:space="0" w:color="000000"/>
              <w:bottom w:val="single" w:sz="5" w:space="0" w:color="000000"/>
              <w:right w:val="single" w:sz="5" w:space="0" w:color="000000"/>
            </w:tcBorders>
            <w:shd w:val="clear" w:color="auto" w:fill="4FFBFB"/>
            <w:tcMar>
              <w:top w:w="80" w:type="dxa"/>
              <w:left w:w="80" w:type="dxa"/>
              <w:bottom w:w="80" w:type="dxa"/>
              <w:right w:w="86" w:type="dxa"/>
            </w:tcMar>
            <w:vAlign w:val="center"/>
          </w:tcPr>
          <w:p w14:paraId="2D137322" w14:textId="77777777" w:rsidR="004447DC" w:rsidRDefault="00000000">
            <w:pPr>
              <w:spacing w:after="0" w:line="259" w:lineRule="auto"/>
              <w:ind w:left="0" w:right="6" w:firstLine="0"/>
              <w:jc w:val="center"/>
            </w:pPr>
            <w:r>
              <w:rPr>
                <w:rFonts w:ascii="Arial" w:hAnsi="Arial"/>
                <w:sz w:val="9"/>
                <w:szCs w:val="9"/>
              </w:rPr>
              <w:t>8.62</w:t>
            </w:r>
          </w:p>
        </w:tc>
        <w:tc>
          <w:tcPr>
            <w:tcW w:w="550" w:type="dxa"/>
            <w:tcBorders>
              <w:top w:val="single" w:sz="5" w:space="0" w:color="000000"/>
              <w:left w:val="single" w:sz="5" w:space="0" w:color="000000"/>
              <w:bottom w:val="single" w:sz="5" w:space="0" w:color="000000"/>
              <w:right w:val="single" w:sz="5" w:space="0" w:color="000000"/>
            </w:tcBorders>
            <w:shd w:val="clear" w:color="auto" w:fill="B9F7F7"/>
            <w:tcMar>
              <w:top w:w="80" w:type="dxa"/>
              <w:left w:w="80" w:type="dxa"/>
              <w:bottom w:w="80" w:type="dxa"/>
              <w:right w:w="86" w:type="dxa"/>
            </w:tcMar>
            <w:vAlign w:val="center"/>
          </w:tcPr>
          <w:p w14:paraId="2D137323" w14:textId="77777777" w:rsidR="004447DC" w:rsidRDefault="00000000">
            <w:pPr>
              <w:spacing w:after="0" w:line="259" w:lineRule="auto"/>
              <w:ind w:left="0" w:right="6" w:firstLine="0"/>
              <w:jc w:val="center"/>
            </w:pPr>
            <w:r>
              <w:rPr>
                <w:rFonts w:ascii="Arial" w:hAnsi="Arial"/>
                <w:sz w:val="9"/>
                <w:szCs w:val="9"/>
              </w:rPr>
              <w:t>3.08</w:t>
            </w:r>
          </w:p>
        </w:tc>
        <w:tc>
          <w:tcPr>
            <w:tcW w:w="550" w:type="dxa"/>
            <w:tcBorders>
              <w:top w:val="single" w:sz="5" w:space="0" w:color="000000"/>
              <w:left w:val="single" w:sz="5" w:space="0" w:color="000000"/>
              <w:bottom w:val="single" w:sz="5" w:space="0" w:color="000000"/>
              <w:right w:val="single" w:sz="5" w:space="0" w:color="000000"/>
            </w:tcBorders>
            <w:shd w:val="clear" w:color="auto" w:fill="E3F5F5"/>
            <w:tcMar>
              <w:top w:w="80" w:type="dxa"/>
              <w:left w:w="80" w:type="dxa"/>
              <w:bottom w:w="80" w:type="dxa"/>
              <w:right w:w="86" w:type="dxa"/>
            </w:tcMar>
            <w:vAlign w:val="center"/>
          </w:tcPr>
          <w:p w14:paraId="2D137324" w14:textId="77777777" w:rsidR="004447DC" w:rsidRDefault="00000000">
            <w:pPr>
              <w:spacing w:after="0" w:line="259" w:lineRule="auto"/>
              <w:ind w:left="0" w:right="6" w:firstLine="0"/>
              <w:jc w:val="center"/>
            </w:pPr>
            <w:r>
              <w:rPr>
                <w:rFonts w:ascii="Arial" w:hAnsi="Arial"/>
                <w:sz w:val="9"/>
                <w:szCs w:val="9"/>
              </w:rPr>
              <w:t>0.95</w:t>
            </w:r>
          </w:p>
        </w:tc>
        <w:tc>
          <w:tcPr>
            <w:tcW w:w="550" w:type="dxa"/>
            <w:tcBorders>
              <w:top w:val="single" w:sz="5" w:space="0" w:color="000000"/>
              <w:left w:val="single" w:sz="5" w:space="0" w:color="000000"/>
              <w:bottom w:val="single" w:sz="5" w:space="0" w:color="000000"/>
              <w:right w:val="single" w:sz="5" w:space="0" w:color="000000"/>
            </w:tcBorders>
            <w:shd w:val="clear" w:color="auto" w:fill="E1F5F5"/>
            <w:tcMar>
              <w:top w:w="80" w:type="dxa"/>
              <w:left w:w="80" w:type="dxa"/>
              <w:bottom w:w="80" w:type="dxa"/>
              <w:right w:w="86" w:type="dxa"/>
            </w:tcMar>
            <w:vAlign w:val="center"/>
          </w:tcPr>
          <w:p w14:paraId="2D137325" w14:textId="77777777" w:rsidR="004447DC" w:rsidRDefault="00000000">
            <w:pPr>
              <w:spacing w:after="0" w:line="259" w:lineRule="auto"/>
              <w:ind w:left="0" w:right="6" w:firstLine="0"/>
              <w:jc w:val="center"/>
            </w:pPr>
            <w:r>
              <w:rPr>
                <w:rFonts w:ascii="Arial" w:hAnsi="Arial"/>
                <w:sz w:val="9"/>
                <w:szCs w:val="9"/>
              </w:rPr>
              <w:t>1.05</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2D137326" w14:textId="77777777" w:rsidR="004447DC" w:rsidRDefault="00000000">
            <w:pPr>
              <w:spacing w:after="346" w:line="259" w:lineRule="auto"/>
              <w:ind w:left="58" w:right="0" w:firstLine="0"/>
              <w:jc w:val="center"/>
            </w:pPr>
            <w:r>
              <w:rPr>
                <w:rFonts w:ascii="Arial" w:hAnsi="Arial"/>
                <w:color w:val="4D4D4D"/>
                <w:sz w:val="11"/>
                <w:szCs w:val="11"/>
                <w:u w:color="4D4D4D"/>
              </w:rPr>
              <w:t>P1</w:t>
            </w:r>
          </w:p>
          <w:p w14:paraId="2D137327" w14:textId="77777777" w:rsidR="004447DC" w:rsidRDefault="00000000">
            <w:pPr>
              <w:spacing w:after="346" w:line="259" w:lineRule="auto"/>
              <w:ind w:left="58" w:right="0" w:firstLine="0"/>
              <w:jc w:val="center"/>
            </w:pPr>
            <w:r>
              <w:rPr>
                <w:rFonts w:ascii="Arial" w:hAnsi="Arial"/>
                <w:color w:val="4D4D4D"/>
                <w:sz w:val="11"/>
                <w:szCs w:val="11"/>
                <w:u w:color="4D4D4D"/>
              </w:rPr>
              <w:t>P2</w:t>
            </w:r>
          </w:p>
          <w:p w14:paraId="2D137328" w14:textId="77777777" w:rsidR="004447DC" w:rsidRDefault="00000000">
            <w:pPr>
              <w:spacing w:after="346" w:line="259" w:lineRule="auto"/>
              <w:ind w:left="58" w:right="0" w:firstLine="0"/>
              <w:jc w:val="center"/>
            </w:pPr>
            <w:r>
              <w:rPr>
                <w:rFonts w:ascii="Arial" w:hAnsi="Arial"/>
                <w:color w:val="4D4D4D"/>
                <w:sz w:val="11"/>
                <w:szCs w:val="11"/>
                <w:u w:color="4D4D4D"/>
              </w:rPr>
              <w:lastRenderedPageBreak/>
              <w:t>P3</w:t>
            </w:r>
          </w:p>
          <w:p w14:paraId="2D137329" w14:textId="77777777" w:rsidR="004447DC" w:rsidRDefault="00000000">
            <w:pPr>
              <w:spacing w:after="346" w:line="259" w:lineRule="auto"/>
              <w:ind w:left="58" w:right="0" w:firstLine="0"/>
              <w:jc w:val="center"/>
            </w:pPr>
            <w:r>
              <w:rPr>
                <w:rFonts w:ascii="Arial" w:hAnsi="Arial"/>
                <w:color w:val="4D4D4D"/>
                <w:sz w:val="11"/>
                <w:szCs w:val="11"/>
                <w:u w:color="4D4D4D"/>
              </w:rPr>
              <w:t>P4</w:t>
            </w:r>
          </w:p>
          <w:p w14:paraId="2D13732A" w14:textId="77777777" w:rsidR="004447DC"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2B" w14:textId="77777777" w:rsidR="004447DC" w:rsidRDefault="00000000">
            <w:pPr>
              <w:spacing w:after="0" w:line="259" w:lineRule="auto"/>
              <w:ind w:left="0" w:right="6" w:firstLine="0"/>
              <w:jc w:val="center"/>
            </w:pPr>
            <w:r>
              <w:rPr>
                <w:rFonts w:ascii="Arial" w:hAnsi="Arial"/>
                <w:sz w:val="9"/>
                <w:szCs w:val="9"/>
              </w:rPr>
              <w:lastRenderedPageBreak/>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2C"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2D"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2E"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2F" w14:textId="77777777" w:rsidR="004447DC" w:rsidRDefault="00000000">
            <w:pPr>
              <w:spacing w:after="0" w:line="259" w:lineRule="auto"/>
              <w:ind w:left="0" w:right="6" w:firstLine="0"/>
              <w:jc w:val="center"/>
            </w:pPr>
            <w:r>
              <w:rPr>
                <w:rFonts w:ascii="Arial" w:hAnsi="Arial"/>
                <w:sz w:val="9"/>
                <w:szCs w:val="9"/>
              </w:rPr>
              <w:t>0</w:t>
            </w:r>
          </w:p>
        </w:tc>
      </w:tr>
      <w:tr w:rsidR="004447DC" w14:paraId="2D13733C"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92F9F9"/>
            <w:tcMar>
              <w:top w:w="80" w:type="dxa"/>
              <w:left w:w="80" w:type="dxa"/>
              <w:bottom w:w="80" w:type="dxa"/>
              <w:right w:w="86" w:type="dxa"/>
            </w:tcMar>
            <w:vAlign w:val="center"/>
          </w:tcPr>
          <w:p w14:paraId="2D137331" w14:textId="77777777" w:rsidR="004447DC" w:rsidRDefault="00000000">
            <w:pPr>
              <w:spacing w:after="0" w:line="259" w:lineRule="auto"/>
              <w:ind w:left="0" w:right="6" w:firstLine="0"/>
              <w:jc w:val="center"/>
            </w:pPr>
            <w:r>
              <w:rPr>
                <w:rFonts w:ascii="Arial" w:hAnsi="Arial"/>
                <w:sz w:val="9"/>
                <w:szCs w:val="9"/>
              </w:rPr>
              <w:t>5.17</w:t>
            </w:r>
          </w:p>
        </w:tc>
        <w:tc>
          <w:tcPr>
            <w:tcW w:w="551" w:type="dxa"/>
            <w:tcBorders>
              <w:top w:val="single" w:sz="5" w:space="0" w:color="000000"/>
              <w:left w:val="single" w:sz="5" w:space="0" w:color="000000"/>
              <w:bottom w:val="single" w:sz="5" w:space="0" w:color="000000"/>
              <w:right w:val="single" w:sz="5" w:space="0" w:color="000000"/>
            </w:tcBorders>
            <w:shd w:val="clear" w:color="auto" w:fill="D3F6F6"/>
            <w:tcMar>
              <w:top w:w="80" w:type="dxa"/>
              <w:left w:w="80" w:type="dxa"/>
              <w:bottom w:w="80" w:type="dxa"/>
              <w:right w:w="86" w:type="dxa"/>
            </w:tcMar>
            <w:vAlign w:val="center"/>
          </w:tcPr>
          <w:p w14:paraId="2D137332" w14:textId="77777777" w:rsidR="004447DC" w:rsidRDefault="00000000">
            <w:pPr>
              <w:spacing w:after="0" w:line="259" w:lineRule="auto"/>
              <w:ind w:left="0" w:right="6" w:firstLine="0"/>
              <w:jc w:val="center"/>
            </w:pPr>
            <w:r>
              <w:rPr>
                <w:rFonts w:ascii="Arial" w:hAnsi="Arial"/>
                <w:sz w:val="9"/>
                <w:szCs w:val="9"/>
              </w:rPr>
              <w:t>1.74</w:t>
            </w:r>
          </w:p>
        </w:tc>
        <w:tc>
          <w:tcPr>
            <w:tcW w:w="550" w:type="dxa"/>
            <w:tcBorders>
              <w:top w:val="single" w:sz="5" w:space="0" w:color="000000"/>
              <w:left w:val="single" w:sz="5" w:space="0" w:color="000000"/>
              <w:bottom w:val="single" w:sz="5" w:space="0" w:color="000000"/>
              <w:right w:val="single" w:sz="5" w:space="0" w:color="000000"/>
            </w:tcBorders>
            <w:shd w:val="clear" w:color="auto" w:fill="E6F5F5"/>
            <w:tcMar>
              <w:top w:w="80" w:type="dxa"/>
              <w:left w:w="80" w:type="dxa"/>
              <w:bottom w:w="80" w:type="dxa"/>
              <w:right w:w="86" w:type="dxa"/>
            </w:tcMar>
            <w:vAlign w:val="center"/>
          </w:tcPr>
          <w:p w14:paraId="2D137333" w14:textId="77777777" w:rsidR="004447DC" w:rsidRDefault="00000000">
            <w:pPr>
              <w:spacing w:after="0" w:line="259" w:lineRule="auto"/>
              <w:ind w:left="0" w:right="6" w:firstLine="0"/>
              <w:jc w:val="center"/>
            </w:pPr>
            <w:r>
              <w:rPr>
                <w:rFonts w:ascii="Arial" w:hAnsi="Arial"/>
                <w:sz w:val="9"/>
                <w:szCs w:val="9"/>
              </w:rPr>
              <w:t>0.76</w:t>
            </w:r>
          </w:p>
        </w:tc>
        <w:tc>
          <w:tcPr>
            <w:tcW w:w="550" w:type="dxa"/>
            <w:tcBorders>
              <w:top w:val="single" w:sz="5" w:space="0" w:color="000000"/>
              <w:left w:val="single" w:sz="5" w:space="0" w:color="000000"/>
              <w:bottom w:val="single" w:sz="5" w:space="0" w:color="000000"/>
              <w:right w:val="single" w:sz="5" w:space="0" w:color="000000"/>
            </w:tcBorders>
            <w:shd w:val="clear" w:color="auto" w:fill="EFF5F5"/>
            <w:tcMar>
              <w:top w:w="80" w:type="dxa"/>
              <w:left w:w="80" w:type="dxa"/>
              <w:bottom w:w="80" w:type="dxa"/>
              <w:right w:w="86" w:type="dxa"/>
            </w:tcMar>
            <w:vAlign w:val="center"/>
          </w:tcPr>
          <w:p w14:paraId="2D137334" w14:textId="77777777" w:rsidR="004447DC" w:rsidRDefault="00000000">
            <w:pPr>
              <w:spacing w:after="0" w:line="259" w:lineRule="auto"/>
              <w:ind w:left="0" w:right="6" w:firstLine="0"/>
              <w:jc w:val="center"/>
            </w:pPr>
            <w:r>
              <w:rPr>
                <w:rFonts w:ascii="Arial" w:hAnsi="Arial"/>
                <w:sz w:val="9"/>
                <w:szCs w:val="9"/>
              </w:rPr>
              <w:t>0.3</w:t>
            </w:r>
          </w:p>
        </w:tc>
        <w:tc>
          <w:tcPr>
            <w:tcW w:w="550" w:type="dxa"/>
            <w:tcBorders>
              <w:top w:val="single" w:sz="5" w:space="0" w:color="000000"/>
              <w:left w:val="single" w:sz="5" w:space="0" w:color="000000"/>
              <w:bottom w:val="single" w:sz="5" w:space="0" w:color="000000"/>
              <w:right w:val="single" w:sz="5" w:space="0" w:color="000000"/>
            </w:tcBorders>
            <w:shd w:val="clear" w:color="auto" w:fill="DFF5F5"/>
            <w:tcMar>
              <w:top w:w="80" w:type="dxa"/>
              <w:left w:w="80" w:type="dxa"/>
              <w:bottom w:w="80" w:type="dxa"/>
              <w:right w:w="86" w:type="dxa"/>
            </w:tcMar>
            <w:vAlign w:val="center"/>
          </w:tcPr>
          <w:p w14:paraId="2D137335" w14:textId="77777777" w:rsidR="004447DC" w:rsidRDefault="00000000">
            <w:pPr>
              <w:spacing w:after="0" w:line="259" w:lineRule="auto"/>
              <w:ind w:left="0" w:right="6" w:firstLine="0"/>
              <w:jc w:val="center"/>
            </w:pPr>
            <w:r>
              <w:rPr>
                <w:rFonts w:ascii="Arial" w:hAnsi="Arial"/>
                <w:sz w:val="9"/>
                <w:szCs w:val="9"/>
              </w:rPr>
              <w:t>1.12</w:t>
            </w:r>
          </w:p>
        </w:tc>
        <w:tc>
          <w:tcPr>
            <w:tcW w:w="417" w:type="dxa"/>
            <w:vMerge/>
            <w:tcBorders>
              <w:top w:val="nil"/>
              <w:left w:val="single" w:sz="5" w:space="0" w:color="000000"/>
              <w:bottom w:val="nil"/>
              <w:right w:val="single" w:sz="5" w:space="0" w:color="000000"/>
            </w:tcBorders>
            <w:shd w:val="clear" w:color="auto" w:fill="auto"/>
          </w:tcPr>
          <w:p w14:paraId="2D137336"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37"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38"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39"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5F5F5"/>
            <w:tcMar>
              <w:top w:w="80" w:type="dxa"/>
              <w:left w:w="80" w:type="dxa"/>
              <w:bottom w:w="80" w:type="dxa"/>
              <w:right w:w="86" w:type="dxa"/>
            </w:tcMar>
            <w:vAlign w:val="center"/>
          </w:tcPr>
          <w:p w14:paraId="2D13733A" w14:textId="77777777" w:rsidR="004447DC" w:rsidRDefault="00000000">
            <w:pPr>
              <w:spacing w:after="0" w:line="259" w:lineRule="auto"/>
              <w:ind w:left="0" w:right="6" w:firstLine="0"/>
              <w:jc w:val="center"/>
            </w:pPr>
            <w:r>
              <w:rPr>
                <w:rFonts w:ascii="Arial" w:hAnsi="Arial"/>
                <w:sz w:val="9"/>
                <w:szCs w:val="9"/>
              </w:rPr>
              <w:t>0.32</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3B" w14:textId="77777777" w:rsidR="004447DC" w:rsidRDefault="00000000">
            <w:pPr>
              <w:spacing w:after="0" w:line="259" w:lineRule="auto"/>
              <w:ind w:left="0" w:right="6" w:firstLine="0"/>
              <w:jc w:val="center"/>
            </w:pPr>
            <w:r>
              <w:rPr>
                <w:rFonts w:ascii="Arial" w:hAnsi="Arial"/>
                <w:sz w:val="9"/>
                <w:szCs w:val="9"/>
              </w:rPr>
              <w:t>0</w:t>
            </w:r>
          </w:p>
        </w:tc>
      </w:tr>
      <w:tr w:rsidR="004447DC" w14:paraId="2D137348"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3D"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3E"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3F"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40"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2D137341" w14:textId="77777777" w:rsidR="004447DC" w:rsidRDefault="00000000">
            <w:pPr>
              <w:spacing w:after="0" w:line="259" w:lineRule="auto"/>
              <w:ind w:left="0" w:right="6" w:firstLine="0"/>
              <w:jc w:val="center"/>
            </w:pPr>
            <w:r>
              <w:rPr>
                <w:rFonts w:ascii="Arial" w:hAnsi="Arial"/>
                <w:sz w:val="9"/>
                <w:szCs w:val="9"/>
              </w:rPr>
              <w:t>0.13</w:t>
            </w:r>
          </w:p>
        </w:tc>
        <w:tc>
          <w:tcPr>
            <w:tcW w:w="417" w:type="dxa"/>
            <w:vMerge/>
            <w:tcBorders>
              <w:top w:val="nil"/>
              <w:left w:val="single" w:sz="5" w:space="0" w:color="000000"/>
              <w:bottom w:val="nil"/>
              <w:right w:val="single" w:sz="5" w:space="0" w:color="000000"/>
            </w:tcBorders>
            <w:shd w:val="clear" w:color="auto" w:fill="auto"/>
          </w:tcPr>
          <w:p w14:paraId="2D137342"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D7F6F6"/>
            <w:tcMar>
              <w:top w:w="80" w:type="dxa"/>
              <w:left w:w="80" w:type="dxa"/>
              <w:bottom w:w="80" w:type="dxa"/>
              <w:right w:w="86" w:type="dxa"/>
            </w:tcMar>
            <w:vAlign w:val="center"/>
          </w:tcPr>
          <w:p w14:paraId="2D137343" w14:textId="77777777" w:rsidR="004447DC" w:rsidRDefault="00000000">
            <w:pPr>
              <w:spacing w:after="0" w:line="259" w:lineRule="auto"/>
              <w:ind w:left="0" w:right="6" w:firstLine="0"/>
              <w:jc w:val="center"/>
            </w:pPr>
            <w:r>
              <w:rPr>
                <w:rFonts w:ascii="Arial" w:hAnsi="Arial"/>
                <w:sz w:val="9"/>
                <w:szCs w:val="9"/>
              </w:rPr>
              <w:t>0.58</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44"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3BFCFC"/>
            <w:tcMar>
              <w:top w:w="80" w:type="dxa"/>
              <w:left w:w="80" w:type="dxa"/>
              <w:bottom w:w="80" w:type="dxa"/>
              <w:right w:w="86" w:type="dxa"/>
            </w:tcMar>
            <w:vAlign w:val="center"/>
          </w:tcPr>
          <w:p w14:paraId="2D137345" w14:textId="77777777" w:rsidR="004447DC" w:rsidRDefault="00000000">
            <w:pPr>
              <w:spacing w:after="0" w:line="259" w:lineRule="auto"/>
              <w:ind w:left="0" w:right="6" w:firstLine="0"/>
              <w:jc w:val="center"/>
            </w:pPr>
            <w:r>
              <w:rPr>
                <w:rFonts w:ascii="Arial" w:hAnsi="Arial"/>
                <w:sz w:val="9"/>
                <w:szCs w:val="9"/>
              </w:rPr>
              <w:t>3.64</w:t>
            </w:r>
          </w:p>
        </w:tc>
        <w:tc>
          <w:tcPr>
            <w:tcW w:w="550" w:type="dxa"/>
            <w:tcBorders>
              <w:top w:val="single" w:sz="5" w:space="0" w:color="000000"/>
              <w:left w:val="single" w:sz="5" w:space="0" w:color="000000"/>
              <w:bottom w:val="single" w:sz="5" w:space="0" w:color="000000"/>
              <w:right w:val="single" w:sz="5" w:space="0" w:color="000000"/>
            </w:tcBorders>
            <w:shd w:val="clear" w:color="auto" w:fill="1CFBE9"/>
            <w:tcMar>
              <w:top w:w="80" w:type="dxa"/>
              <w:left w:w="80" w:type="dxa"/>
              <w:bottom w:w="80" w:type="dxa"/>
              <w:right w:w="86" w:type="dxa"/>
            </w:tcMar>
            <w:vAlign w:val="center"/>
          </w:tcPr>
          <w:p w14:paraId="2D137346" w14:textId="77777777" w:rsidR="004447DC" w:rsidRDefault="00000000">
            <w:pPr>
              <w:spacing w:after="0" w:line="259" w:lineRule="auto"/>
              <w:ind w:left="0" w:right="6" w:firstLine="0"/>
              <w:jc w:val="center"/>
            </w:pPr>
            <w:r>
              <w:rPr>
                <w:rFonts w:ascii="Arial" w:hAnsi="Arial"/>
                <w:sz w:val="9"/>
                <w:szCs w:val="9"/>
              </w:rPr>
              <w:t>5.74</w:t>
            </w:r>
          </w:p>
        </w:tc>
        <w:tc>
          <w:tcPr>
            <w:tcW w:w="550" w:type="dxa"/>
            <w:tcBorders>
              <w:top w:val="single" w:sz="5" w:space="0" w:color="000000"/>
              <w:left w:val="single" w:sz="5" w:space="0" w:color="000000"/>
              <w:bottom w:val="single" w:sz="5" w:space="0" w:color="000000"/>
              <w:right w:val="single" w:sz="5" w:space="0" w:color="000000"/>
            </w:tcBorders>
            <w:shd w:val="clear" w:color="auto" w:fill="37F8D4"/>
            <w:tcMar>
              <w:top w:w="80" w:type="dxa"/>
              <w:left w:w="80" w:type="dxa"/>
              <w:bottom w:w="80" w:type="dxa"/>
              <w:right w:w="86" w:type="dxa"/>
            </w:tcMar>
            <w:vAlign w:val="center"/>
          </w:tcPr>
          <w:p w14:paraId="2D137347" w14:textId="77777777" w:rsidR="004447DC" w:rsidRDefault="00000000">
            <w:pPr>
              <w:spacing w:after="0" w:line="259" w:lineRule="auto"/>
              <w:ind w:left="0" w:right="6" w:firstLine="0"/>
              <w:jc w:val="center"/>
            </w:pPr>
            <w:r>
              <w:rPr>
                <w:rFonts w:ascii="Arial" w:hAnsi="Arial"/>
                <w:sz w:val="9"/>
                <w:szCs w:val="9"/>
              </w:rPr>
              <w:t>6.67</w:t>
            </w:r>
          </w:p>
        </w:tc>
      </w:tr>
      <w:tr w:rsidR="004447DC" w14:paraId="2D137354"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349" w14:textId="77777777" w:rsidR="004447DC" w:rsidRDefault="00000000">
            <w:pPr>
              <w:spacing w:after="0" w:line="259" w:lineRule="auto"/>
              <w:ind w:left="0" w:right="6" w:firstLine="0"/>
              <w:jc w:val="center"/>
            </w:pPr>
            <w:r>
              <w:rPr>
                <w:rFonts w:ascii="Arial" w:hAnsi="Arial"/>
                <w:sz w:val="9"/>
                <w:szCs w:val="9"/>
              </w:rPr>
              <w:lastRenderedPageBreak/>
              <w:t>0.04</w:t>
            </w:r>
          </w:p>
        </w:tc>
        <w:tc>
          <w:tcPr>
            <w:tcW w:w="551"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34A" w14:textId="77777777" w:rsidR="004447DC" w:rsidRDefault="00000000">
            <w:pPr>
              <w:spacing w:after="0" w:line="259" w:lineRule="auto"/>
              <w:ind w:left="0" w:right="6" w:firstLine="0"/>
              <w:jc w:val="center"/>
            </w:pPr>
            <w:r>
              <w:rPr>
                <w:rFonts w:ascii="Arial" w:hAnsi="Arial"/>
                <w:sz w:val="9"/>
                <w:szCs w:val="9"/>
              </w:rPr>
              <w:t>0.05</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34B" w14:textId="77777777" w:rsidR="004447DC" w:rsidRDefault="00000000">
            <w:pPr>
              <w:spacing w:after="0" w:line="259" w:lineRule="auto"/>
              <w:ind w:left="0" w:right="6" w:firstLine="0"/>
              <w:jc w:val="center"/>
            </w:pPr>
            <w:r>
              <w:rPr>
                <w:rFonts w:ascii="Arial" w:hAnsi="Arial"/>
                <w:sz w:val="9"/>
                <w:szCs w:val="9"/>
              </w:rPr>
              <w:t>0.06</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2D13734C" w14:textId="77777777" w:rsidR="004447DC" w:rsidRDefault="00000000">
            <w:pPr>
              <w:spacing w:after="0" w:line="259" w:lineRule="auto"/>
              <w:ind w:left="0" w:right="6" w:firstLine="0"/>
              <w:jc w:val="center"/>
            </w:pPr>
            <w:r>
              <w:rPr>
                <w:rFonts w:ascii="Arial" w:hAnsi="Arial"/>
                <w:sz w:val="9"/>
                <w:szCs w:val="9"/>
              </w:rPr>
              <w:t>0.03</w:t>
            </w:r>
          </w:p>
        </w:tc>
        <w:tc>
          <w:tcPr>
            <w:tcW w:w="550" w:type="dxa"/>
            <w:tcBorders>
              <w:top w:val="single" w:sz="5" w:space="0" w:color="000000"/>
              <w:left w:val="single" w:sz="5" w:space="0" w:color="000000"/>
              <w:bottom w:val="single" w:sz="5" w:space="0" w:color="000000"/>
              <w:right w:val="single" w:sz="5" w:space="0" w:color="000000"/>
            </w:tcBorders>
            <w:shd w:val="clear" w:color="auto" w:fill="F1F5F5"/>
            <w:tcMar>
              <w:top w:w="80" w:type="dxa"/>
              <w:left w:w="80" w:type="dxa"/>
              <w:bottom w:w="80" w:type="dxa"/>
              <w:right w:w="86" w:type="dxa"/>
            </w:tcMar>
            <w:vAlign w:val="center"/>
          </w:tcPr>
          <w:p w14:paraId="2D13734D" w14:textId="77777777" w:rsidR="004447DC" w:rsidRDefault="00000000">
            <w:pPr>
              <w:spacing w:after="0" w:line="259" w:lineRule="auto"/>
              <w:ind w:left="0" w:right="6" w:firstLine="0"/>
              <w:jc w:val="center"/>
            </w:pPr>
            <w:r>
              <w:rPr>
                <w:rFonts w:ascii="Arial" w:hAnsi="Arial"/>
                <w:sz w:val="9"/>
                <w:szCs w:val="9"/>
              </w:rPr>
              <w:t>0.2</w:t>
            </w:r>
          </w:p>
        </w:tc>
        <w:tc>
          <w:tcPr>
            <w:tcW w:w="417" w:type="dxa"/>
            <w:vMerge/>
            <w:tcBorders>
              <w:top w:val="nil"/>
              <w:left w:val="single" w:sz="5" w:space="0" w:color="000000"/>
              <w:bottom w:val="nil"/>
              <w:right w:val="single" w:sz="5" w:space="0" w:color="000000"/>
            </w:tcBorders>
            <w:shd w:val="clear" w:color="auto" w:fill="auto"/>
          </w:tcPr>
          <w:p w14:paraId="2D13734E"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4F"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50"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6EF2AA"/>
            <w:tcMar>
              <w:top w:w="80" w:type="dxa"/>
              <w:left w:w="80" w:type="dxa"/>
              <w:bottom w:w="80" w:type="dxa"/>
              <w:right w:w="86" w:type="dxa"/>
            </w:tcMar>
            <w:vAlign w:val="center"/>
          </w:tcPr>
          <w:p w14:paraId="2D137351" w14:textId="77777777" w:rsidR="004447DC" w:rsidRDefault="00000000">
            <w:pPr>
              <w:spacing w:after="0" w:line="259" w:lineRule="auto"/>
              <w:ind w:left="0" w:right="6" w:firstLine="0"/>
              <w:jc w:val="center"/>
            </w:pPr>
            <w:r>
              <w:rPr>
                <w:rFonts w:ascii="Arial" w:hAnsi="Arial"/>
                <w:sz w:val="9"/>
                <w:szCs w:val="9"/>
              </w:rPr>
              <w:t>8.47</w:t>
            </w:r>
          </w:p>
        </w:tc>
        <w:tc>
          <w:tcPr>
            <w:tcW w:w="550" w:type="dxa"/>
            <w:tcBorders>
              <w:top w:val="single" w:sz="5" w:space="0" w:color="000000"/>
              <w:left w:val="single" w:sz="5" w:space="0" w:color="000000"/>
              <w:bottom w:val="single" w:sz="5" w:space="0" w:color="000000"/>
              <w:right w:val="single" w:sz="5" w:space="0" w:color="000000"/>
            </w:tcBorders>
            <w:shd w:val="clear" w:color="auto" w:fill="0FFD0F"/>
            <w:tcMar>
              <w:top w:w="80" w:type="dxa"/>
              <w:left w:w="80" w:type="dxa"/>
              <w:bottom w:w="80" w:type="dxa"/>
              <w:right w:w="86" w:type="dxa"/>
            </w:tcMar>
            <w:vAlign w:val="center"/>
          </w:tcPr>
          <w:p w14:paraId="2D137352" w14:textId="77777777" w:rsidR="004447DC" w:rsidRDefault="00000000">
            <w:pPr>
              <w:spacing w:after="0" w:line="259" w:lineRule="auto"/>
              <w:ind w:left="0" w:right="6" w:firstLine="0"/>
              <w:jc w:val="center"/>
            </w:pPr>
            <w:r>
              <w:rPr>
                <w:rFonts w:ascii="Arial" w:hAnsi="Arial"/>
                <w:sz w:val="9"/>
                <w:szCs w:val="9"/>
              </w:rPr>
              <w:t>13.91</w:t>
            </w:r>
          </w:p>
        </w:tc>
        <w:tc>
          <w:tcPr>
            <w:tcW w:w="550" w:type="dxa"/>
            <w:tcBorders>
              <w:top w:val="single" w:sz="5" w:space="0" w:color="000000"/>
              <w:left w:val="single" w:sz="5" w:space="0" w:color="000000"/>
              <w:bottom w:val="single" w:sz="5" w:space="0" w:color="000000"/>
              <w:right w:val="single" w:sz="5" w:space="0" w:color="000000"/>
            </w:tcBorders>
            <w:shd w:val="clear" w:color="auto" w:fill="07FF00"/>
            <w:tcMar>
              <w:top w:w="80" w:type="dxa"/>
              <w:left w:w="80" w:type="dxa"/>
              <w:bottom w:w="80" w:type="dxa"/>
              <w:right w:w="86" w:type="dxa"/>
            </w:tcMar>
            <w:vAlign w:val="center"/>
          </w:tcPr>
          <w:p w14:paraId="2D137353" w14:textId="77777777" w:rsidR="004447DC" w:rsidRDefault="00000000">
            <w:pPr>
              <w:spacing w:after="0" w:line="259" w:lineRule="auto"/>
              <w:ind w:left="0" w:right="6" w:firstLine="0"/>
              <w:jc w:val="center"/>
            </w:pPr>
            <w:r>
              <w:rPr>
                <w:rFonts w:ascii="Arial" w:hAnsi="Arial"/>
                <w:sz w:val="9"/>
                <w:szCs w:val="9"/>
              </w:rPr>
              <w:t>14.54</w:t>
            </w:r>
          </w:p>
        </w:tc>
      </w:tr>
      <w:tr w:rsidR="004447DC" w14:paraId="2D137360"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55" w14:textId="77777777" w:rsidR="004447DC" w:rsidRDefault="00000000">
            <w:pPr>
              <w:spacing w:after="0" w:line="259" w:lineRule="auto"/>
              <w:ind w:left="0" w:right="6" w:firstLine="0"/>
              <w:jc w:val="center"/>
            </w:pPr>
            <w:r>
              <w:rPr>
                <w:rFonts w:ascii="Arial" w:hAnsi="Arial"/>
                <w:sz w:val="9"/>
                <w:szCs w:val="9"/>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56"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57"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58"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59" w14:textId="77777777" w:rsidR="004447DC" w:rsidRDefault="00000000">
            <w:pPr>
              <w:spacing w:after="0" w:line="259" w:lineRule="auto"/>
              <w:ind w:left="0" w:right="6" w:firstLine="0"/>
              <w:jc w:val="center"/>
            </w:pPr>
            <w:r>
              <w:rPr>
                <w:rFonts w:ascii="Arial" w:hAnsi="Arial"/>
                <w:sz w:val="9"/>
                <w:szCs w:val="9"/>
              </w:rPr>
              <w:t>0</w:t>
            </w:r>
          </w:p>
        </w:tc>
        <w:tc>
          <w:tcPr>
            <w:tcW w:w="417" w:type="dxa"/>
            <w:vMerge/>
            <w:tcBorders>
              <w:top w:val="nil"/>
              <w:left w:val="single" w:sz="5" w:space="0" w:color="000000"/>
              <w:bottom w:val="nil"/>
              <w:right w:val="single" w:sz="5" w:space="0" w:color="000000"/>
            </w:tcBorders>
            <w:shd w:val="clear" w:color="auto" w:fill="auto"/>
          </w:tcPr>
          <w:p w14:paraId="2D13735A" w14:textId="77777777" w:rsidR="004447DC" w:rsidRDefault="004447DC"/>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5B" w14:textId="77777777" w:rsidR="004447DC" w:rsidRDefault="00000000">
            <w:pPr>
              <w:spacing w:after="0" w:line="259" w:lineRule="auto"/>
              <w:ind w:left="0" w:right="6" w:firstLine="0"/>
              <w:jc w:val="center"/>
            </w:pPr>
            <w:r>
              <w:rPr>
                <w:rFonts w:ascii="Arial" w:hAnsi="Arial"/>
                <w:sz w:val="9"/>
                <w:szCs w:val="9"/>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2D13735C" w14:textId="77777777" w:rsidR="004447DC" w:rsidRDefault="00000000">
            <w:pPr>
              <w:spacing w:after="0" w:line="259" w:lineRule="auto"/>
              <w:ind w:left="0" w:right="6" w:firstLine="0"/>
              <w:jc w:val="center"/>
            </w:pPr>
            <w:r>
              <w:rPr>
                <w:rFonts w:ascii="Arial" w:hAnsi="Arial"/>
                <w:sz w:val="9"/>
                <w:szCs w:val="9"/>
              </w:rPr>
              <w:t>0</w:t>
            </w:r>
          </w:p>
        </w:tc>
        <w:tc>
          <w:tcPr>
            <w:tcW w:w="550" w:type="dxa"/>
            <w:tcBorders>
              <w:top w:val="single" w:sz="5" w:space="0" w:color="000000"/>
              <w:left w:val="single" w:sz="5" w:space="0" w:color="000000"/>
              <w:bottom w:val="single" w:sz="5" w:space="0" w:color="000000"/>
              <w:right w:val="single" w:sz="5" w:space="0" w:color="000000"/>
            </w:tcBorders>
            <w:shd w:val="clear" w:color="auto" w:fill="31FCFC"/>
            <w:tcMar>
              <w:top w:w="80" w:type="dxa"/>
              <w:left w:w="80" w:type="dxa"/>
              <w:bottom w:w="80" w:type="dxa"/>
              <w:right w:w="86" w:type="dxa"/>
            </w:tcMar>
            <w:vAlign w:val="center"/>
          </w:tcPr>
          <w:p w14:paraId="2D13735D" w14:textId="77777777" w:rsidR="004447DC" w:rsidRDefault="00000000">
            <w:pPr>
              <w:spacing w:after="0" w:line="259" w:lineRule="auto"/>
              <w:ind w:left="0" w:right="6" w:firstLine="0"/>
              <w:jc w:val="center"/>
            </w:pPr>
            <w:r>
              <w:rPr>
                <w:rFonts w:ascii="Arial" w:hAnsi="Arial"/>
                <w:sz w:val="9"/>
                <w:szCs w:val="9"/>
              </w:rPr>
              <w:t>3.84</w:t>
            </w:r>
          </w:p>
        </w:tc>
        <w:tc>
          <w:tcPr>
            <w:tcW w:w="550" w:type="dxa"/>
            <w:tcBorders>
              <w:top w:val="single" w:sz="5" w:space="0" w:color="000000"/>
              <w:left w:val="single" w:sz="5" w:space="0" w:color="000000"/>
              <w:bottom w:val="single" w:sz="5" w:space="0" w:color="000000"/>
              <w:right w:val="single" w:sz="5" w:space="0" w:color="000000"/>
            </w:tcBorders>
            <w:shd w:val="clear" w:color="auto" w:fill="1DFB1D"/>
            <w:tcMar>
              <w:top w:w="80" w:type="dxa"/>
              <w:left w:w="80" w:type="dxa"/>
              <w:bottom w:w="80" w:type="dxa"/>
              <w:right w:w="86" w:type="dxa"/>
            </w:tcMar>
            <w:vAlign w:val="center"/>
          </w:tcPr>
          <w:p w14:paraId="2D13735E" w14:textId="77777777" w:rsidR="004447DC" w:rsidRDefault="00000000">
            <w:pPr>
              <w:spacing w:after="0" w:line="259" w:lineRule="auto"/>
              <w:ind w:left="0" w:right="6" w:firstLine="0"/>
              <w:jc w:val="center"/>
            </w:pPr>
            <w:r>
              <w:rPr>
                <w:rFonts w:ascii="Arial" w:hAnsi="Arial"/>
                <w:sz w:val="9"/>
                <w:szCs w:val="9"/>
              </w:rPr>
              <w:t>13.45</w:t>
            </w:r>
          </w:p>
        </w:tc>
        <w:tc>
          <w:tcPr>
            <w:tcW w:w="550" w:type="dxa"/>
            <w:tcBorders>
              <w:top w:val="single" w:sz="5" w:space="0" w:color="000000"/>
              <w:left w:val="single" w:sz="5" w:space="0" w:color="000000"/>
              <w:bottom w:val="single" w:sz="5" w:space="0" w:color="000000"/>
              <w:right w:val="single" w:sz="5" w:space="0" w:color="000000"/>
            </w:tcBorders>
            <w:shd w:val="clear" w:color="auto" w:fill="FA8072"/>
            <w:tcMar>
              <w:top w:w="80" w:type="dxa"/>
              <w:left w:w="80" w:type="dxa"/>
              <w:bottom w:w="80" w:type="dxa"/>
              <w:right w:w="86" w:type="dxa"/>
            </w:tcMar>
            <w:vAlign w:val="center"/>
          </w:tcPr>
          <w:p w14:paraId="2D13735F" w14:textId="77777777" w:rsidR="004447DC" w:rsidRDefault="00000000">
            <w:pPr>
              <w:spacing w:after="0" w:line="259" w:lineRule="auto"/>
              <w:ind w:left="0" w:right="6" w:firstLine="0"/>
              <w:jc w:val="center"/>
            </w:pPr>
            <w:r>
              <w:rPr>
                <w:rFonts w:ascii="Arial" w:hAnsi="Arial"/>
                <w:sz w:val="9"/>
                <w:szCs w:val="9"/>
              </w:rPr>
              <w:t>28.84</w:t>
            </w:r>
          </w:p>
        </w:tc>
      </w:tr>
    </w:tbl>
    <w:p w14:paraId="2D137361" w14:textId="77777777" w:rsidR="004447DC" w:rsidRDefault="00000000">
      <w:pPr>
        <w:spacing w:after="319" w:line="318" w:lineRule="auto"/>
        <w:ind w:left="1547" w:right="1610"/>
        <w:jc w:val="left"/>
      </w:pPr>
      <w:r>
        <w:rPr>
          <w:rFonts w:ascii="Arial" w:hAnsi="Arial"/>
          <w:color w:val="4D4D4D"/>
          <w:sz w:val="11"/>
          <w:szCs w:val="11"/>
          <w:u w:color="4D4D4D"/>
        </w:rPr>
        <w:t>P1</w:t>
      </w:r>
    </w:p>
    <w:p w14:paraId="2D137362" w14:textId="77777777" w:rsidR="004447DC" w:rsidRDefault="00000000">
      <w:pPr>
        <w:spacing w:after="319" w:line="318" w:lineRule="auto"/>
        <w:ind w:left="1547" w:right="1610"/>
        <w:jc w:val="left"/>
      </w:pPr>
      <w:r>
        <w:rPr>
          <w:rFonts w:ascii="Arial" w:hAnsi="Arial"/>
          <w:color w:val="4D4D4D"/>
          <w:sz w:val="11"/>
          <w:szCs w:val="11"/>
          <w:u w:color="4D4D4D"/>
        </w:rPr>
        <w:t>P2</w:t>
      </w:r>
    </w:p>
    <w:p w14:paraId="2D137363" w14:textId="77777777" w:rsidR="004447DC" w:rsidRDefault="00000000">
      <w:pPr>
        <w:spacing w:after="319" w:line="318" w:lineRule="auto"/>
        <w:ind w:left="1547" w:right="1610"/>
        <w:jc w:val="left"/>
      </w:pPr>
      <w:r>
        <w:rPr>
          <w:rFonts w:ascii="Arial" w:hAnsi="Arial"/>
          <w:color w:val="4D4D4D"/>
          <w:sz w:val="11"/>
          <w:szCs w:val="11"/>
          <w:u w:color="4D4D4D"/>
        </w:rPr>
        <w:t>P3</w:t>
      </w:r>
    </w:p>
    <w:p w14:paraId="2D137364" w14:textId="77777777" w:rsidR="004447DC" w:rsidRDefault="00000000">
      <w:pPr>
        <w:spacing w:after="319" w:line="318" w:lineRule="auto"/>
        <w:ind w:left="1547" w:right="1610"/>
        <w:jc w:val="left"/>
      </w:pPr>
      <w:r>
        <w:rPr>
          <w:rFonts w:ascii="Arial" w:hAnsi="Arial"/>
          <w:color w:val="4D4D4D"/>
          <w:sz w:val="11"/>
          <w:szCs w:val="11"/>
          <w:u w:color="4D4D4D"/>
        </w:rPr>
        <w:t>P4</w:t>
      </w:r>
    </w:p>
    <w:p w14:paraId="2D137365" w14:textId="77777777" w:rsidR="004447DC" w:rsidRDefault="00000000">
      <w:pPr>
        <w:spacing w:after="219" w:line="318" w:lineRule="auto"/>
        <w:ind w:left="1547" w:right="1610"/>
        <w:jc w:val="left"/>
      </w:pPr>
      <w:r>
        <w:rPr>
          <w:rFonts w:ascii="Arial" w:hAnsi="Arial"/>
          <w:color w:val="4D4D4D"/>
          <w:sz w:val="11"/>
          <w:szCs w:val="11"/>
          <w:u w:color="4D4D4D"/>
        </w:rPr>
        <w:t>P5</w:t>
      </w:r>
    </w:p>
    <w:p w14:paraId="2D137366" w14:textId="77777777" w:rsidR="004447DC"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289" w:line="318" w:lineRule="auto"/>
        <w:ind w:left="0" w:right="0" w:firstLine="0"/>
        <w:jc w:val="left"/>
      </w:pPr>
      <w:r>
        <w:rPr>
          <w:rFonts w:ascii="Calibri" w:eastAsia="Calibri" w:hAnsi="Calibri" w:cs="Calibri"/>
        </w:rP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2D137367" w14:textId="77777777" w:rsidR="004447DC" w:rsidRDefault="00000000">
      <w:pPr>
        <w:spacing w:after="207" w:line="265" w:lineRule="auto"/>
        <w:ind w:right="0"/>
        <w:jc w:val="center"/>
      </w:pPr>
      <w:r>
        <w:rPr>
          <w:sz w:val="18"/>
          <w:szCs w:val="18"/>
        </w:rPr>
        <w:t>Figure 7: Bhutan vs. Iceland</w:t>
      </w:r>
    </w:p>
    <w:p w14:paraId="2D137368" w14:textId="77777777" w:rsidR="004447DC" w:rsidRDefault="00000000">
      <w:pPr>
        <w:spacing w:after="374" w:line="260" w:lineRule="auto"/>
        <w:ind w:left="0" w:right="0" w:firstLine="0"/>
      </w:pPr>
      <w:r>
        <w:rPr>
          <w:rFonts w:ascii="Cambria Bold" w:hAnsi="Cambria Bold"/>
          <w:sz w:val="18"/>
          <w:szCs w:val="18"/>
        </w:rPr>
        <w:t xml:space="preserve">Notes: </w:t>
      </w:r>
      <w:r>
        <w:rPr>
          <w:rFonts w:ascii="Cambria Italic" w:hAnsi="Cambria Italic"/>
          <w:sz w:val="18"/>
          <w:szCs w:val="18"/>
        </w:rPr>
        <w:t xml:space="preserve">CAT </w:t>
      </w:r>
      <w:r>
        <w:rPr>
          <w:sz w:val="18"/>
          <w:szCs w:val="18"/>
        </w:rPr>
        <w:t xml:space="preserve">measures absolute mobility, </w:t>
      </w:r>
      <w:r>
        <w:rPr>
          <w:rFonts w:ascii="Cambria Italic" w:hAnsi="Cambria Italic"/>
          <w:sz w:val="18"/>
          <w:szCs w:val="18"/>
        </w:rPr>
        <w:t xml:space="preserve">1-BETA </w:t>
      </w:r>
      <w:r>
        <w:rPr>
          <w:sz w:val="18"/>
          <w:szCs w:val="18"/>
        </w:rPr>
        <w:t>measures relative mobility. The data is sourced from the Global Database on Intergenerational Mobility (2023). The analysis focuses on the 1980 cohort, comparing the education levels of all children to the maximum education level of their parents.</w:t>
      </w:r>
    </w:p>
    <w:p w14:paraId="2D137369" w14:textId="77777777" w:rsidR="004447DC" w:rsidRDefault="00000000">
      <w:pPr>
        <w:ind w:left="0" w:right="0" w:firstLine="0"/>
      </w:pPr>
      <w:r>
        <w:rPr>
          <w:rFonts w:ascii="Cambria Italic" w:hAnsi="Cambria Italic"/>
        </w:rPr>
        <w:t xml:space="preserve">Comparison to current measures. </w:t>
      </w:r>
      <w:r>
        <w:t xml:space="preserve">Finally, we examine the relationship between our new index, absolute mobility, and relative mobility using linear relationships in Figures 8 and 9. Our index closely aligns with absolute mobility in capturing social progress and shows minimal outliers. However, while both measure social progress, our index is more advanced as it addresses the directionality problem. Due to this limitation, absolute mobility fails to differentiate between countries experiencing a downward trend, such as the Central African Republic and Zambia, and those with more persistent trends, such as Burundi, Bhutan, and Burkina Faso. Compared to relative mobility, our index highlights significant differences stemming from the fundamental distinction between social fluidity and social progress, as discussed earlier. For instance, both Timor-Leste (Figure 1) and the Central African Republic (Figure 2) exhibit high relative mobility. However, Timor-Leste’s mobility is upward, whereas the Central African Republic’s is downward. Regarding the difficulty problem, Figures 2 (current measures) and 5 (our index) illustrate the case of Canada and TimorLeste. Under our framework, Timor-Leste appears more progressive than Canada because it has </w:t>
      </w:r>
      <w:ins w:id="95" w:author="Wim Groot" w:date="2025-03-31T16:27:00Z">
        <w:r>
          <w:t>had</w:t>
        </w:r>
      </w:ins>
      <w:del w:id="96" w:author="Wim Groot" w:date="2025-03-31T16:27:00Z">
        <w:r>
          <w:delText>made</w:delText>
        </w:r>
      </w:del>
      <w:r>
        <w:t xml:space="preserve"> greater </w:t>
      </w:r>
      <w:ins w:id="97" w:author="Wim Groot" w:date="2025-03-31T16:28:00Z">
        <w:r>
          <w:t>succes in achieving</w:t>
        </w:r>
      </w:ins>
      <w:del w:id="98" w:author="Wim Groot" w:date="2025-03-31T16:27:00Z">
        <w:r>
          <w:delText>efforts</w:delText>
        </w:r>
      </w:del>
      <w:r>
        <w:t xml:space="preserve"> </w:t>
      </w:r>
      <w:del w:id="99" w:author="Wim Groot" w:date="2025-03-31T16:28:00Z">
        <w:r>
          <w:delText xml:space="preserve">toward </w:delText>
        </w:r>
      </w:del>
      <w:r>
        <w:t>social progress, even though Canada has a much higher level of education. In this case, we also account for the ceiling effect. In summary, our index provides a more robust measure of social mobility than existing metrics.</w:t>
      </w:r>
    </w:p>
    <w:p w14:paraId="2D13736A" w14:textId="77777777" w:rsidR="004447DC" w:rsidRDefault="00000000">
      <w:pPr>
        <w:spacing w:after="282" w:line="259" w:lineRule="auto"/>
        <w:ind w:left="388" w:right="0" w:firstLine="0"/>
        <w:jc w:val="left"/>
      </w:pPr>
      <w:r>
        <w:rPr>
          <w:noProof/>
        </w:rPr>
        <w:lastRenderedPageBreak/>
        <w:drawing>
          <wp:inline distT="0" distB="0" distL="0" distR="0" wp14:anchorId="2D137930" wp14:editId="2D137931">
            <wp:extent cx="5385816" cy="3136393"/>
            <wp:effectExtent l="0" t="0" r="0" b="0"/>
            <wp:docPr id="1073741852" name="officeArt object" descr="Picture 104525"/>
            <wp:cNvGraphicFramePr/>
            <a:graphic xmlns:a="http://schemas.openxmlformats.org/drawingml/2006/main">
              <a:graphicData uri="http://schemas.openxmlformats.org/drawingml/2006/picture">
                <pic:pic xmlns:pic="http://schemas.openxmlformats.org/drawingml/2006/picture">
                  <pic:nvPicPr>
                    <pic:cNvPr id="1073741852" name="Picture 104525" descr="Picture 104525"/>
                    <pic:cNvPicPr>
                      <a:picLocks noChangeAspect="1"/>
                    </pic:cNvPicPr>
                  </pic:nvPicPr>
                  <pic:blipFill>
                    <a:blip r:embed="rId31"/>
                    <a:stretch>
                      <a:fillRect/>
                    </a:stretch>
                  </pic:blipFill>
                  <pic:spPr>
                    <a:xfrm>
                      <a:off x="0" y="0"/>
                      <a:ext cx="5385816" cy="3136393"/>
                    </a:xfrm>
                    <a:prstGeom prst="rect">
                      <a:avLst/>
                    </a:prstGeom>
                    <a:ln w="12700" cap="flat">
                      <a:noFill/>
                      <a:miter lim="400000"/>
                    </a:ln>
                    <a:effectLst/>
                  </pic:spPr>
                </pic:pic>
              </a:graphicData>
            </a:graphic>
          </wp:inline>
        </w:drawing>
      </w:r>
    </w:p>
    <w:p w14:paraId="2D13736B" w14:textId="77777777" w:rsidR="004447DC" w:rsidRDefault="00000000">
      <w:pPr>
        <w:spacing w:after="350" w:line="260" w:lineRule="auto"/>
        <w:ind w:left="3004" w:right="0" w:firstLine="0"/>
      </w:pPr>
      <w:r>
        <w:rPr>
          <w:sz w:val="18"/>
          <w:szCs w:val="18"/>
        </w:rPr>
        <w:t>Figure 8: Compared to absolute mobility</w:t>
      </w:r>
    </w:p>
    <w:p w14:paraId="2D13736C" w14:textId="77777777" w:rsidR="004447DC" w:rsidRDefault="00000000">
      <w:pPr>
        <w:spacing w:after="279" w:line="259" w:lineRule="auto"/>
        <w:ind w:left="388" w:right="0" w:firstLine="0"/>
        <w:jc w:val="left"/>
      </w:pPr>
      <w:r>
        <w:rPr>
          <w:noProof/>
        </w:rPr>
        <w:drawing>
          <wp:inline distT="0" distB="0" distL="0" distR="0" wp14:anchorId="2D137932" wp14:editId="2D137933">
            <wp:extent cx="5385816" cy="3136393"/>
            <wp:effectExtent l="0" t="0" r="0" b="0"/>
            <wp:docPr id="1073741853" name="officeArt object" descr="Picture 104527"/>
            <wp:cNvGraphicFramePr/>
            <a:graphic xmlns:a="http://schemas.openxmlformats.org/drawingml/2006/main">
              <a:graphicData uri="http://schemas.openxmlformats.org/drawingml/2006/picture">
                <pic:pic xmlns:pic="http://schemas.openxmlformats.org/drawingml/2006/picture">
                  <pic:nvPicPr>
                    <pic:cNvPr id="1073741853" name="Picture 104527" descr="Picture 104527"/>
                    <pic:cNvPicPr>
                      <a:picLocks noChangeAspect="1"/>
                    </pic:cNvPicPr>
                  </pic:nvPicPr>
                  <pic:blipFill>
                    <a:blip r:embed="rId32"/>
                    <a:stretch>
                      <a:fillRect/>
                    </a:stretch>
                  </pic:blipFill>
                  <pic:spPr>
                    <a:xfrm>
                      <a:off x="0" y="0"/>
                      <a:ext cx="5385816" cy="3136393"/>
                    </a:xfrm>
                    <a:prstGeom prst="rect">
                      <a:avLst/>
                    </a:prstGeom>
                    <a:ln w="12700" cap="flat">
                      <a:noFill/>
                      <a:miter lim="400000"/>
                    </a:ln>
                    <a:effectLst/>
                  </pic:spPr>
                </pic:pic>
              </a:graphicData>
            </a:graphic>
          </wp:inline>
        </w:drawing>
      </w:r>
    </w:p>
    <w:p w14:paraId="2D13736D" w14:textId="77777777" w:rsidR="004447DC" w:rsidRDefault="00000000">
      <w:pPr>
        <w:spacing w:after="3" w:line="260" w:lineRule="auto"/>
        <w:ind w:left="3040" w:right="0" w:firstLine="0"/>
      </w:pPr>
      <w:r>
        <w:rPr>
          <w:sz w:val="18"/>
          <w:szCs w:val="18"/>
        </w:rPr>
        <w:t>Figure 9: Compared to relative mobility</w:t>
      </w:r>
    </w:p>
    <w:p w14:paraId="2D13736E" w14:textId="77777777" w:rsidR="004447DC" w:rsidRDefault="00000000">
      <w:pPr>
        <w:pStyle w:val="Heading1"/>
        <w:numPr>
          <w:ilvl w:val="0"/>
          <w:numId w:val="5"/>
        </w:numPr>
      </w:pPr>
      <w:r>
        <w:lastRenderedPageBreak/>
        <w:t>Conclusion</w:t>
      </w:r>
    </w:p>
    <w:p w14:paraId="2D13736F" w14:textId="77777777" w:rsidR="004447DC" w:rsidRDefault="00000000">
      <w:pPr>
        <w:ind w:left="0" w:right="0" w:firstLine="324"/>
      </w:pPr>
      <w:r>
        <w:t xml:space="preserve">Current measures of intergenerational mobility fail to fully capture social progress in education. For instance, while Bhutan and the Central African Republic show similar levels of absolute mobility, the Central African Republic’s higher relative mobility is largely </w:t>
      </w:r>
      <w:commentRangeStart w:id="100"/>
      <w:r>
        <w:t>driven</w:t>
      </w:r>
      <w:commentRangeEnd w:id="100"/>
      <w:r>
        <w:commentReference w:id="100"/>
      </w:r>
      <w:r>
        <w:t xml:space="preserve"> by widespread downward mobility, which does not reflect true progress. Similarly, although Canada and TimorLeste exhibit different mobility levels, the effort required for mobility in Timor-Leste is much greater, suggesting a different form of progress. To address these issues, this study develops a new index based on transition matrices, offering a more rigorous measure of educational social progress. By constructing an expected transition matrix that accounts for country-specific factors, this approach isolates genuine progress while filtering out persistent institutional and cultural constraints. The resulting measure aligns countries to a common reference frame, allowing for more meaningful comparisons of national efforts to advance social mobility through education. Our progress gap index, calculated using data from the GDIM, provides a clearer assessment. It shows that South Korea and Taiwan are the most progressive in terms of educational mobility, while countries like the Central African Republic and Zambia rank the lowest. Regional trends reveal that Africa and South Asia are less progressive</w:t>
      </w:r>
      <w:ins w:id="101" w:author="Wim Groot" w:date="2025-03-31T16:30:00Z">
        <w:r>
          <w:t xml:space="preserve"> in social mobility</w:t>
        </w:r>
      </w:ins>
      <w:r>
        <w:t>, while most developed countries show higher progress. In contrast, Latin America demonstrates educational progress, but this does not translate into economic development</w:t>
      </w:r>
      <w:ins w:id="102" w:author="Wim Groot" w:date="2025-03-31T16:31:00Z">
        <w:r>
          <w:t xml:space="preserve">. This may be </w:t>
        </w:r>
      </w:ins>
      <w:del w:id="103" w:author="Wim Groot" w:date="2025-03-31T16:31:00Z">
        <w:r>
          <w:delText xml:space="preserve">, </w:delText>
        </w:r>
      </w:del>
      <w:r>
        <w:t xml:space="preserve">due to </w:t>
      </w:r>
      <w:ins w:id="104" w:author="Wim Groot" w:date="2025-03-31T16:32:00Z">
        <w:r>
          <w:t xml:space="preserve">exogenous factors like including </w:t>
        </w:r>
      </w:ins>
      <w:r>
        <w:t xml:space="preserve">a mismatch between education and labor market </w:t>
      </w:r>
      <w:commentRangeStart w:id="105"/>
      <w:r>
        <w:t>outcomes</w:t>
      </w:r>
      <w:commentRangeEnd w:id="105"/>
      <w:r>
        <w:commentReference w:id="105"/>
      </w:r>
      <w:r>
        <w:t>.</w:t>
      </w:r>
    </w:p>
    <w:p w14:paraId="2D137370" w14:textId="77777777" w:rsidR="004447DC" w:rsidRDefault="00000000">
      <w:pPr>
        <w:spacing w:after="348"/>
        <w:ind w:left="0" w:right="0" w:firstLine="324"/>
      </w:pPr>
      <w:r>
        <w:t xml:space="preserve">Although our method is </w:t>
      </w:r>
      <w:del w:id="106" w:author="Wim Groot" w:date="2025-03-31T16:32:00Z">
        <w:r>
          <w:delText xml:space="preserve">fundamentally </w:delText>
        </w:r>
      </w:del>
      <w:r>
        <w:t xml:space="preserve">based on the World Bank’s approach and reports, the scope of this study extends beyond the confines of </w:t>
      </w:r>
      <w:ins w:id="107" w:author="Wim Groot" w:date="2025-03-31T16:32:00Z">
        <w:r>
          <w:t>this study</w:t>
        </w:r>
      </w:ins>
      <w:del w:id="108" w:author="Wim Groot" w:date="2025-03-31T16:32:00Z">
        <w:r>
          <w:delText>such reports</w:delText>
        </w:r>
      </w:del>
      <w:r>
        <w:t xml:space="preserve">. The current measures we review are not exclusive to the World Bank; they are widely used in the field of intergenerational mobility (Corak, 2020; Chetty et al., 2014; Asher et al., 2019; Alesina et al., 2021; Chetty et al., 2017). To clarify, we are not studying a unique measurement used by one organization for its own report, but rather evaluating common measures in the field that have been compiled and applied by the World Bank in its recent database release. Moreover, our method can be extended to other ordinal measurements using mobility tables, such as self-reported health (Halliday et al., 2021) or well-being (Molina et al., 2011). However, this would require further research and testing. One limitation of our method is its sensitivity to the selection of the true effect of intergenerational mobility, as some studies may report the effect as slightly larger - that is </w:t>
      </w:r>
      <w:r>
        <w:rPr>
          <w:rFonts w:ascii="Cambria Italic" w:hAnsi="Cambria Italic"/>
        </w:rPr>
        <w:t xml:space="preserve">ω </w:t>
      </w:r>
      <w:r>
        <w:t>= 0</w:t>
      </w:r>
      <w:r>
        <w:rPr>
          <w:rFonts w:ascii="Cambria Italic" w:hAnsi="Cambria Italic"/>
        </w:rPr>
        <w:t>.</w:t>
      </w:r>
      <w:r>
        <w:t>15, as shown by Fleury and Gilles (2018). Nonetheless, this does not significantly change the overall findings of our study (see Appendix B).</w:t>
      </w:r>
    </w:p>
    <w:p w14:paraId="2D137371" w14:textId="77777777" w:rsidR="004447DC" w:rsidRDefault="00000000">
      <w:pPr>
        <w:spacing w:after="172" w:line="259" w:lineRule="auto"/>
        <w:ind w:left="0" w:right="0" w:firstLine="0"/>
        <w:jc w:val="left"/>
      </w:pPr>
      <w:r>
        <w:rPr>
          <w:rFonts w:ascii="Cambria Bold" w:hAnsi="Cambria Bold"/>
        </w:rPr>
        <w:t>Supplementary material</w:t>
      </w:r>
    </w:p>
    <w:p w14:paraId="2D137372" w14:textId="77777777" w:rsidR="004447DC" w:rsidRDefault="00000000">
      <w:pPr>
        <w:spacing w:after="347"/>
        <w:ind w:left="349" w:right="392"/>
      </w:pPr>
      <w:r>
        <w:t>An online appendix for this article is available on the journal’s website.</w:t>
      </w:r>
    </w:p>
    <w:p w14:paraId="2D137373" w14:textId="77777777" w:rsidR="004447DC" w:rsidRDefault="00000000">
      <w:pPr>
        <w:pStyle w:val="Heading1"/>
        <w:spacing w:after="203"/>
        <w:ind w:right="0"/>
      </w:pPr>
      <w:r>
        <w:t>Data availability</w:t>
      </w:r>
    </w:p>
    <w:p w14:paraId="2D137374" w14:textId="77777777" w:rsidR="004447DC" w:rsidRDefault="00000000">
      <w:pPr>
        <w:spacing w:after="336"/>
        <w:ind w:left="0" w:right="0" w:firstLine="324"/>
      </w:pPr>
      <w:r>
        <w:t xml:space="preserve">The data and code supporting the findings of this study are available at </w:t>
      </w:r>
      <w:r>
        <w:rPr>
          <w:rFonts w:ascii="Calibri" w:hAnsi="Calibri"/>
        </w:rPr>
        <w:t>https://github.com/ duongkhanhk29/MEASURE_MOBILITY/</w:t>
      </w:r>
      <w:r>
        <w:t>.</w:t>
      </w:r>
    </w:p>
    <w:p w14:paraId="2D137375" w14:textId="77777777" w:rsidR="004447DC" w:rsidRDefault="00000000">
      <w:pPr>
        <w:pStyle w:val="Heading1"/>
        <w:spacing w:after="120"/>
        <w:ind w:right="0"/>
      </w:pPr>
      <w:r>
        <w:lastRenderedPageBreak/>
        <w:t>References</w:t>
      </w:r>
    </w:p>
    <w:p w14:paraId="2D137376" w14:textId="77777777" w:rsidR="004447DC" w:rsidRDefault="00000000">
      <w:pPr>
        <w:spacing w:after="3" w:line="260" w:lineRule="auto"/>
        <w:ind w:left="213" w:right="0" w:hanging="213"/>
      </w:pPr>
      <w:r>
        <w:rPr>
          <w:sz w:val="18"/>
          <w:szCs w:val="18"/>
        </w:rPr>
        <w:t>Alesina, A., Hohmann, S., Michalopoulos, S., Papaioannou, E., 2021. Intergenerational mobility in africa. Econometrica 89, 1–35.</w:t>
      </w:r>
    </w:p>
    <w:p w14:paraId="2D137377" w14:textId="77777777" w:rsidR="004447DC" w:rsidRDefault="00000000">
      <w:pPr>
        <w:spacing w:after="3" w:line="260" w:lineRule="auto"/>
        <w:ind w:left="213" w:right="0" w:hanging="213"/>
      </w:pPr>
      <w:r>
        <w:rPr>
          <w:sz w:val="18"/>
          <w:szCs w:val="18"/>
        </w:rPr>
        <w:t>Apouey, B., Nissanov, Z., Silber, J., 2023. Ordinal variables and the measurement of upward and downward intergenerational educational mobility in european countries. Review of Income and Wealth 69, 776–800.</w:t>
      </w:r>
    </w:p>
    <w:p w14:paraId="2D137378" w14:textId="77777777" w:rsidR="004447DC" w:rsidRDefault="00000000">
      <w:pPr>
        <w:spacing w:after="3" w:line="260" w:lineRule="auto"/>
        <w:ind w:left="213" w:right="0" w:hanging="213"/>
      </w:pPr>
      <w:r>
        <w:rPr>
          <w:sz w:val="18"/>
          <w:szCs w:val="18"/>
        </w:rPr>
        <w:t>Asher, S., Novosad, P., Rafkin, C., 2019. Getting signal from interval data: Theory and applications to mortality and intergenerational mobility. World Bank Working Paper, Washington DC: World Bank .</w:t>
      </w:r>
    </w:p>
    <w:p w14:paraId="2D137379" w14:textId="77777777" w:rsidR="004447DC" w:rsidRDefault="00000000">
      <w:pPr>
        <w:spacing w:after="3" w:line="260" w:lineRule="auto"/>
        <w:ind w:left="0" w:right="0" w:firstLine="0"/>
      </w:pPr>
      <w:r>
        <w:rPr>
          <w:sz w:val="18"/>
          <w:szCs w:val="18"/>
        </w:rPr>
        <w:t>Bartholomew, D., 1967. Stochastic Models for Social Processes. First ed., John Wiley &amp; Sons, London.</w:t>
      </w:r>
    </w:p>
    <w:p w14:paraId="2D13737A" w14:textId="77777777" w:rsidR="004447DC" w:rsidRDefault="00000000">
      <w:pPr>
        <w:spacing w:after="3" w:line="260" w:lineRule="auto"/>
        <w:ind w:left="213" w:right="0" w:hanging="213"/>
      </w:pPr>
      <w:r>
        <w:rPr>
          <w:sz w:val="18"/>
          <w:szCs w:val="18"/>
        </w:rPr>
        <w:t>Bassi, M., Busso, M., Urzu´a, S., Vargas, J., 2012. Disconnected: Skills, education, and employment in Latin America. Inter-American Development Bank.</w:t>
      </w:r>
    </w:p>
    <w:p w14:paraId="2D13737B" w14:textId="77777777" w:rsidR="004447DC" w:rsidRDefault="00000000">
      <w:pPr>
        <w:spacing w:after="3" w:line="260" w:lineRule="auto"/>
        <w:ind w:left="0" w:right="0" w:firstLine="0"/>
      </w:pPr>
      <w:r>
        <w:rPr>
          <w:sz w:val="18"/>
          <w:szCs w:val="18"/>
        </w:rPr>
        <w:t>Bibby, J., 1975. Methods of measuring mobility. Quality &amp; Quantity 9.</w:t>
      </w:r>
    </w:p>
    <w:p w14:paraId="2D13737C" w14:textId="77777777" w:rsidR="004447DC" w:rsidRDefault="00000000">
      <w:pPr>
        <w:spacing w:after="3" w:line="260" w:lineRule="auto"/>
        <w:ind w:left="213" w:right="0" w:hanging="213"/>
      </w:pPr>
      <w:r>
        <w:rPr>
          <w:sz w:val="18"/>
          <w:szCs w:val="18"/>
        </w:rPr>
        <w:t>Blanden, J., 2013. Cross-country rankings in intergenerational mobility: a comparison of approaches from economics and sociology. Journal of Economic Surveys 27, 38–73.</w:t>
      </w:r>
    </w:p>
    <w:p w14:paraId="2D13737D" w14:textId="77777777" w:rsidR="004447DC" w:rsidRDefault="00000000">
      <w:pPr>
        <w:spacing w:after="3" w:line="260" w:lineRule="auto"/>
        <w:ind w:left="213" w:right="0" w:hanging="213"/>
      </w:pPr>
      <w:r>
        <w:rPr>
          <w:sz w:val="18"/>
          <w:szCs w:val="18"/>
        </w:rPr>
        <w:t>Chatterjee, S., 2008. Distances between probability measures. PDF lecture notes, UC Berkeley. Archived from the original on July 8, 2008.</w:t>
      </w:r>
    </w:p>
    <w:p w14:paraId="2D13737E" w14:textId="77777777" w:rsidR="004447DC" w:rsidRDefault="00000000">
      <w:pPr>
        <w:spacing w:after="3" w:line="260" w:lineRule="auto"/>
        <w:ind w:left="213" w:right="0" w:hanging="213"/>
      </w:pPr>
      <w:r>
        <w:rPr>
          <w:sz w:val="18"/>
          <w:szCs w:val="18"/>
        </w:rPr>
        <w:t>Chetty, R., Grusky, D., Hell, M., Hendren, N., Manduca, R., Narang, J., 2017. The fading american dream: Trends in absolute income mobility since 1940. Science 356, 398–406.</w:t>
      </w:r>
    </w:p>
    <w:p w14:paraId="2D13737F" w14:textId="77777777" w:rsidR="004447DC" w:rsidRDefault="00000000">
      <w:pPr>
        <w:spacing w:after="3" w:line="260" w:lineRule="auto"/>
        <w:ind w:left="213" w:right="0" w:hanging="213"/>
      </w:pPr>
      <w:r>
        <w:rPr>
          <w:sz w:val="18"/>
          <w:szCs w:val="18"/>
        </w:rPr>
        <w:t>Chetty, R., Hendren, N., Kline, P., Saez, E., 2014. Where is the land of opportunity? the geography of intergenerational mobility in the united states. The quarterly journal of economics 129, 1553–1623.</w:t>
      </w:r>
    </w:p>
    <w:p w14:paraId="2D137380" w14:textId="77777777" w:rsidR="004447DC" w:rsidRDefault="00000000">
      <w:pPr>
        <w:spacing w:after="3" w:line="260" w:lineRule="auto"/>
        <w:ind w:left="213" w:right="0" w:hanging="213"/>
      </w:pPr>
      <w:r>
        <w:rPr>
          <w:sz w:val="18"/>
          <w:szCs w:val="18"/>
        </w:rPr>
        <w:t>Corak, M., 2020. The canadian geography of intergenerational income mobility. The Economic Journal 130, 2134– 2174.</w:t>
      </w:r>
    </w:p>
    <w:p w14:paraId="2D137381" w14:textId="77777777" w:rsidR="004447DC" w:rsidRDefault="00000000">
      <w:pPr>
        <w:spacing w:after="3" w:line="260" w:lineRule="auto"/>
        <w:ind w:left="213" w:right="0" w:hanging="213"/>
      </w:pPr>
      <w:r>
        <w:rPr>
          <w:sz w:val="18"/>
          <w:szCs w:val="18"/>
        </w:rPr>
        <w:t>Csisza´r, I., 1975. I-divergence geometry of probability distributions and minimization problems. The annals of probability , 146–158.</w:t>
      </w:r>
    </w:p>
    <w:p w14:paraId="2D137382" w14:textId="77777777" w:rsidR="004447DC" w:rsidRDefault="00000000">
      <w:pPr>
        <w:spacing w:after="3" w:line="260" w:lineRule="auto"/>
        <w:ind w:left="213" w:right="0" w:hanging="213"/>
      </w:pPr>
      <w:r>
        <w:rPr>
          <w:sz w:val="18"/>
          <w:szCs w:val="18"/>
        </w:rPr>
        <w:t>Deutscher, N., Mazumder, B., 2023. Measuring intergenerational income mobility: A synthesis of approaches. Journal of Economic Literature 61, 988–1036.</w:t>
      </w:r>
    </w:p>
    <w:p w14:paraId="2D137383" w14:textId="77777777" w:rsidR="004447DC" w:rsidRDefault="00000000">
      <w:pPr>
        <w:spacing w:after="3" w:line="260" w:lineRule="auto"/>
        <w:ind w:left="213" w:right="0" w:hanging="213"/>
      </w:pPr>
      <w:r>
        <w:rPr>
          <w:sz w:val="18"/>
          <w:szCs w:val="18"/>
        </w:rPr>
        <w:t>Fleury, N., Gilles, F., 2018. The intergenerational transmission of education. a meta-regression analysis. Education Economics 26, 557–573.</w:t>
      </w:r>
    </w:p>
    <w:p w14:paraId="2D137384" w14:textId="77777777" w:rsidR="004447DC" w:rsidRDefault="00000000">
      <w:pPr>
        <w:spacing w:after="3" w:line="260" w:lineRule="auto"/>
        <w:ind w:left="213" w:right="0" w:hanging="213"/>
      </w:pPr>
      <w:r>
        <w:rPr>
          <w:sz w:val="18"/>
          <w:szCs w:val="18"/>
        </w:rPr>
        <w:t>Halliday, T., Mazumder, B., Wong, A., 2021. Intergenerational mobility in self-reported health status in the us. Journal of Public Economics 193, 104307.</w:t>
      </w:r>
    </w:p>
    <w:p w14:paraId="2D137385" w14:textId="77777777" w:rsidR="004447DC" w:rsidRDefault="00000000">
      <w:pPr>
        <w:spacing w:after="3" w:line="260" w:lineRule="auto"/>
        <w:ind w:left="213" w:right="0" w:hanging="213"/>
      </w:pPr>
      <w:r>
        <w:rPr>
          <w:sz w:val="18"/>
          <w:szCs w:val="18"/>
        </w:rPr>
        <w:t>Holmlund, H., Lindahl, M., Plug, E., 2011. The causal effect of parents’ schooling on children’s schooling: A comparison of estimation methods. Journal of economic literature 49, 615–651.</w:t>
      </w:r>
    </w:p>
    <w:p w14:paraId="2D137386" w14:textId="77777777" w:rsidR="004447DC" w:rsidRDefault="00000000">
      <w:pPr>
        <w:spacing w:after="3" w:line="260" w:lineRule="auto"/>
        <w:ind w:left="213" w:right="0" w:hanging="213"/>
      </w:pPr>
      <w:r>
        <w:rPr>
          <w:sz w:val="18"/>
          <w:szCs w:val="18"/>
        </w:rPr>
        <w:t>Jeffreys, H., 1946. An invariant form for the prior probability in estimation problems. Proceedings of the Royal Society of London. Series A. Mathematical and Physical Sciences 186, 453–461.</w:t>
      </w:r>
    </w:p>
    <w:p w14:paraId="2D137387" w14:textId="77777777" w:rsidR="004447DC" w:rsidRDefault="00000000">
      <w:pPr>
        <w:spacing w:after="3" w:line="260" w:lineRule="auto"/>
        <w:ind w:left="0" w:right="0" w:firstLine="0"/>
      </w:pPr>
      <w:r>
        <w:rPr>
          <w:sz w:val="18"/>
          <w:szCs w:val="18"/>
        </w:rPr>
        <w:t>Molina, J.A., Navarro, M., Walker, I., 2011. Intergenerational well-being mobility in europe. Kyklos 64, 253–270.</w:t>
      </w:r>
    </w:p>
    <w:p w14:paraId="2D137388" w14:textId="77777777" w:rsidR="004447DC" w:rsidRDefault="00000000">
      <w:pPr>
        <w:spacing w:after="3" w:line="260" w:lineRule="auto"/>
        <w:ind w:left="213" w:right="0" w:hanging="213"/>
      </w:pPr>
      <w:r>
        <w:rPr>
          <w:sz w:val="18"/>
          <w:szCs w:val="18"/>
        </w:rPr>
        <w:t>Morris, P., 1996. Asia’s four little tigers: A comparison of the role of education in their development. Comparative education 32, 95–110.</w:t>
      </w:r>
    </w:p>
    <w:p w14:paraId="2D137389" w14:textId="77777777" w:rsidR="004447DC" w:rsidRDefault="00000000">
      <w:pPr>
        <w:spacing w:after="3" w:line="260" w:lineRule="auto"/>
        <w:ind w:left="213" w:right="0" w:hanging="213"/>
      </w:pPr>
      <w:r>
        <w:rPr>
          <w:sz w:val="18"/>
          <w:szCs w:val="18"/>
        </w:rPr>
        <w:t>Mueller, G.P., 2021. Entropy measures of social mobility: The example of the intergenerational transmission of education. Technical Report 2021-3. FORS. Lausanne, Switzerland.</w:t>
      </w:r>
    </w:p>
    <w:p w14:paraId="2D13738A" w14:textId="77777777" w:rsidR="004447DC" w:rsidRDefault="00000000">
      <w:pPr>
        <w:spacing w:after="3" w:line="260" w:lineRule="auto"/>
        <w:ind w:left="213" w:right="0" w:hanging="213"/>
      </w:pPr>
      <w:r>
        <w:rPr>
          <w:sz w:val="18"/>
          <w:szCs w:val="18"/>
        </w:rPr>
        <w:t>Narayan, A., Van der Weide, R., Cojocaru, A., Lakner, C., Redaelli, S., Mahler, D.G., Ramasubbaiah, R.G.N., Thewissen, S., 2018. Fair Progress?: Economic Mobility Across Generations Around the World. Equity and Development, World Bank, Washington, DC.</w:t>
      </w:r>
    </w:p>
    <w:p w14:paraId="2D13738B" w14:textId="77777777" w:rsidR="004447DC" w:rsidRDefault="00000000">
      <w:pPr>
        <w:spacing w:after="3" w:line="260" w:lineRule="auto"/>
        <w:ind w:left="0" w:right="0" w:firstLine="0"/>
      </w:pPr>
      <w:r>
        <w:rPr>
          <w:sz w:val="18"/>
          <w:szCs w:val="18"/>
        </w:rPr>
        <w:t>Prais, S.J., 1955. Measuring social mobility. Journal of the Royal Statistical Society. Series A (General) 118, 56–66.</w:t>
      </w:r>
    </w:p>
    <w:p w14:paraId="2D13738C" w14:textId="77777777" w:rsidR="004447DC" w:rsidRDefault="00000000">
      <w:pPr>
        <w:spacing w:after="3" w:line="260" w:lineRule="auto"/>
        <w:ind w:left="0" w:right="0" w:firstLine="0"/>
      </w:pPr>
      <w:r>
        <w:rPr>
          <w:sz w:val="18"/>
          <w:szCs w:val="18"/>
        </w:rPr>
        <w:t>Ray, D., Genicot, G., 2023. Measuring upward mobility. American Economic Review 113, 3044–3089.</w:t>
      </w:r>
    </w:p>
    <w:p w14:paraId="2D13738D" w14:textId="77777777" w:rsidR="004447DC" w:rsidRDefault="00000000">
      <w:pPr>
        <w:spacing w:after="3" w:line="260" w:lineRule="auto"/>
        <w:ind w:left="0" w:right="0" w:firstLine="0"/>
      </w:pPr>
      <w:r>
        <w:rPr>
          <w:sz w:val="18"/>
          <w:szCs w:val="18"/>
        </w:rPr>
        <w:t>Sen, A., 2000. Development as freedom. Development in Practice-Oxford- 10, 258–258.</w:t>
      </w:r>
    </w:p>
    <w:p w14:paraId="2D13738E" w14:textId="77777777" w:rsidR="004447DC" w:rsidRDefault="00000000">
      <w:pPr>
        <w:spacing w:after="3" w:line="260" w:lineRule="auto"/>
        <w:ind w:left="213" w:right="0" w:hanging="213"/>
      </w:pPr>
      <w:r>
        <w:rPr>
          <w:sz w:val="18"/>
          <w:szCs w:val="18"/>
        </w:rPr>
        <w:t>Van der Weide, R., Lakner, C., Mahler, D.G., Narayan, A., Gupta, R., 2024. Intergenerational mobility around the world: A new database. Journal of Development Economics 166, 103167.</w:t>
      </w:r>
    </w:p>
    <w:p w14:paraId="2D13738F" w14:textId="77777777" w:rsidR="004447DC" w:rsidRDefault="004447DC">
      <w:pPr>
        <w:sectPr w:rsidR="004447DC">
          <w:headerReference w:type="even" r:id="rId33"/>
          <w:headerReference w:type="default" r:id="rId34"/>
          <w:footerReference w:type="even" r:id="rId35"/>
          <w:footerReference w:type="default" r:id="rId36"/>
          <w:pgSz w:w="11900" w:h="16840"/>
          <w:pgMar w:top="2255" w:right="1290" w:bottom="2375" w:left="1290" w:header="708" w:footer="708" w:gutter="0"/>
          <w:cols w:space="720"/>
        </w:sectPr>
      </w:pPr>
    </w:p>
    <w:p w14:paraId="2D137390" w14:textId="77777777" w:rsidR="004447DC" w:rsidRDefault="00000000">
      <w:pPr>
        <w:pStyle w:val="Heading1"/>
        <w:spacing w:after="267"/>
        <w:ind w:right="0"/>
      </w:pPr>
      <w:r>
        <w:lastRenderedPageBreak/>
        <w:t>Appendix A. List of countries</w:t>
      </w:r>
    </w:p>
    <w:tbl>
      <w:tblPr>
        <w:tblW w:w="90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94"/>
        <w:gridCol w:w="1879"/>
        <w:gridCol w:w="2075"/>
        <w:gridCol w:w="763"/>
        <w:gridCol w:w="894"/>
        <w:gridCol w:w="1026"/>
        <w:gridCol w:w="894"/>
        <w:gridCol w:w="894"/>
      </w:tblGrid>
      <w:tr w:rsidR="004447DC" w14:paraId="2D137399" w14:textId="77777777">
        <w:trPr>
          <w:trHeight w:val="210"/>
        </w:trPr>
        <w:tc>
          <w:tcPr>
            <w:tcW w:w="593"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91" w14:textId="77777777" w:rsidR="004447DC" w:rsidRDefault="00000000">
            <w:pPr>
              <w:spacing w:after="0" w:line="259" w:lineRule="auto"/>
              <w:ind w:left="0" w:right="0" w:firstLine="0"/>
              <w:jc w:val="left"/>
            </w:pPr>
            <w:r>
              <w:rPr>
                <w:rFonts w:ascii="Cambria Bold" w:hAnsi="Cambria Bold"/>
                <w:sz w:val="16"/>
                <w:szCs w:val="16"/>
              </w:rPr>
              <w:t>Code</w:t>
            </w:r>
          </w:p>
        </w:tc>
        <w:tc>
          <w:tcPr>
            <w:tcW w:w="1878"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9" w:type="dxa"/>
            </w:tcMar>
          </w:tcPr>
          <w:p w14:paraId="2D137392" w14:textId="77777777" w:rsidR="004447DC" w:rsidRDefault="00000000">
            <w:pPr>
              <w:spacing w:after="0" w:line="259" w:lineRule="auto"/>
              <w:ind w:left="0" w:right="79" w:firstLine="0"/>
              <w:jc w:val="center"/>
            </w:pPr>
            <w:r>
              <w:rPr>
                <w:rFonts w:ascii="Cambria Bold" w:hAnsi="Cambria Bold"/>
                <w:sz w:val="16"/>
                <w:szCs w:val="16"/>
              </w:rPr>
              <w:t>Country</w:t>
            </w:r>
          </w:p>
        </w:tc>
        <w:tc>
          <w:tcPr>
            <w:tcW w:w="207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93" w14:textId="77777777" w:rsidR="004447DC" w:rsidRDefault="00000000">
            <w:pPr>
              <w:spacing w:after="0" w:line="259" w:lineRule="auto"/>
              <w:ind w:left="0" w:right="76" w:firstLine="0"/>
              <w:jc w:val="center"/>
            </w:pPr>
            <w:r>
              <w:rPr>
                <w:rFonts w:ascii="Cambria Bold" w:hAnsi="Cambria Bold"/>
                <w:sz w:val="16"/>
                <w:szCs w:val="16"/>
              </w:rPr>
              <w:t>Region</w:t>
            </w:r>
          </w:p>
        </w:tc>
        <w:tc>
          <w:tcPr>
            <w:tcW w:w="763"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94" w14:textId="77777777" w:rsidR="004447DC" w:rsidRDefault="00000000">
            <w:pPr>
              <w:spacing w:after="0" w:line="259" w:lineRule="auto"/>
              <w:ind w:left="0" w:right="76" w:firstLine="0"/>
              <w:jc w:val="center"/>
            </w:pPr>
            <w:r>
              <w:rPr>
                <w:rFonts w:ascii="Cambria Bold" w:hAnsi="Cambria Bold"/>
                <w:sz w:val="16"/>
                <w:szCs w:val="16"/>
              </w:rPr>
              <w:t>Obs</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215" w:type="dxa"/>
              <w:bottom w:w="80" w:type="dxa"/>
              <w:right w:w="80" w:type="dxa"/>
            </w:tcMar>
          </w:tcPr>
          <w:p w14:paraId="2D137395" w14:textId="77777777" w:rsidR="004447DC" w:rsidRDefault="00000000">
            <w:pPr>
              <w:spacing w:after="0" w:line="259" w:lineRule="auto"/>
              <w:ind w:left="135" w:right="0" w:firstLine="0"/>
              <w:jc w:val="left"/>
            </w:pPr>
            <w:r>
              <w:rPr>
                <w:rFonts w:ascii="Cambria Bold" w:hAnsi="Cambria Bold"/>
                <w:sz w:val="16"/>
                <w:szCs w:val="16"/>
              </w:rPr>
              <w:t>CAT</w:t>
            </w:r>
          </w:p>
        </w:tc>
        <w:tc>
          <w:tcPr>
            <w:tcW w:w="1026" w:type="dxa"/>
            <w:tcBorders>
              <w:top w:val="single" w:sz="5" w:space="0" w:color="000000"/>
              <w:left w:val="single" w:sz="3" w:space="0" w:color="000000"/>
              <w:bottom w:val="single" w:sz="3" w:space="0" w:color="000000"/>
              <w:right w:val="single" w:sz="3" w:space="0" w:color="000000"/>
            </w:tcBorders>
            <w:shd w:val="clear" w:color="auto" w:fill="auto"/>
            <w:tcMar>
              <w:top w:w="80" w:type="dxa"/>
              <w:left w:w="138" w:type="dxa"/>
              <w:bottom w:w="80" w:type="dxa"/>
              <w:right w:w="80" w:type="dxa"/>
            </w:tcMar>
          </w:tcPr>
          <w:p w14:paraId="2D137396" w14:textId="77777777" w:rsidR="004447DC" w:rsidRDefault="00000000">
            <w:pPr>
              <w:spacing w:after="0" w:line="259" w:lineRule="auto"/>
              <w:ind w:left="58" w:right="0" w:firstLine="0"/>
              <w:jc w:val="left"/>
            </w:pPr>
            <w:r>
              <w:rPr>
                <w:rFonts w:ascii="Cambria Bold" w:hAnsi="Cambria Bold"/>
                <w:sz w:val="16"/>
                <w:szCs w:val="16"/>
              </w:rPr>
              <w:t>1-BETA</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216" w:type="dxa"/>
              <w:bottom w:w="80" w:type="dxa"/>
              <w:right w:w="80" w:type="dxa"/>
            </w:tcMar>
          </w:tcPr>
          <w:p w14:paraId="2D137397" w14:textId="77777777" w:rsidR="004447DC" w:rsidRDefault="00000000">
            <w:pPr>
              <w:spacing w:after="0" w:line="259" w:lineRule="auto"/>
              <w:ind w:left="136" w:right="0" w:firstLine="0"/>
              <w:jc w:val="left"/>
            </w:pPr>
            <w:r>
              <w:rPr>
                <w:rFonts w:ascii="Cambria Bold" w:hAnsi="Cambria Bold"/>
                <w:sz w:val="16"/>
                <w:szCs w:val="16"/>
              </w:rPr>
              <w:t>MIX</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202" w:type="dxa"/>
              <w:bottom w:w="80" w:type="dxa"/>
              <w:right w:w="80" w:type="dxa"/>
            </w:tcMar>
          </w:tcPr>
          <w:p w14:paraId="2D137398" w14:textId="77777777" w:rsidR="004447DC" w:rsidRDefault="00000000">
            <w:pPr>
              <w:spacing w:after="0" w:line="259" w:lineRule="auto"/>
              <w:ind w:left="122" w:right="0" w:firstLine="0"/>
              <w:jc w:val="left"/>
            </w:pPr>
            <w:r>
              <w:rPr>
                <w:rFonts w:ascii="Cambria Bold" w:hAnsi="Cambria Bold"/>
                <w:sz w:val="16"/>
                <w:szCs w:val="16"/>
              </w:rPr>
              <w:t>GAP</w:t>
            </w:r>
          </w:p>
        </w:tc>
      </w:tr>
      <w:tr w:rsidR="004447DC" w14:paraId="2D1373A2"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9A" w14:textId="77777777" w:rsidR="004447DC" w:rsidRDefault="00000000">
            <w:pPr>
              <w:spacing w:after="0" w:line="259" w:lineRule="auto"/>
              <w:ind w:left="0" w:right="0" w:firstLine="0"/>
              <w:jc w:val="left"/>
            </w:pPr>
            <w:r>
              <w:rPr>
                <w:sz w:val="16"/>
                <w:szCs w:val="16"/>
              </w:rPr>
              <w:t>AFG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9B" w14:textId="77777777" w:rsidR="004447DC" w:rsidRDefault="00000000">
            <w:pPr>
              <w:spacing w:after="0" w:line="259" w:lineRule="auto"/>
              <w:ind w:left="0" w:right="0" w:firstLine="0"/>
              <w:jc w:val="left"/>
            </w:pPr>
            <w:r>
              <w:rPr>
                <w:sz w:val="16"/>
                <w:szCs w:val="16"/>
              </w:rPr>
              <w:t>Afghanistan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9C" w14:textId="77777777" w:rsidR="004447DC"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9D" w14:textId="77777777" w:rsidR="004447DC" w:rsidRDefault="00000000">
            <w:pPr>
              <w:spacing w:after="0" w:line="259" w:lineRule="auto"/>
              <w:ind w:left="0" w:right="76" w:firstLine="0"/>
              <w:jc w:val="center"/>
            </w:pPr>
            <w:r>
              <w:rPr>
                <w:sz w:val="16"/>
                <w:szCs w:val="16"/>
              </w:rPr>
              <w:t>3956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9E" w14:textId="77777777" w:rsidR="004447DC" w:rsidRDefault="00000000">
            <w:pPr>
              <w:spacing w:after="0" w:line="259" w:lineRule="auto"/>
              <w:ind w:left="0" w:right="76" w:firstLine="0"/>
              <w:jc w:val="center"/>
            </w:pPr>
            <w:r>
              <w:rPr>
                <w:sz w:val="16"/>
                <w:szCs w:val="16"/>
              </w:rPr>
              <w:t>0.34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9F" w14:textId="77777777" w:rsidR="004447DC" w:rsidRDefault="00000000">
            <w:pPr>
              <w:spacing w:after="0" w:line="259" w:lineRule="auto"/>
              <w:ind w:left="0" w:right="76"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A0" w14:textId="77777777" w:rsidR="004447DC" w:rsidRDefault="00000000">
            <w:pPr>
              <w:spacing w:after="0" w:line="259" w:lineRule="auto"/>
              <w:ind w:left="0" w:right="76" w:firstLine="0"/>
              <w:jc w:val="center"/>
            </w:pPr>
            <w:r>
              <w:rPr>
                <w:sz w:val="16"/>
                <w:szCs w:val="16"/>
              </w:rPr>
              <w:t>0.34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A1" w14:textId="77777777" w:rsidR="004447DC" w:rsidRDefault="00000000">
            <w:pPr>
              <w:spacing w:after="0" w:line="259" w:lineRule="auto"/>
              <w:ind w:left="0" w:right="76" w:firstLine="0"/>
              <w:jc w:val="center"/>
            </w:pPr>
            <w:r>
              <w:rPr>
                <w:sz w:val="16"/>
                <w:szCs w:val="16"/>
              </w:rPr>
              <w:t>0.53</w:t>
            </w:r>
          </w:p>
        </w:tc>
      </w:tr>
      <w:tr w:rsidR="004447DC" w14:paraId="2D1373AB"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A3" w14:textId="77777777" w:rsidR="004447DC" w:rsidRDefault="00000000">
            <w:pPr>
              <w:spacing w:after="0" w:line="259" w:lineRule="auto"/>
              <w:ind w:left="0" w:right="0" w:firstLine="0"/>
            </w:pPr>
            <w:r>
              <w:rPr>
                <w:sz w:val="16"/>
                <w:szCs w:val="16"/>
              </w:rPr>
              <w:t>AGO</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A4" w14:textId="77777777" w:rsidR="004447DC" w:rsidRDefault="00000000">
            <w:pPr>
              <w:spacing w:after="0" w:line="259" w:lineRule="auto"/>
              <w:ind w:left="0" w:right="0" w:firstLine="0"/>
              <w:jc w:val="left"/>
            </w:pPr>
            <w:r>
              <w:rPr>
                <w:sz w:val="16"/>
                <w:szCs w:val="16"/>
              </w:rPr>
              <w:t>Angola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A5"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A6" w14:textId="77777777" w:rsidR="004447DC" w:rsidRDefault="00000000">
            <w:pPr>
              <w:spacing w:after="0" w:line="259" w:lineRule="auto"/>
              <w:ind w:left="0" w:right="76" w:firstLine="0"/>
              <w:jc w:val="center"/>
            </w:pPr>
            <w:r>
              <w:rPr>
                <w:sz w:val="16"/>
                <w:szCs w:val="16"/>
              </w:rPr>
              <w:t>476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A7" w14:textId="77777777" w:rsidR="004447DC" w:rsidRDefault="00000000">
            <w:pPr>
              <w:spacing w:after="0" w:line="259" w:lineRule="auto"/>
              <w:ind w:left="0" w:right="76" w:firstLine="0"/>
              <w:jc w:val="center"/>
            </w:pPr>
            <w:r>
              <w:rPr>
                <w:sz w:val="16"/>
                <w:szCs w:val="16"/>
              </w:rPr>
              <w:t>0.50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A8" w14:textId="77777777" w:rsidR="004447DC" w:rsidRDefault="00000000">
            <w:pPr>
              <w:spacing w:after="0" w:line="259" w:lineRule="auto"/>
              <w:ind w:left="0" w:right="76" w:firstLine="0"/>
              <w:jc w:val="center"/>
            </w:pPr>
            <w:r>
              <w:rPr>
                <w:sz w:val="16"/>
                <w:szCs w:val="16"/>
              </w:rPr>
              <w:t>0.36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A9" w14:textId="77777777" w:rsidR="004447DC" w:rsidRDefault="00000000">
            <w:pPr>
              <w:spacing w:after="0" w:line="259" w:lineRule="auto"/>
              <w:ind w:left="0" w:right="76" w:firstLine="0"/>
              <w:jc w:val="center"/>
            </w:pPr>
            <w:r>
              <w:rPr>
                <w:sz w:val="16"/>
                <w:szCs w:val="16"/>
              </w:rPr>
              <w:t>0.50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AA" w14:textId="77777777" w:rsidR="004447DC" w:rsidRDefault="00000000">
            <w:pPr>
              <w:spacing w:after="0" w:line="259" w:lineRule="auto"/>
              <w:ind w:left="0" w:right="76" w:firstLine="0"/>
              <w:jc w:val="center"/>
            </w:pPr>
            <w:r>
              <w:rPr>
                <w:sz w:val="16"/>
                <w:szCs w:val="16"/>
              </w:rPr>
              <w:t>0.49</w:t>
            </w:r>
          </w:p>
        </w:tc>
      </w:tr>
      <w:tr w:rsidR="004447DC" w14:paraId="2D1373B4"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7" w:type="dxa"/>
              <w:bottom w:w="80" w:type="dxa"/>
              <w:right w:w="80" w:type="dxa"/>
            </w:tcMar>
          </w:tcPr>
          <w:p w14:paraId="2D1373AC" w14:textId="77777777" w:rsidR="004447DC" w:rsidRDefault="00000000">
            <w:pPr>
              <w:spacing w:after="0" w:line="259" w:lineRule="auto"/>
              <w:ind w:left="7" w:right="0" w:firstLine="0"/>
              <w:jc w:val="left"/>
            </w:pPr>
            <w:r>
              <w:rPr>
                <w:sz w:val="16"/>
                <w:szCs w:val="16"/>
              </w:rPr>
              <w:t>ALB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AD" w14:textId="77777777" w:rsidR="004447DC" w:rsidRDefault="00000000">
            <w:pPr>
              <w:spacing w:after="0" w:line="259" w:lineRule="auto"/>
              <w:ind w:left="0" w:right="0" w:firstLine="0"/>
              <w:jc w:val="left"/>
            </w:pPr>
            <w:r>
              <w:rPr>
                <w:sz w:val="16"/>
                <w:szCs w:val="16"/>
              </w:rPr>
              <w:t>Albania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AE"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AF" w14:textId="77777777" w:rsidR="004447DC" w:rsidRDefault="00000000">
            <w:pPr>
              <w:spacing w:after="0" w:line="259" w:lineRule="auto"/>
              <w:ind w:left="0" w:right="76" w:firstLine="0"/>
              <w:jc w:val="center"/>
            </w:pPr>
            <w:r>
              <w:rPr>
                <w:sz w:val="16"/>
                <w:szCs w:val="16"/>
              </w:rPr>
              <w:t>513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B0" w14:textId="77777777" w:rsidR="004447DC" w:rsidRDefault="00000000">
            <w:pPr>
              <w:spacing w:after="0" w:line="259" w:lineRule="auto"/>
              <w:ind w:left="0" w:right="76" w:firstLine="0"/>
              <w:jc w:val="center"/>
            </w:pPr>
            <w:r>
              <w:rPr>
                <w:sz w:val="16"/>
                <w:szCs w:val="16"/>
              </w:rPr>
              <w:t>0.67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B1" w14:textId="77777777" w:rsidR="004447DC" w:rsidRDefault="00000000">
            <w:pPr>
              <w:spacing w:after="0" w:line="259" w:lineRule="auto"/>
              <w:ind w:left="0" w:right="76"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B2" w14:textId="77777777" w:rsidR="004447DC" w:rsidRDefault="00000000">
            <w:pPr>
              <w:spacing w:after="0" w:line="259" w:lineRule="auto"/>
              <w:ind w:left="0" w:right="76"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B3" w14:textId="77777777" w:rsidR="004447DC" w:rsidRDefault="00000000">
            <w:pPr>
              <w:spacing w:after="0" w:line="259" w:lineRule="auto"/>
              <w:ind w:left="0" w:right="76" w:firstLine="0"/>
              <w:jc w:val="center"/>
            </w:pPr>
            <w:r>
              <w:rPr>
                <w:sz w:val="16"/>
                <w:szCs w:val="16"/>
              </w:rPr>
              <w:t>0.38</w:t>
            </w:r>
          </w:p>
        </w:tc>
      </w:tr>
      <w:tr w:rsidR="004447DC" w14:paraId="2D1373BD"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B5" w14:textId="77777777" w:rsidR="004447DC" w:rsidRDefault="00000000">
            <w:pPr>
              <w:spacing w:after="0" w:line="259" w:lineRule="auto"/>
              <w:ind w:left="0" w:right="0" w:firstLine="0"/>
            </w:pPr>
            <w:r>
              <w:rPr>
                <w:sz w:val="16"/>
                <w:szCs w:val="16"/>
              </w:rPr>
              <w:t>ARG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B6" w14:textId="77777777" w:rsidR="004447DC" w:rsidRDefault="00000000">
            <w:pPr>
              <w:spacing w:after="0" w:line="259" w:lineRule="auto"/>
              <w:ind w:left="0" w:right="0" w:firstLine="0"/>
              <w:jc w:val="left"/>
            </w:pPr>
            <w:r>
              <w:rPr>
                <w:sz w:val="16"/>
                <w:szCs w:val="16"/>
              </w:rPr>
              <w:t>Argentina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B7"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B8" w14:textId="77777777" w:rsidR="004447DC" w:rsidRDefault="00000000">
            <w:pPr>
              <w:spacing w:after="0" w:line="259" w:lineRule="auto"/>
              <w:ind w:left="0" w:right="76" w:firstLine="0"/>
              <w:jc w:val="center"/>
            </w:pPr>
            <w:r>
              <w:rPr>
                <w:sz w:val="16"/>
                <w:szCs w:val="16"/>
              </w:rPr>
              <w:t>1945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B9" w14:textId="77777777" w:rsidR="004447DC" w:rsidRDefault="00000000">
            <w:pPr>
              <w:spacing w:after="0" w:line="259" w:lineRule="auto"/>
              <w:ind w:left="0" w:right="76" w:firstLine="0"/>
              <w:jc w:val="center"/>
            </w:pPr>
            <w:r>
              <w:rPr>
                <w:sz w:val="16"/>
                <w:szCs w:val="16"/>
              </w:rPr>
              <w:t>0.59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BA" w14:textId="77777777" w:rsidR="004447DC" w:rsidRDefault="00000000">
            <w:pPr>
              <w:spacing w:after="0" w:line="259" w:lineRule="auto"/>
              <w:ind w:left="0" w:right="76"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BB" w14:textId="77777777" w:rsidR="004447DC" w:rsidRDefault="00000000">
            <w:pPr>
              <w:spacing w:after="0" w:line="259" w:lineRule="auto"/>
              <w:ind w:left="0" w:right="76"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BC" w14:textId="77777777" w:rsidR="004447DC" w:rsidRDefault="00000000">
            <w:pPr>
              <w:spacing w:after="0" w:line="259" w:lineRule="auto"/>
              <w:ind w:left="0" w:right="76" w:firstLine="0"/>
              <w:jc w:val="center"/>
            </w:pPr>
            <w:r>
              <w:rPr>
                <w:sz w:val="16"/>
                <w:szCs w:val="16"/>
              </w:rPr>
              <w:t>0.34</w:t>
            </w:r>
          </w:p>
        </w:tc>
      </w:tr>
      <w:tr w:rsidR="004447DC" w14:paraId="2D1373C6"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BE" w14:textId="77777777" w:rsidR="004447DC" w:rsidRDefault="00000000">
            <w:pPr>
              <w:spacing w:after="0" w:line="259" w:lineRule="auto"/>
              <w:ind w:left="0" w:right="0" w:firstLine="0"/>
            </w:pPr>
            <w:r>
              <w:rPr>
                <w:sz w:val="16"/>
                <w:szCs w:val="16"/>
              </w:rPr>
              <w:t>ARM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BF" w14:textId="77777777" w:rsidR="004447DC" w:rsidRDefault="00000000">
            <w:pPr>
              <w:spacing w:after="0" w:line="259" w:lineRule="auto"/>
              <w:ind w:left="0" w:right="0" w:firstLine="0"/>
              <w:jc w:val="left"/>
            </w:pPr>
            <w:r>
              <w:rPr>
                <w:sz w:val="16"/>
                <w:szCs w:val="16"/>
              </w:rPr>
              <w:t>Armenia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C0"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1" w14:textId="77777777" w:rsidR="004447DC" w:rsidRDefault="00000000">
            <w:pPr>
              <w:spacing w:after="0" w:line="259" w:lineRule="auto"/>
              <w:ind w:left="0" w:right="76" w:firstLine="0"/>
              <w:jc w:val="center"/>
            </w:pPr>
            <w:r>
              <w:rPr>
                <w:sz w:val="16"/>
                <w:szCs w:val="16"/>
              </w:rPr>
              <w:t>426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2" w14:textId="77777777" w:rsidR="004447DC" w:rsidRDefault="00000000">
            <w:pPr>
              <w:spacing w:after="0" w:line="259" w:lineRule="auto"/>
              <w:ind w:left="0" w:right="76" w:firstLine="0"/>
              <w:jc w:val="center"/>
            </w:pPr>
            <w:r>
              <w:rPr>
                <w:sz w:val="16"/>
                <w:szCs w:val="16"/>
              </w:rPr>
              <w:t>0.26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3" w14:textId="77777777" w:rsidR="004447DC" w:rsidRDefault="00000000">
            <w:pPr>
              <w:spacing w:after="0" w:line="259" w:lineRule="auto"/>
              <w:ind w:left="0" w:right="76"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4" w14:textId="77777777" w:rsidR="004447DC" w:rsidRDefault="00000000">
            <w:pPr>
              <w:spacing w:after="0" w:line="259" w:lineRule="auto"/>
              <w:ind w:left="0" w:right="76"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5" w14:textId="77777777" w:rsidR="004447DC" w:rsidRDefault="00000000">
            <w:pPr>
              <w:spacing w:after="0" w:line="259" w:lineRule="auto"/>
              <w:ind w:left="0" w:right="76" w:firstLine="0"/>
              <w:jc w:val="center"/>
            </w:pPr>
            <w:r>
              <w:rPr>
                <w:sz w:val="16"/>
                <w:szCs w:val="16"/>
              </w:rPr>
              <w:t>0.60</w:t>
            </w:r>
          </w:p>
        </w:tc>
      </w:tr>
      <w:tr w:rsidR="004447DC" w14:paraId="2D1373CF"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1" w:type="dxa"/>
              <w:bottom w:w="80" w:type="dxa"/>
              <w:right w:w="80" w:type="dxa"/>
            </w:tcMar>
          </w:tcPr>
          <w:p w14:paraId="2D1373C7" w14:textId="77777777" w:rsidR="004447DC" w:rsidRDefault="00000000">
            <w:pPr>
              <w:spacing w:after="0" w:line="259" w:lineRule="auto"/>
              <w:ind w:left="11" w:right="0" w:firstLine="0"/>
              <w:jc w:val="left"/>
            </w:pPr>
            <w:r>
              <w:rPr>
                <w:sz w:val="16"/>
                <w:szCs w:val="16"/>
              </w:rPr>
              <w:t>AUS</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C8" w14:textId="77777777" w:rsidR="004447DC" w:rsidRDefault="00000000">
            <w:pPr>
              <w:spacing w:after="0" w:line="259" w:lineRule="auto"/>
              <w:ind w:left="0" w:right="0" w:firstLine="0"/>
              <w:jc w:val="left"/>
            </w:pPr>
            <w:r>
              <w:rPr>
                <w:sz w:val="16"/>
                <w:szCs w:val="16"/>
              </w:rPr>
              <w:t>Australia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C9"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A" w14:textId="77777777" w:rsidR="004447DC" w:rsidRDefault="00000000">
            <w:pPr>
              <w:spacing w:after="0" w:line="259" w:lineRule="auto"/>
              <w:ind w:left="0" w:right="76" w:firstLine="0"/>
              <w:jc w:val="center"/>
            </w:pPr>
            <w:r>
              <w:rPr>
                <w:sz w:val="16"/>
                <w:szCs w:val="16"/>
              </w:rPr>
              <w:t>2843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B" w14:textId="77777777" w:rsidR="004447DC" w:rsidRDefault="00000000">
            <w:pPr>
              <w:spacing w:after="0" w:line="259" w:lineRule="auto"/>
              <w:ind w:left="0" w:right="76" w:firstLine="0"/>
              <w:jc w:val="center"/>
            </w:pPr>
            <w:r>
              <w:rPr>
                <w:sz w:val="16"/>
                <w:szCs w:val="16"/>
              </w:rPr>
              <w:t>0.66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C" w14:textId="77777777" w:rsidR="004447DC" w:rsidRDefault="00000000">
            <w:pPr>
              <w:spacing w:after="0" w:line="259" w:lineRule="auto"/>
              <w:ind w:left="0" w:right="76" w:firstLine="0"/>
              <w:jc w:val="center"/>
            </w:pPr>
            <w:r>
              <w:rPr>
                <w:sz w:val="16"/>
                <w:szCs w:val="16"/>
              </w:rPr>
              <w:t>0.77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D" w14:textId="77777777" w:rsidR="004447DC" w:rsidRDefault="00000000">
            <w:pPr>
              <w:spacing w:after="0" w:line="259" w:lineRule="auto"/>
              <w:ind w:left="0" w:right="76"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CE" w14:textId="77777777" w:rsidR="004447DC" w:rsidRDefault="00000000">
            <w:pPr>
              <w:spacing w:after="0" w:line="259" w:lineRule="auto"/>
              <w:ind w:left="0" w:right="76" w:firstLine="0"/>
              <w:jc w:val="center"/>
            </w:pPr>
            <w:r>
              <w:rPr>
                <w:sz w:val="16"/>
                <w:szCs w:val="16"/>
              </w:rPr>
              <w:t>0.33</w:t>
            </w:r>
          </w:p>
        </w:tc>
      </w:tr>
      <w:tr w:rsidR="004447DC" w14:paraId="2D1373D8"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D0" w14:textId="77777777" w:rsidR="004447DC" w:rsidRDefault="00000000">
            <w:pPr>
              <w:spacing w:after="0" w:line="259" w:lineRule="auto"/>
              <w:ind w:left="0" w:right="0" w:firstLine="0"/>
            </w:pPr>
            <w:r>
              <w:rPr>
                <w:sz w:val="16"/>
                <w:szCs w:val="16"/>
              </w:rPr>
              <w:t>AUT</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D1" w14:textId="77777777" w:rsidR="004447DC" w:rsidRDefault="00000000">
            <w:pPr>
              <w:spacing w:after="0" w:line="259" w:lineRule="auto"/>
              <w:ind w:left="0" w:right="0" w:firstLine="0"/>
              <w:jc w:val="left"/>
            </w:pPr>
            <w:r>
              <w:rPr>
                <w:sz w:val="16"/>
                <w:szCs w:val="16"/>
              </w:rPr>
              <w:t>Austria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D2"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D3" w14:textId="77777777" w:rsidR="004447DC" w:rsidRDefault="00000000">
            <w:pPr>
              <w:spacing w:after="0" w:line="259" w:lineRule="auto"/>
              <w:ind w:left="0" w:right="76" w:firstLine="0"/>
              <w:jc w:val="center"/>
            </w:pPr>
            <w:r>
              <w:rPr>
                <w:sz w:val="16"/>
                <w:szCs w:val="16"/>
              </w:rPr>
              <w:t>955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D4" w14:textId="77777777" w:rsidR="004447DC" w:rsidRDefault="00000000">
            <w:pPr>
              <w:spacing w:after="0" w:line="259" w:lineRule="auto"/>
              <w:ind w:left="0" w:right="76"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D5" w14:textId="77777777" w:rsidR="004447DC" w:rsidRDefault="00000000">
            <w:pPr>
              <w:spacing w:after="0" w:line="259" w:lineRule="auto"/>
              <w:ind w:left="0" w:right="76"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D6" w14:textId="77777777" w:rsidR="004447DC" w:rsidRDefault="00000000">
            <w:pPr>
              <w:spacing w:after="0" w:line="259" w:lineRule="auto"/>
              <w:ind w:left="0" w:right="76" w:firstLine="0"/>
              <w:jc w:val="center"/>
            </w:pPr>
            <w:r>
              <w:rPr>
                <w:sz w:val="16"/>
                <w:szCs w:val="16"/>
              </w:rPr>
              <w:t>0.51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D7" w14:textId="77777777" w:rsidR="004447DC" w:rsidRDefault="00000000">
            <w:pPr>
              <w:spacing w:after="0" w:line="259" w:lineRule="auto"/>
              <w:ind w:left="0" w:right="76" w:firstLine="0"/>
              <w:jc w:val="center"/>
            </w:pPr>
            <w:r>
              <w:rPr>
                <w:sz w:val="16"/>
                <w:szCs w:val="16"/>
              </w:rPr>
              <w:t>0.36</w:t>
            </w:r>
          </w:p>
        </w:tc>
      </w:tr>
      <w:tr w:rsidR="004447DC" w14:paraId="2D1373E1"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2D1373D9" w14:textId="77777777" w:rsidR="004447DC" w:rsidRDefault="00000000">
            <w:pPr>
              <w:spacing w:after="0" w:line="259" w:lineRule="auto"/>
              <w:ind w:right="0" w:firstLine="0"/>
              <w:jc w:val="left"/>
            </w:pPr>
            <w:r>
              <w:rPr>
                <w:sz w:val="16"/>
                <w:szCs w:val="16"/>
              </w:rPr>
              <w:t>AZE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DA" w14:textId="77777777" w:rsidR="004447DC" w:rsidRDefault="00000000">
            <w:pPr>
              <w:spacing w:after="0" w:line="259" w:lineRule="auto"/>
              <w:ind w:left="0" w:right="0" w:firstLine="0"/>
              <w:jc w:val="left"/>
            </w:pPr>
            <w:r>
              <w:rPr>
                <w:sz w:val="16"/>
                <w:szCs w:val="16"/>
              </w:rPr>
              <w:t>Azerbaijan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DB"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DC" w14:textId="77777777" w:rsidR="004447DC" w:rsidRDefault="00000000">
            <w:pPr>
              <w:spacing w:after="0" w:line="259" w:lineRule="auto"/>
              <w:ind w:left="0" w:right="76" w:firstLine="0"/>
              <w:jc w:val="center"/>
            </w:pPr>
            <w:r>
              <w:rPr>
                <w:sz w:val="16"/>
                <w:szCs w:val="16"/>
              </w:rPr>
              <w:t>592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DD" w14:textId="77777777" w:rsidR="004447DC" w:rsidRDefault="00000000">
            <w:pPr>
              <w:spacing w:after="0" w:line="259" w:lineRule="auto"/>
              <w:ind w:left="0" w:right="76" w:firstLine="0"/>
              <w:jc w:val="center"/>
            </w:pPr>
            <w:r>
              <w:rPr>
                <w:sz w:val="16"/>
                <w:szCs w:val="16"/>
              </w:rPr>
              <w:t>0.23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DE" w14:textId="77777777" w:rsidR="004447DC" w:rsidRDefault="00000000">
            <w:pPr>
              <w:spacing w:after="0" w:line="259" w:lineRule="auto"/>
              <w:ind w:left="0" w:right="76"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DF" w14:textId="77777777" w:rsidR="004447DC" w:rsidRDefault="00000000">
            <w:pPr>
              <w:spacing w:after="0" w:line="259" w:lineRule="auto"/>
              <w:ind w:left="0" w:right="76" w:firstLine="0"/>
              <w:jc w:val="center"/>
            </w:pPr>
            <w:r>
              <w:rPr>
                <w:sz w:val="16"/>
                <w:szCs w:val="16"/>
              </w:rPr>
              <w:t>0.33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E0" w14:textId="77777777" w:rsidR="004447DC" w:rsidRDefault="00000000">
            <w:pPr>
              <w:spacing w:after="0" w:line="259" w:lineRule="auto"/>
              <w:ind w:left="0" w:right="76" w:firstLine="0"/>
              <w:jc w:val="center"/>
            </w:pPr>
            <w:r>
              <w:rPr>
                <w:sz w:val="16"/>
                <w:szCs w:val="16"/>
              </w:rPr>
              <w:t>0.54</w:t>
            </w:r>
          </w:p>
        </w:tc>
      </w:tr>
      <w:tr w:rsidR="004447DC" w14:paraId="2D1373EA"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2D1373E2" w14:textId="77777777" w:rsidR="004447DC" w:rsidRDefault="00000000">
            <w:pPr>
              <w:spacing w:after="0" w:line="259" w:lineRule="auto"/>
              <w:ind w:left="28" w:right="0" w:firstLine="0"/>
              <w:jc w:val="left"/>
            </w:pPr>
            <w:r>
              <w:rPr>
                <w:sz w:val="16"/>
                <w:szCs w:val="16"/>
              </w:rPr>
              <w:t>BDI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E3" w14:textId="77777777" w:rsidR="004447DC" w:rsidRDefault="00000000">
            <w:pPr>
              <w:spacing w:after="0" w:line="259" w:lineRule="auto"/>
              <w:ind w:left="0" w:right="0" w:firstLine="0"/>
              <w:jc w:val="left"/>
            </w:pPr>
            <w:r>
              <w:rPr>
                <w:sz w:val="16"/>
                <w:szCs w:val="16"/>
              </w:rPr>
              <w:t>Burundi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E4"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E5" w14:textId="77777777" w:rsidR="004447DC" w:rsidRDefault="00000000">
            <w:pPr>
              <w:spacing w:after="0" w:line="259" w:lineRule="auto"/>
              <w:ind w:left="0" w:right="76" w:firstLine="0"/>
              <w:jc w:val="center"/>
            </w:pPr>
            <w:r>
              <w:rPr>
                <w:sz w:val="16"/>
                <w:szCs w:val="16"/>
              </w:rPr>
              <w:t>2159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E6" w14:textId="77777777" w:rsidR="004447DC" w:rsidRDefault="00000000">
            <w:pPr>
              <w:spacing w:after="0" w:line="259" w:lineRule="auto"/>
              <w:ind w:left="0" w:right="76" w:firstLine="0"/>
              <w:jc w:val="center"/>
            </w:pPr>
            <w:r>
              <w:rPr>
                <w:sz w:val="16"/>
                <w:szCs w:val="16"/>
              </w:rPr>
              <w:t>0.14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E7" w14:textId="77777777" w:rsidR="004447DC" w:rsidRDefault="00000000">
            <w:pPr>
              <w:spacing w:after="0" w:line="259" w:lineRule="auto"/>
              <w:ind w:left="0" w:right="76" w:firstLine="0"/>
              <w:jc w:val="center"/>
            </w:pPr>
            <w:r>
              <w:rPr>
                <w:sz w:val="16"/>
                <w:szCs w:val="16"/>
              </w:rPr>
              <w:t>0.46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E8" w14:textId="77777777" w:rsidR="004447DC" w:rsidRDefault="00000000">
            <w:pPr>
              <w:spacing w:after="0" w:line="259" w:lineRule="auto"/>
              <w:ind w:left="0" w:right="76" w:firstLine="0"/>
              <w:jc w:val="center"/>
            </w:pPr>
            <w:r>
              <w:rPr>
                <w:sz w:val="16"/>
                <w:szCs w:val="16"/>
              </w:rPr>
              <w:t>0.14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E9" w14:textId="77777777" w:rsidR="004447DC" w:rsidRDefault="00000000">
            <w:pPr>
              <w:spacing w:after="0" w:line="259" w:lineRule="auto"/>
              <w:ind w:left="0" w:right="76" w:firstLine="0"/>
              <w:jc w:val="center"/>
            </w:pPr>
            <w:r>
              <w:rPr>
                <w:sz w:val="16"/>
                <w:szCs w:val="16"/>
              </w:rPr>
              <w:t>0.51</w:t>
            </w:r>
          </w:p>
        </w:tc>
      </w:tr>
      <w:tr w:rsidR="004447DC" w14:paraId="2D1373F3"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3" w:type="dxa"/>
              <w:bottom w:w="80" w:type="dxa"/>
              <w:right w:w="80" w:type="dxa"/>
            </w:tcMar>
          </w:tcPr>
          <w:p w14:paraId="2D1373EB" w14:textId="77777777" w:rsidR="004447DC" w:rsidRDefault="00000000">
            <w:pPr>
              <w:spacing w:after="0" w:line="259" w:lineRule="auto"/>
              <w:ind w:left="13" w:right="0" w:firstLine="0"/>
              <w:jc w:val="left"/>
            </w:pPr>
            <w:r>
              <w:rPr>
                <w:sz w:val="16"/>
                <w:szCs w:val="16"/>
              </w:rPr>
              <w:t>BEL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EC" w14:textId="77777777" w:rsidR="004447DC" w:rsidRDefault="00000000">
            <w:pPr>
              <w:spacing w:after="0" w:line="259" w:lineRule="auto"/>
              <w:ind w:left="0" w:right="0" w:firstLine="0"/>
              <w:jc w:val="left"/>
            </w:pPr>
            <w:r>
              <w:rPr>
                <w:sz w:val="16"/>
                <w:szCs w:val="16"/>
              </w:rPr>
              <w:t>Belgium</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ED"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EE" w14:textId="77777777" w:rsidR="004447DC" w:rsidRDefault="00000000">
            <w:pPr>
              <w:spacing w:after="0" w:line="259" w:lineRule="auto"/>
              <w:ind w:left="0" w:right="76" w:firstLine="0"/>
              <w:jc w:val="center"/>
            </w:pPr>
            <w:r>
              <w:rPr>
                <w:sz w:val="16"/>
                <w:szCs w:val="16"/>
              </w:rPr>
              <w:t>870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EF" w14:textId="77777777" w:rsidR="004447DC" w:rsidRDefault="00000000">
            <w:pPr>
              <w:spacing w:after="0" w:line="259" w:lineRule="auto"/>
              <w:ind w:left="0" w:right="76" w:firstLine="0"/>
              <w:jc w:val="center"/>
            </w:pPr>
            <w:r>
              <w:rPr>
                <w:sz w:val="16"/>
                <w:szCs w:val="16"/>
              </w:rPr>
              <w:t>0.59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F0" w14:textId="77777777" w:rsidR="004447DC" w:rsidRDefault="00000000">
            <w:pPr>
              <w:spacing w:after="0" w:line="259" w:lineRule="auto"/>
              <w:ind w:left="0" w:right="76" w:firstLine="0"/>
              <w:jc w:val="center"/>
            </w:pPr>
            <w:r>
              <w:rPr>
                <w:sz w:val="16"/>
                <w:szCs w:val="16"/>
              </w:rPr>
              <w:t>0.69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F1" w14:textId="77777777" w:rsidR="004447DC" w:rsidRDefault="00000000">
            <w:pPr>
              <w:spacing w:after="0" w:line="259" w:lineRule="auto"/>
              <w:ind w:left="0" w:right="76"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F2" w14:textId="77777777" w:rsidR="004447DC" w:rsidRDefault="00000000">
            <w:pPr>
              <w:spacing w:after="0" w:line="259" w:lineRule="auto"/>
              <w:ind w:left="0" w:right="76" w:firstLine="0"/>
              <w:jc w:val="center"/>
            </w:pPr>
            <w:r>
              <w:rPr>
                <w:sz w:val="16"/>
                <w:szCs w:val="16"/>
              </w:rPr>
              <w:t>0.29</w:t>
            </w:r>
          </w:p>
        </w:tc>
      </w:tr>
      <w:tr w:rsidR="004447DC" w14:paraId="2D1373FC"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2" w:type="dxa"/>
              <w:bottom w:w="80" w:type="dxa"/>
              <w:right w:w="80" w:type="dxa"/>
            </w:tcMar>
          </w:tcPr>
          <w:p w14:paraId="2D1373F4" w14:textId="77777777" w:rsidR="004447DC" w:rsidRDefault="00000000">
            <w:pPr>
              <w:spacing w:after="0" w:line="259" w:lineRule="auto"/>
              <w:ind w:left="2" w:right="0" w:firstLine="0"/>
              <w:jc w:val="left"/>
            </w:pPr>
            <w:r>
              <w:rPr>
                <w:sz w:val="16"/>
                <w:szCs w:val="16"/>
              </w:rPr>
              <w:t>BEN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F5" w14:textId="77777777" w:rsidR="004447DC" w:rsidRDefault="00000000">
            <w:pPr>
              <w:spacing w:after="0" w:line="259" w:lineRule="auto"/>
              <w:ind w:left="0" w:right="0" w:firstLine="0"/>
              <w:jc w:val="left"/>
            </w:pPr>
            <w:r>
              <w:rPr>
                <w:sz w:val="16"/>
                <w:szCs w:val="16"/>
              </w:rPr>
              <w:t>Benin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F6"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F7" w14:textId="77777777" w:rsidR="004447DC" w:rsidRDefault="00000000">
            <w:pPr>
              <w:spacing w:after="0" w:line="259" w:lineRule="auto"/>
              <w:ind w:left="0" w:right="76" w:firstLine="0"/>
              <w:jc w:val="center"/>
            </w:pPr>
            <w:r>
              <w:rPr>
                <w:sz w:val="16"/>
                <w:szCs w:val="16"/>
              </w:rPr>
              <w:t>9161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F8" w14:textId="77777777" w:rsidR="004447DC" w:rsidRDefault="00000000">
            <w:pPr>
              <w:spacing w:after="0" w:line="259" w:lineRule="auto"/>
              <w:ind w:left="0" w:right="76" w:firstLine="0"/>
              <w:jc w:val="center"/>
            </w:pPr>
            <w:r>
              <w:rPr>
                <w:sz w:val="16"/>
                <w:szCs w:val="16"/>
              </w:rPr>
              <w:t>0.25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F9" w14:textId="77777777" w:rsidR="004447DC" w:rsidRDefault="00000000">
            <w:pPr>
              <w:spacing w:after="0" w:line="259" w:lineRule="auto"/>
              <w:ind w:left="0" w:right="76" w:firstLine="0"/>
              <w:jc w:val="center"/>
            </w:pPr>
            <w:r>
              <w:rPr>
                <w:sz w:val="16"/>
                <w:szCs w:val="16"/>
              </w:rPr>
              <w:t>0.26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FA" w14:textId="77777777" w:rsidR="004447DC" w:rsidRDefault="00000000">
            <w:pPr>
              <w:spacing w:after="0" w:line="259" w:lineRule="auto"/>
              <w:ind w:left="0" w:right="76" w:firstLine="0"/>
              <w:jc w:val="center"/>
            </w:pPr>
            <w:r>
              <w:rPr>
                <w:sz w:val="16"/>
                <w:szCs w:val="16"/>
              </w:rPr>
              <w:t>0.26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3FB" w14:textId="77777777" w:rsidR="004447DC" w:rsidRDefault="00000000">
            <w:pPr>
              <w:spacing w:after="0" w:line="259" w:lineRule="auto"/>
              <w:ind w:left="0" w:right="76" w:firstLine="0"/>
              <w:jc w:val="center"/>
            </w:pPr>
            <w:r>
              <w:rPr>
                <w:sz w:val="16"/>
                <w:szCs w:val="16"/>
              </w:rPr>
              <w:t>0.42</w:t>
            </w:r>
          </w:p>
        </w:tc>
      </w:tr>
      <w:tr w:rsidR="004447DC" w14:paraId="2D137405"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4" w:type="dxa"/>
              <w:bottom w:w="80" w:type="dxa"/>
              <w:right w:w="80" w:type="dxa"/>
            </w:tcMar>
          </w:tcPr>
          <w:p w14:paraId="2D1373FD" w14:textId="77777777" w:rsidR="004447DC" w:rsidRDefault="00000000">
            <w:pPr>
              <w:spacing w:after="0" w:line="259" w:lineRule="auto"/>
              <w:ind w:left="14" w:right="0" w:firstLine="0"/>
              <w:jc w:val="left"/>
            </w:pPr>
            <w:r>
              <w:rPr>
                <w:sz w:val="16"/>
                <w:szCs w:val="16"/>
              </w:rPr>
              <w:t>BFA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FE" w14:textId="77777777" w:rsidR="004447DC" w:rsidRDefault="00000000">
            <w:pPr>
              <w:spacing w:after="0" w:line="259" w:lineRule="auto"/>
              <w:ind w:left="0" w:right="0" w:firstLine="0"/>
              <w:jc w:val="left"/>
            </w:pPr>
            <w:r>
              <w:rPr>
                <w:sz w:val="16"/>
                <w:szCs w:val="16"/>
              </w:rPr>
              <w:t>Burkina Faso</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3FF"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0" w14:textId="77777777" w:rsidR="004447DC" w:rsidRDefault="00000000">
            <w:pPr>
              <w:spacing w:after="0" w:line="259" w:lineRule="auto"/>
              <w:ind w:left="0" w:right="76" w:firstLine="0"/>
              <w:jc w:val="center"/>
            </w:pPr>
            <w:r>
              <w:rPr>
                <w:sz w:val="16"/>
                <w:szCs w:val="16"/>
              </w:rPr>
              <w:t>914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1" w14:textId="77777777" w:rsidR="004447DC" w:rsidRDefault="00000000">
            <w:pPr>
              <w:spacing w:after="0" w:line="259" w:lineRule="auto"/>
              <w:ind w:left="0" w:right="76" w:firstLine="0"/>
              <w:jc w:val="center"/>
            </w:pPr>
            <w:r>
              <w:rPr>
                <w:sz w:val="16"/>
                <w:szCs w:val="16"/>
              </w:rPr>
              <w:t>0.20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2" w14:textId="77777777" w:rsidR="004447DC" w:rsidRDefault="00000000">
            <w:pPr>
              <w:spacing w:after="0" w:line="259" w:lineRule="auto"/>
              <w:ind w:left="0" w:right="76" w:firstLine="0"/>
              <w:jc w:val="center"/>
            </w:pPr>
            <w:r>
              <w:rPr>
                <w:sz w:val="16"/>
                <w:szCs w:val="16"/>
              </w:rPr>
              <w:t>0.22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3" w14:textId="77777777" w:rsidR="004447DC" w:rsidRDefault="00000000">
            <w:pPr>
              <w:spacing w:after="0" w:line="259" w:lineRule="auto"/>
              <w:ind w:left="0" w:right="76" w:firstLine="0"/>
              <w:jc w:val="center"/>
            </w:pPr>
            <w:r>
              <w:rPr>
                <w:sz w:val="16"/>
                <w:szCs w:val="16"/>
              </w:rPr>
              <w:t>0.21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4" w14:textId="77777777" w:rsidR="004447DC" w:rsidRDefault="00000000">
            <w:pPr>
              <w:spacing w:after="0" w:line="259" w:lineRule="auto"/>
              <w:ind w:left="0" w:right="76" w:firstLine="0"/>
              <w:jc w:val="center"/>
            </w:pPr>
            <w:r>
              <w:rPr>
                <w:sz w:val="16"/>
                <w:szCs w:val="16"/>
              </w:rPr>
              <w:t>0.44</w:t>
            </w:r>
          </w:p>
        </w:tc>
      </w:tr>
      <w:tr w:rsidR="004447DC" w14:paraId="2D13740E"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06" w14:textId="77777777" w:rsidR="004447DC" w:rsidRDefault="00000000">
            <w:pPr>
              <w:spacing w:after="0" w:line="259" w:lineRule="auto"/>
              <w:ind w:left="0" w:right="0" w:firstLine="0"/>
            </w:pPr>
            <w:r>
              <w:rPr>
                <w:sz w:val="16"/>
                <w:szCs w:val="16"/>
              </w:rPr>
              <w:t>BGD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07" w14:textId="77777777" w:rsidR="004447DC" w:rsidRDefault="00000000">
            <w:pPr>
              <w:spacing w:after="0" w:line="259" w:lineRule="auto"/>
              <w:ind w:left="0" w:right="0" w:firstLine="0"/>
              <w:jc w:val="left"/>
            </w:pPr>
            <w:r>
              <w:rPr>
                <w:sz w:val="16"/>
                <w:szCs w:val="16"/>
              </w:rPr>
              <w:t>Bangladesh</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08" w14:textId="77777777" w:rsidR="004447DC"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9" w14:textId="77777777" w:rsidR="004447DC" w:rsidRDefault="00000000">
            <w:pPr>
              <w:spacing w:after="0" w:line="259" w:lineRule="auto"/>
              <w:ind w:left="0" w:right="76" w:firstLine="0"/>
              <w:jc w:val="center"/>
            </w:pPr>
            <w:r>
              <w:rPr>
                <w:sz w:val="16"/>
                <w:szCs w:val="16"/>
              </w:rPr>
              <w:t>1604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A" w14:textId="77777777" w:rsidR="004447DC" w:rsidRDefault="00000000">
            <w:pPr>
              <w:spacing w:after="0" w:line="259" w:lineRule="auto"/>
              <w:ind w:left="0" w:right="76"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B" w14:textId="77777777" w:rsidR="004447DC" w:rsidRDefault="00000000">
            <w:pPr>
              <w:spacing w:after="0" w:line="259" w:lineRule="auto"/>
              <w:ind w:left="0" w:right="7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C" w14:textId="77777777" w:rsidR="004447DC" w:rsidRDefault="00000000">
            <w:pPr>
              <w:spacing w:after="0" w:line="259" w:lineRule="auto"/>
              <w:ind w:left="0" w:right="76"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0D" w14:textId="77777777" w:rsidR="004447DC" w:rsidRDefault="00000000">
            <w:pPr>
              <w:spacing w:after="0" w:line="259" w:lineRule="auto"/>
              <w:ind w:left="0" w:right="76" w:firstLine="0"/>
              <w:jc w:val="center"/>
            </w:pPr>
            <w:r>
              <w:rPr>
                <w:sz w:val="16"/>
                <w:szCs w:val="16"/>
              </w:rPr>
              <w:t>0.38</w:t>
            </w:r>
          </w:p>
        </w:tc>
      </w:tr>
      <w:tr w:rsidR="004447DC" w14:paraId="2D137417"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0F" w14:textId="77777777" w:rsidR="004447DC" w:rsidRDefault="00000000">
            <w:pPr>
              <w:spacing w:after="0" w:line="259" w:lineRule="auto"/>
              <w:ind w:left="0" w:right="0" w:firstLine="0"/>
            </w:pPr>
            <w:r>
              <w:rPr>
                <w:sz w:val="16"/>
                <w:szCs w:val="16"/>
              </w:rPr>
              <w:t>BGR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10" w14:textId="77777777" w:rsidR="004447DC" w:rsidRDefault="00000000">
            <w:pPr>
              <w:spacing w:after="0" w:line="259" w:lineRule="auto"/>
              <w:ind w:left="0" w:right="0" w:firstLine="0"/>
              <w:jc w:val="left"/>
            </w:pPr>
            <w:r>
              <w:rPr>
                <w:sz w:val="16"/>
                <w:szCs w:val="16"/>
              </w:rPr>
              <w:t>Bulgaria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11"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2" w14:textId="77777777" w:rsidR="004447DC" w:rsidRDefault="00000000">
            <w:pPr>
              <w:spacing w:after="0" w:line="259" w:lineRule="auto"/>
              <w:ind w:left="0" w:right="76" w:firstLine="0"/>
              <w:jc w:val="center"/>
            </w:pPr>
            <w:r>
              <w:rPr>
                <w:sz w:val="16"/>
                <w:szCs w:val="16"/>
              </w:rPr>
              <w:t>445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3" w14:textId="77777777" w:rsidR="004447DC" w:rsidRDefault="00000000">
            <w:pPr>
              <w:spacing w:after="0" w:line="259" w:lineRule="auto"/>
              <w:ind w:left="0" w:right="76" w:firstLine="0"/>
              <w:jc w:val="center"/>
            </w:pPr>
            <w:r>
              <w:rPr>
                <w:sz w:val="16"/>
                <w:szCs w:val="16"/>
              </w:rPr>
              <w:t>0.36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4" w14:textId="77777777" w:rsidR="004447DC" w:rsidRDefault="00000000">
            <w:pPr>
              <w:spacing w:after="0" w:line="259" w:lineRule="auto"/>
              <w:ind w:left="0" w:right="76"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5" w14:textId="77777777" w:rsidR="004447DC" w:rsidRDefault="00000000">
            <w:pPr>
              <w:spacing w:after="0" w:line="259" w:lineRule="auto"/>
              <w:ind w:left="0" w:right="76"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6" w14:textId="77777777" w:rsidR="004447DC" w:rsidRDefault="00000000">
            <w:pPr>
              <w:spacing w:after="0" w:line="259" w:lineRule="auto"/>
              <w:ind w:left="0" w:right="76" w:firstLine="0"/>
              <w:jc w:val="center"/>
            </w:pPr>
            <w:r>
              <w:rPr>
                <w:sz w:val="16"/>
                <w:szCs w:val="16"/>
              </w:rPr>
              <w:t>0.48</w:t>
            </w:r>
          </w:p>
        </w:tc>
      </w:tr>
      <w:tr w:rsidR="004447DC" w14:paraId="2D137420"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9" w:type="dxa"/>
              <w:bottom w:w="80" w:type="dxa"/>
              <w:right w:w="80" w:type="dxa"/>
            </w:tcMar>
          </w:tcPr>
          <w:p w14:paraId="2D137418" w14:textId="77777777" w:rsidR="004447DC" w:rsidRDefault="00000000">
            <w:pPr>
              <w:spacing w:after="0" w:line="259" w:lineRule="auto"/>
              <w:ind w:left="29" w:right="0" w:firstLine="0"/>
              <w:jc w:val="left"/>
            </w:pPr>
            <w:r>
              <w:rPr>
                <w:sz w:val="16"/>
                <w:szCs w:val="16"/>
              </w:rPr>
              <w:t>BIH</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19" w14:textId="77777777" w:rsidR="004447DC" w:rsidRDefault="00000000">
            <w:pPr>
              <w:spacing w:after="0" w:line="259" w:lineRule="auto"/>
              <w:ind w:left="0" w:right="0" w:firstLine="0"/>
              <w:jc w:val="left"/>
            </w:pPr>
            <w:r>
              <w:rPr>
                <w:sz w:val="16"/>
                <w:szCs w:val="16"/>
              </w:rPr>
              <w:t>Bosnia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1A"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B" w14:textId="77777777" w:rsidR="004447DC" w:rsidRDefault="00000000">
            <w:pPr>
              <w:spacing w:after="0" w:line="259" w:lineRule="auto"/>
              <w:ind w:left="0" w:right="76" w:firstLine="0"/>
              <w:jc w:val="center"/>
            </w:pPr>
            <w:r>
              <w:rPr>
                <w:sz w:val="16"/>
                <w:szCs w:val="16"/>
              </w:rPr>
              <w:t>484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C" w14:textId="77777777" w:rsidR="004447DC" w:rsidRDefault="00000000">
            <w:pPr>
              <w:spacing w:after="0" w:line="259" w:lineRule="auto"/>
              <w:ind w:left="0" w:right="76" w:firstLine="0"/>
              <w:jc w:val="center"/>
            </w:pPr>
            <w:r>
              <w:rPr>
                <w:sz w:val="16"/>
                <w:szCs w:val="16"/>
              </w:rPr>
              <w:t>0.58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D" w14:textId="77777777" w:rsidR="004447DC" w:rsidRDefault="00000000">
            <w:pPr>
              <w:spacing w:after="0" w:line="259" w:lineRule="auto"/>
              <w:ind w:left="0" w:right="76"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E" w14:textId="77777777" w:rsidR="004447DC" w:rsidRDefault="00000000">
            <w:pPr>
              <w:spacing w:after="0" w:line="259" w:lineRule="auto"/>
              <w:ind w:left="0" w:right="76"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1F" w14:textId="77777777" w:rsidR="004447DC" w:rsidRDefault="00000000">
            <w:pPr>
              <w:spacing w:after="0" w:line="259" w:lineRule="auto"/>
              <w:ind w:left="0" w:right="76" w:firstLine="0"/>
              <w:jc w:val="center"/>
            </w:pPr>
            <w:r>
              <w:rPr>
                <w:sz w:val="16"/>
                <w:szCs w:val="16"/>
              </w:rPr>
              <w:t>0.40</w:t>
            </w:r>
          </w:p>
        </w:tc>
      </w:tr>
      <w:tr w:rsidR="004447DC" w14:paraId="2D137429"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8" w:type="dxa"/>
              <w:bottom w:w="80" w:type="dxa"/>
              <w:right w:w="80" w:type="dxa"/>
            </w:tcMar>
          </w:tcPr>
          <w:p w14:paraId="2D137421" w14:textId="77777777" w:rsidR="004447DC" w:rsidRDefault="00000000">
            <w:pPr>
              <w:spacing w:after="0" w:line="259" w:lineRule="auto"/>
              <w:ind w:left="8" w:right="0" w:firstLine="0"/>
              <w:jc w:val="left"/>
            </w:pPr>
            <w:r>
              <w:rPr>
                <w:sz w:val="16"/>
                <w:szCs w:val="16"/>
              </w:rPr>
              <w:t>BLR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22" w14:textId="77777777" w:rsidR="004447DC" w:rsidRDefault="00000000">
            <w:pPr>
              <w:spacing w:after="0" w:line="259" w:lineRule="auto"/>
              <w:ind w:left="0" w:right="0" w:firstLine="0"/>
              <w:jc w:val="left"/>
            </w:pPr>
            <w:r>
              <w:rPr>
                <w:sz w:val="16"/>
                <w:szCs w:val="16"/>
              </w:rPr>
              <w:t>Belarus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23"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24" w14:textId="77777777" w:rsidR="004447DC" w:rsidRDefault="00000000">
            <w:pPr>
              <w:spacing w:after="0" w:line="259" w:lineRule="auto"/>
              <w:ind w:left="0" w:right="76" w:firstLine="0"/>
              <w:jc w:val="center"/>
            </w:pPr>
            <w:r>
              <w:rPr>
                <w:sz w:val="16"/>
                <w:szCs w:val="16"/>
              </w:rPr>
              <w:t>458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25" w14:textId="77777777" w:rsidR="004447DC" w:rsidRDefault="00000000">
            <w:pPr>
              <w:spacing w:after="0" w:line="259" w:lineRule="auto"/>
              <w:ind w:left="0" w:right="76" w:firstLine="0"/>
              <w:jc w:val="center"/>
            </w:pPr>
            <w:r>
              <w:rPr>
                <w:sz w:val="16"/>
                <w:szCs w:val="16"/>
              </w:rPr>
              <w:t>0.43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26" w14:textId="77777777" w:rsidR="004447DC" w:rsidRDefault="00000000">
            <w:pPr>
              <w:spacing w:after="0" w:line="259" w:lineRule="auto"/>
              <w:ind w:left="0" w:right="76"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27" w14:textId="77777777" w:rsidR="004447DC" w:rsidRDefault="00000000">
            <w:pPr>
              <w:spacing w:after="0" w:line="259" w:lineRule="auto"/>
              <w:ind w:left="0" w:right="76"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28" w14:textId="77777777" w:rsidR="004447DC" w:rsidRDefault="00000000">
            <w:pPr>
              <w:spacing w:after="0" w:line="259" w:lineRule="auto"/>
              <w:ind w:left="0" w:right="76" w:firstLine="0"/>
              <w:jc w:val="center"/>
            </w:pPr>
            <w:r>
              <w:rPr>
                <w:sz w:val="16"/>
                <w:szCs w:val="16"/>
              </w:rPr>
              <w:t>0.25</w:t>
            </w:r>
          </w:p>
        </w:tc>
      </w:tr>
      <w:tr w:rsidR="004447DC" w14:paraId="2D137432"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4" w:type="dxa"/>
              <w:bottom w:w="80" w:type="dxa"/>
              <w:right w:w="80" w:type="dxa"/>
            </w:tcMar>
          </w:tcPr>
          <w:p w14:paraId="2D13742A" w14:textId="77777777" w:rsidR="004447DC" w:rsidRDefault="00000000">
            <w:pPr>
              <w:spacing w:after="0" w:line="259" w:lineRule="auto"/>
              <w:ind w:left="4" w:right="0" w:firstLine="0"/>
              <w:jc w:val="left"/>
            </w:pPr>
            <w:r>
              <w:rPr>
                <w:sz w:val="16"/>
                <w:szCs w:val="16"/>
              </w:rPr>
              <w:t>BOL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2B" w14:textId="77777777" w:rsidR="004447DC" w:rsidRDefault="00000000">
            <w:pPr>
              <w:spacing w:after="0" w:line="259" w:lineRule="auto"/>
              <w:ind w:left="0" w:right="0" w:firstLine="0"/>
              <w:jc w:val="left"/>
            </w:pPr>
            <w:r>
              <w:rPr>
                <w:sz w:val="16"/>
                <w:szCs w:val="16"/>
              </w:rPr>
              <w:t>Bolivia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2C"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2D" w14:textId="77777777" w:rsidR="004447DC" w:rsidRDefault="00000000">
            <w:pPr>
              <w:spacing w:after="0" w:line="259" w:lineRule="auto"/>
              <w:ind w:left="0" w:right="76" w:firstLine="0"/>
              <w:jc w:val="center"/>
            </w:pPr>
            <w:r>
              <w:rPr>
                <w:sz w:val="16"/>
                <w:szCs w:val="16"/>
              </w:rPr>
              <w:t>1566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2E" w14:textId="77777777" w:rsidR="004447DC" w:rsidRDefault="00000000">
            <w:pPr>
              <w:spacing w:after="0" w:line="259" w:lineRule="auto"/>
              <w:ind w:left="0" w:right="76" w:firstLine="0"/>
              <w:jc w:val="center"/>
            </w:pPr>
            <w:r>
              <w:rPr>
                <w:sz w:val="16"/>
                <w:szCs w:val="16"/>
              </w:rPr>
              <w:t>0.67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2F" w14:textId="77777777" w:rsidR="004447DC" w:rsidRDefault="00000000">
            <w:pPr>
              <w:spacing w:after="0" w:line="259" w:lineRule="auto"/>
              <w:ind w:left="0" w:right="76"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30" w14:textId="77777777" w:rsidR="004447DC" w:rsidRDefault="00000000">
            <w:pPr>
              <w:spacing w:after="0" w:line="259" w:lineRule="auto"/>
              <w:ind w:left="0" w:right="76" w:firstLine="0"/>
              <w:jc w:val="center"/>
            </w:pPr>
            <w:r>
              <w:rPr>
                <w:sz w:val="16"/>
                <w:szCs w:val="16"/>
              </w:rPr>
              <w:t>0.71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31" w14:textId="77777777" w:rsidR="004447DC" w:rsidRDefault="00000000">
            <w:pPr>
              <w:spacing w:after="0" w:line="259" w:lineRule="auto"/>
              <w:ind w:left="0" w:right="76" w:firstLine="0"/>
              <w:jc w:val="center"/>
            </w:pPr>
            <w:r>
              <w:rPr>
                <w:sz w:val="16"/>
                <w:szCs w:val="16"/>
              </w:rPr>
              <w:t>0.29</w:t>
            </w:r>
          </w:p>
        </w:tc>
      </w:tr>
      <w:tr w:rsidR="004447DC" w14:paraId="2D13743B"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33" w14:textId="77777777" w:rsidR="004447DC" w:rsidRDefault="00000000">
            <w:pPr>
              <w:spacing w:after="0" w:line="259" w:lineRule="auto"/>
              <w:ind w:left="0" w:right="0" w:firstLine="0"/>
            </w:pPr>
            <w:r>
              <w:rPr>
                <w:sz w:val="16"/>
                <w:szCs w:val="16"/>
              </w:rPr>
              <w:t>BRA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34" w14:textId="77777777" w:rsidR="004447DC" w:rsidRDefault="00000000">
            <w:pPr>
              <w:spacing w:after="0" w:line="259" w:lineRule="auto"/>
              <w:ind w:left="0" w:right="0" w:firstLine="0"/>
              <w:jc w:val="left"/>
            </w:pPr>
            <w:r>
              <w:rPr>
                <w:sz w:val="16"/>
                <w:szCs w:val="16"/>
              </w:rPr>
              <w:t>Brazil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35"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36" w14:textId="77777777" w:rsidR="004447DC" w:rsidRDefault="00000000">
            <w:pPr>
              <w:spacing w:after="0" w:line="259" w:lineRule="auto"/>
              <w:ind w:left="0" w:right="76" w:firstLine="0"/>
              <w:jc w:val="center"/>
            </w:pPr>
            <w:r>
              <w:rPr>
                <w:sz w:val="16"/>
                <w:szCs w:val="16"/>
              </w:rPr>
              <w:t>6081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37" w14:textId="77777777" w:rsidR="004447DC" w:rsidRDefault="00000000">
            <w:pPr>
              <w:spacing w:after="0" w:line="259" w:lineRule="auto"/>
              <w:ind w:left="0" w:right="76" w:firstLine="0"/>
              <w:jc w:val="center"/>
            </w:pPr>
            <w:r>
              <w:rPr>
                <w:sz w:val="16"/>
                <w:szCs w:val="16"/>
              </w:rPr>
              <w:t>0.79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38" w14:textId="77777777" w:rsidR="004447DC" w:rsidRDefault="00000000">
            <w:pPr>
              <w:spacing w:after="0" w:line="259" w:lineRule="auto"/>
              <w:ind w:left="0" w:right="76"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39" w14:textId="77777777" w:rsidR="004447DC" w:rsidRDefault="00000000">
            <w:pPr>
              <w:spacing w:after="0" w:line="259" w:lineRule="auto"/>
              <w:ind w:left="0" w:right="76" w:firstLine="0"/>
              <w:jc w:val="center"/>
            </w:pPr>
            <w:r>
              <w:rPr>
                <w:sz w:val="16"/>
                <w:szCs w:val="16"/>
              </w:rPr>
              <w:t>0.79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3A" w14:textId="77777777" w:rsidR="004447DC" w:rsidRDefault="00000000">
            <w:pPr>
              <w:spacing w:after="0" w:line="259" w:lineRule="auto"/>
              <w:ind w:left="0" w:right="76" w:firstLine="0"/>
              <w:jc w:val="center"/>
            </w:pPr>
            <w:r>
              <w:rPr>
                <w:sz w:val="16"/>
                <w:szCs w:val="16"/>
              </w:rPr>
              <w:t>0.14</w:t>
            </w:r>
          </w:p>
        </w:tc>
      </w:tr>
      <w:tr w:rsidR="004447DC" w14:paraId="2D137444"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3C" w14:textId="77777777" w:rsidR="004447DC" w:rsidRDefault="00000000">
            <w:pPr>
              <w:spacing w:after="0" w:line="259" w:lineRule="auto"/>
              <w:ind w:left="0" w:right="0" w:firstLine="0"/>
              <w:jc w:val="left"/>
            </w:pPr>
            <w:r>
              <w:rPr>
                <w:sz w:val="16"/>
                <w:szCs w:val="16"/>
              </w:rPr>
              <w:t>BTN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3D" w14:textId="77777777" w:rsidR="004447DC" w:rsidRDefault="00000000">
            <w:pPr>
              <w:spacing w:after="0" w:line="259" w:lineRule="auto"/>
              <w:ind w:left="0" w:right="0" w:firstLine="0"/>
              <w:jc w:val="left"/>
            </w:pPr>
            <w:r>
              <w:rPr>
                <w:sz w:val="16"/>
                <w:szCs w:val="16"/>
              </w:rPr>
              <w:t>Bhutan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3E" w14:textId="77777777" w:rsidR="004447DC"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3F" w14:textId="77777777" w:rsidR="004447DC" w:rsidRDefault="00000000">
            <w:pPr>
              <w:spacing w:after="0" w:line="259" w:lineRule="auto"/>
              <w:ind w:left="0" w:right="76" w:firstLine="0"/>
              <w:jc w:val="center"/>
            </w:pPr>
            <w:r>
              <w:rPr>
                <w:sz w:val="16"/>
                <w:szCs w:val="16"/>
              </w:rPr>
              <w:t>781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40" w14:textId="77777777" w:rsidR="004447DC" w:rsidRDefault="00000000">
            <w:pPr>
              <w:spacing w:after="0" w:line="259" w:lineRule="auto"/>
              <w:ind w:left="0" w:right="76" w:firstLine="0"/>
              <w:jc w:val="center"/>
            </w:pPr>
            <w:r>
              <w:rPr>
                <w:sz w:val="16"/>
                <w:szCs w:val="16"/>
              </w:rPr>
              <w:t>0.16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41" w14:textId="77777777" w:rsidR="004447DC" w:rsidRDefault="00000000">
            <w:pPr>
              <w:spacing w:after="0" w:line="259" w:lineRule="auto"/>
              <w:ind w:left="0" w:right="76" w:firstLine="0"/>
              <w:jc w:val="center"/>
            </w:pPr>
            <w:r>
              <w:rPr>
                <w:sz w:val="16"/>
                <w:szCs w:val="16"/>
              </w:rPr>
              <w:t>0.21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42" w14:textId="77777777" w:rsidR="004447DC" w:rsidRDefault="00000000">
            <w:pPr>
              <w:spacing w:after="0" w:line="259" w:lineRule="auto"/>
              <w:ind w:left="0" w:right="76" w:firstLine="0"/>
              <w:jc w:val="center"/>
            </w:pPr>
            <w:r>
              <w:rPr>
                <w:sz w:val="16"/>
                <w:szCs w:val="16"/>
              </w:rPr>
              <w:t>0.16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43" w14:textId="77777777" w:rsidR="004447DC" w:rsidRDefault="00000000">
            <w:pPr>
              <w:spacing w:after="0" w:line="259" w:lineRule="auto"/>
              <w:ind w:left="0" w:right="76" w:firstLine="0"/>
              <w:jc w:val="center"/>
            </w:pPr>
            <w:r>
              <w:rPr>
                <w:sz w:val="16"/>
                <w:szCs w:val="16"/>
              </w:rPr>
              <w:t>0.39</w:t>
            </w:r>
          </w:p>
        </w:tc>
      </w:tr>
      <w:tr w:rsidR="004447DC" w14:paraId="2D13744D"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45" w14:textId="77777777" w:rsidR="004447DC" w:rsidRDefault="00000000">
            <w:pPr>
              <w:spacing w:after="0" w:line="259" w:lineRule="auto"/>
              <w:ind w:left="0" w:right="0" w:firstLine="0"/>
            </w:pPr>
            <w:r>
              <w:rPr>
                <w:sz w:val="16"/>
                <w:szCs w:val="16"/>
              </w:rPr>
              <w:t>BWA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46" w14:textId="77777777" w:rsidR="004447DC" w:rsidRDefault="00000000">
            <w:pPr>
              <w:spacing w:after="0" w:line="259" w:lineRule="auto"/>
              <w:ind w:left="0" w:right="0" w:firstLine="0"/>
              <w:jc w:val="left"/>
            </w:pPr>
            <w:r>
              <w:rPr>
                <w:sz w:val="16"/>
                <w:szCs w:val="16"/>
              </w:rPr>
              <w:t>Botswana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47"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48" w14:textId="77777777" w:rsidR="004447DC" w:rsidRDefault="00000000">
            <w:pPr>
              <w:spacing w:after="0" w:line="259" w:lineRule="auto"/>
              <w:ind w:left="0" w:right="76" w:firstLine="0"/>
              <w:jc w:val="center"/>
            </w:pPr>
            <w:r>
              <w:rPr>
                <w:sz w:val="16"/>
                <w:szCs w:val="16"/>
              </w:rPr>
              <w:t>342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49" w14:textId="77777777" w:rsidR="004447DC" w:rsidRDefault="00000000">
            <w:pPr>
              <w:spacing w:after="0" w:line="259" w:lineRule="auto"/>
              <w:ind w:left="0" w:right="76" w:firstLine="0"/>
              <w:jc w:val="center"/>
            </w:pPr>
            <w:r>
              <w:rPr>
                <w:sz w:val="16"/>
                <w:szCs w:val="16"/>
              </w:rPr>
              <w:t>0.75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4A" w14:textId="77777777" w:rsidR="004447DC" w:rsidRDefault="00000000">
            <w:pPr>
              <w:spacing w:after="0" w:line="259" w:lineRule="auto"/>
              <w:ind w:left="0" w:right="76"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4B" w14:textId="77777777" w:rsidR="004447DC" w:rsidRDefault="00000000">
            <w:pPr>
              <w:spacing w:after="0" w:line="259" w:lineRule="auto"/>
              <w:ind w:left="0" w:right="76"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4C" w14:textId="77777777" w:rsidR="004447DC" w:rsidRDefault="00000000">
            <w:pPr>
              <w:spacing w:after="0" w:line="259" w:lineRule="auto"/>
              <w:ind w:left="0" w:right="76" w:firstLine="0"/>
              <w:jc w:val="center"/>
            </w:pPr>
            <w:r>
              <w:rPr>
                <w:sz w:val="16"/>
                <w:szCs w:val="16"/>
              </w:rPr>
              <w:t>0.16</w:t>
            </w:r>
          </w:p>
        </w:tc>
      </w:tr>
      <w:tr w:rsidR="004447DC" w14:paraId="2D137456"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3" w:type="dxa"/>
              <w:bottom w:w="80" w:type="dxa"/>
              <w:right w:w="80" w:type="dxa"/>
            </w:tcMar>
          </w:tcPr>
          <w:p w14:paraId="2D13744E" w14:textId="77777777" w:rsidR="004447DC" w:rsidRDefault="00000000">
            <w:pPr>
              <w:spacing w:after="0" w:line="259" w:lineRule="auto"/>
              <w:ind w:left="3" w:right="0" w:firstLine="0"/>
              <w:jc w:val="left"/>
            </w:pPr>
            <w:r>
              <w:rPr>
                <w:sz w:val="16"/>
                <w:szCs w:val="16"/>
              </w:rPr>
              <w:t>CAF</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4F" w14:textId="77777777" w:rsidR="004447DC" w:rsidRDefault="00000000">
            <w:pPr>
              <w:spacing w:after="0" w:line="259" w:lineRule="auto"/>
              <w:ind w:left="0" w:right="0" w:firstLine="0"/>
              <w:jc w:val="left"/>
            </w:pPr>
            <w:r>
              <w:rPr>
                <w:sz w:val="16"/>
                <w:szCs w:val="16"/>
              </w:rPr>
              <w:t>Central African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50"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1" w14:textId="77777777" w:rsidR="004447DC" w:rsidRDefault="00000000">
            <w:pPr>
              <w:spacing w:after="0" w:line="259" w:lineRule="auto"/>
              <w:ind w:left="0" w:right="76" w:firstLine="0"/>
              <w:jc w:val="center"/>
            </w:pPr>
            <w:r>
              <w:rPr>
                <w:sz w:val="16"/>
                <w:szCs w:val="16"/>
              </w:rPr>
              <w:t>266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2" w14:textId="77777777" w:rsidR="004447DC" w:rsidRDefault="00000000">
            <w:pPr>
              <w:spacing w:after="0" w:line="259" w:lineRule="auto"/>
              <w:ind w:left="0" w:right="76" w:firstLine="0"/>
              <w:jc w:val="center"/>
            </w:pPr>
            <w:r>
              <w:rPr>
                <w:sz w:val="16"/>
                <w:szCs w:val="16"/>
              </w:rPr>
              <w:t>0.14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3" w14:textId="77777777" w:rsidR="004447DC" w:rsidRDefault="00000000">
            <w:pPr>
              <w:spacing w:after="0" w:line="259" w:lineRule="auto"/>
              <w:ind w:left="0" w:right="76"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4" w14:textId="77777777" w:rsidR="004447DC" w:rsidRDefault="00000000">
            <w:pPr>
              <w:spacing w:after="0" w:line="259" w:lineRule="auto"/>
              <w:ind w:left="0" w:right="76" w:firstLine="0"/>
              <w:jc w:val="center"/>
            </w:pPr>
            <w:r>
              <w:rPr>
                <w:sz w:val="16"/>
                <w:szCs w:val="16"/>
              </w:rPr>
              <w:t>0.16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5" w14:textId="77777777" w:rsidR="004447DC" w:rsidRDefault="00000000">
            <w:pPr>
              <w:spacing w:after="0" w:line="259" w:lineRule="auto"/>
              <w:ind w:left="0" w:right="76" w:firstLine="0"/>
              <w:jc w:val="center"/>
            </w:pPr>
            <w:r>
              <w:rPr>
                <w:sz w:val="16"/>
                <w:szCs w:val="16"/>
              </w:rPr>
              <w:t>1.00</w:t>
            </w:r>
          </w:p>
        </w:tc>
      </w:tr>
      <w:tr w:rsidR="004447DC" w14:paraId="2D13745F"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57" w14:textId="77777777" w:rsidR="004447DC" w:rsidRDefault="00000000">
            <w:pPr>
              <w:spacing w:after="0" w:line="259" w:lineRule="auto"/>
              <w:ind w:left="0" w:right="0" w:firstLine="0"/>
            </w:pPr>
            <w:r>
              <w:rPr>
                <w:sz w:val="16"/>
                <w:szCs w:val="16"/>
              </w:rPr>
              <w:t>CAN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58" w14:textId="77777777" w:rsidR="004447DC" w:rsidRDefault="00000000">
            <w:pPr>
              <w:spacing w:after="0" w:line="259" w:lineRule="auto"/>
              <w:ind w:left="0" w:right="0" w:firstLine="0"/>
              <w:jc w:val="left"/>
            </w:pPr>
            <w:r>
              <w:rPr>
                <w:sz w:val="16"/>
                <w:szCs w:val="16"/>
              </w:rPr>
              <w:t>Canada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59" w14:textId="77777777" w:rsidR="004447DC" w:rsidRDefault="00000000">
            <w:pPr>
              <w:spacing w:after="0" w:line="259" w:lineRule="auto"/>
              <w:ind w:left="0" w:right="0" w:firstLine="0"/>
              <w:jc w:val="left"/>
            </w:pPr>
            <w:r>
              <w:rPr>
                <w:sz w:val="16"/>
                <w:szCs w:val="16"/>
              </w:rPr>
              <w:t>North America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A" w14:textId="77777777" w:rsidR="004447DC" w:rsidRDefault="00000000">
            <w:pPr>
              <w:spacing w:after="0" w:line="259" w:lineRule="auto"/>
              <w:ind w:left="0" w:right="76" w:firstLine="0"/>
              <w:jc w:val="center"/>
            </w:pPr>
            <w:r>
              <w:rPr>
                <w:sz w:val="16"/>
                <w:szCs w:val="16"/>
              </w:rPr>
              <w:t>3305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B" w14:textId="77777777" w:rsidR="004447DC" w:rsidRDefault="00000000">
            <w:pPr>
              <w:spacing w:after="0" w:line="259" w:lineRule="auto"/>
              <w:ind w:left="0" w:right="76" w:firstLine="0"/>
              <w:jc w:val="center"/>
            </w:pPr>
            <w:r>
              <w:rPr>
                <w:sz w:val="16"/>
                <w:szCs w:val="16"/>
              </w:rPr>
              <w:t>0.69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C" w14:textId="77777777" w:rsidR="004447DC" w:rsidRDefault="00000000">
            <w:pPr>
              <w:spacing w:after="0" w:line="259" w:lineRule="auto"/>
              <w:ind w:left="0" w:right="76" w:firstLine="0"/>
              <w:jc w:val="center"/>
            </w:pPr>
            <w:r>
              <w:rPr>
                <w:sz w:val="16"/>
                <w:szCs w:val="16"/>
              </w:rPr>
              <w:t>0.74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D" w14:textId="77777777" w:rsidR="004447DC" w:rsidRDefault="00000000">
            <w:pPr>
              <w:spacing w:after="0" w:line="259" w:lineRule="auto"/>
              <w:ind w:left="0" w:right="76" w:firstLine="0"/>
              <w:jc w:val="center"/>
            </w:pPr>
            <w:r>
              <w:rPr>
                <w:sz w:val="16"/>
                <w:szCs w:val="16"/>
              </w:rPr>
              <w:t>0.76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5E" w14:textId="77777777" w:rsidR="004447DC" w:rsidRDefault="00000000">
            <w:pPr>
              <w:spacing w:after="0" w:line="259" w:lineRule="auto"/>
              <w:ind w:left="0" w:right="76" w:firstLine="0"/>
              <w:jc w:val="center"/>
            </w:pPr>
            <w:r>
              <w:rPr>
                <w:sz w:val="16"/>
                <w:szCs w:val="16"/>
              </w:rPr>
              <w:t>0.17</w:t>
            </w:r>
          </w:p>
        </w:tc>
      </w:tr>
      <w:tr w:rsidR="004447DC" w14:paraId="2D137468"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460" w14:textId="77777777" w:rsidR="004447DC" w:rsidRDefault="00000000">
            <w:pPr>
              <w:spacing w:after="0" w:line="259" w:lineRule="auto"/>
              <w:ind w:left="1" w:right="0" w:firstLine="0"/>
              <w:jc w:val="left"/>
            </w:pPr>
            <w:r>
              <w:rPr>
                <w:sz w:val="16"/>
                <w:szCs w:val="16"/>
              </w:rPr>
              <w:t>CHE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61" w14:textId="77777777" w:rsidR="004447DC" w:rsidRDefault="00000000">
            <w:pPr>
              <w:spacing w:after="0" w:line="259" w:lineRule="auto"/>
              <w:ind w:left="0" w:right="0" w:firstLine="0"/>
              <w:jc w:val="left"/>
            </w:pPr>
            <w:r>
              <w:rPr>
                <w:sz w:val="16"/>
                <w:szCs w:val="16"/>
              </w:rPr>
              <w:t>Switzerland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62"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63" w14:textId="77777777" w:rsidR="004447DC" w:rsidRDefault="00000000">
            <w:pPr>
              <w:spacing w:after="0" w:line="259" w:lineRule="auto"/>
              <w:ind w:left="0" w:right="76" w:firstLine="0"/>
              <w:jc w:val="center"/>
            </w:pPr>
            <w:r>
              <w:rPr>
                <w:sz w:val="16"/>
                <w:szCs w:val="16"/>
              </w:rPr>
              <w:t>774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64" w14:textId="77777777" w:rsidR="004447DC" w:rsidRDefault="00000000">
            <w:pPr>
              <w:spacing w:after="0" w:line="259" w:lineRule="auto"/>
              <w:ind w:left="0" w:right="76" w:firstLine="0"/>
              <w:jc w:val="center"/>
            </w:pPr>
            <w:r>
              <w:rPr>
                <w:sz w:val="16"/>
                <w:szCs w:val="16"/>
              </w:rPr>
              <w:t>0.45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65" w14:textId="77777777" w:rsidR="004447DC" w:rsidRDefault="00000000">
            <w:pPr>
              <w:spacing w:after="0" w:line="259" w:lineRule="auto"/>
              <w:ind w:left="0" w:right="76"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66" w14:textId="77777777" w:rsidR="004447DC" w:rsidRDefault="00000000">
            <w:pPr>
              <w:spacing w:after="0" w:line="259" w:lineRule="auto"/>
              <w:ind w:left="0" w:right="76"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67" w14:textId="77777777" w:rsidR="004447DC" w:rsidRDefault="00000000">
            <w:pPr>
              <w:spacing w:after="0" w:line="259" w:lineRule="auto"/>
              <w:ind w:left="0" w:right="76" w:firstLine="0"/>
              <w:jc w:val="center"/>
            </w:pPr>
            <w:r>
              <w:rPr>
                <w:sz w:val="16"/>
                <w:szCs w:val="16"/>
              </w:rPr>
              <w:t>0.34</w:t>
            </w:r>
          </w:p>
        </w:tc>
      </w:tr>
      <w:tr w:rsidR="004447DC" w14:paraId="2D137471"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5" w:type="dxa"/>
              <w:bottom w:w="80" w:type="dxa"/>
              <w:right w:w="80" w:type="dxa"/>
            </w:tcMar>
          </w:tcPr>
          <w:p w14:paraId="2D137469" w14:textId="77777777" w:rsidR="004447DC" w:rsidRDefault="00000000">
            <w:pPr>
              <w:spacing w:after="0" w:line="259" w:lineRule="auto"/>
              <w:ind w:left="5" w:right="0" w:firstLine="0"/>
              <w:jc w:val="left"/>
            </w:pPr>
            <w:r>
              <w:rPr>
                <w:sz w:val="16"/>
                <w:szCs w:val="16"/>
              </w:rPr>
              <w:t>CHL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6A" w14:textId="77777777" w:rsidR="004447DC" w:rsidRDefault="00000000">
            <w:pPr>
              <w:spacing w:after="0" w:line="259" w:lineRule="auto"/>
              <w:ind w:left="0" w:right="0" w:firstLine="0"/>
              <w:jc w:val="left"/>
            </w:pPr>
            <w:r>
              <w:rPr>
                <w:sz w:val="16"/>
                <w:szCs w:val="16"/>
              </w:rPr>
              <w:t>Chile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6B"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6C" w14:textId="77777777" w:rsidR="004447DC" w:rsidRDefault="00000000">
            <w:pPr>
              <w:spacing w:after="0" w:line="259" w:lineRule="auto"/>
              <w:ind w:left="0" w:right="76" w:firstLine="0"/>
              <w:jc w:val="center"/>
            </w:pPr>
            <w:r>
              <w:rPr>
                <w:sz w:val="16"/>
                <w:szCs w:val="16"/>
              </w:rPr>
              <w:t>12708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6D" w14:textId="77777777" w:rsidR="004447DC" w:rsidRDefault="00000000">
            <w:pPr>
              <w:spacing w:after="0" w:line="259" w:lineRule="auto"/>
              <w:ind w:left="0" w:right="76" w:firstLine="0"/>
              <w:jc w:val="center"/>
            </w:pPr>
            <w:r>
              <w:rPr>
                <w:sz w:val="16"/>
                <w:szCs w:val="16"/>
              </w:rPr>
              <w:t>0.69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6E" w14:textId="77777777" w:rsidR="004447DC" w:rsidRDefault="00000000">
            <w:pPr>
              <w:spacing w:after="0" w:line="259" w:lineRule="auto"/>
              <w:ind w:left="0" w:right="76" w:firstLine="0"/>
              <w:jc w:val="center"/>
            </w:pPr>
            <w:r>
              <w:rPr>
                <w:sz w:val="16"/>
                <w:szCs w:val="16"/>
              </w:rPr>
              <w:t>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6F" w14:textId="77777777" w:rsidR="004447DC" w:rsidRDefault="00000000">
            <w:pPr>
              <w:spacing w:after="0" w:line="259" w:lineRule="auto"/>
              <w:ind w:left="0" w:right="76" w:firstLine="0"/>
              <w:jc w:val="center"/>
            </w:pPr>
            <w:r>
              <w:rPr>
                <w:sz w:val="16"/>
                <w:szCs w:val="16"/>
              </w:rPr>
              <w:t>0.72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70" w14:textId="77777777" w:rsidR="004447DC" w:rsidRDefault="00000000">
            <w:pPr>
              <w:spacing w:after="0" w:line="259" w:lineRule="auto"/>
              <w:ind w:left="0" w:right="76" w:firstLine="0"/>
              <w:jc w:val="center"/>
            </w:pPr>
            <w:r>
              <w:rPr>
                <w:sz w:val="16"/>
                <w:szCs w:val="16"/>
              </w:rPr>
              <w:t>0.21</w:t>
            </w:r>
          </w:p>
        </w:tc>
      </w:tr>
      <w:tr w:rsidR="004447DC" w14:paraId="2D13747A"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72" w14:textId="77777777" w:rsidR="004447DC" w:rsidRDefault="00000000">
            <w:pPr>
              <w:spacing w:after="0" w:line="259" w:lineRule="auto"/>
              <w:ind w:left="0" w:right="0" w:firstLine="0"/>
            </w:pPr>
            <w:r>
              <w:rPr>
                <w:sz w:val="16"/>
                <w:szCs w:val="16"/>
              </w:rPr>
              <w:t>CHN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73" w14:textId="77777777" w:rsidR="004447DC" w:rsidRDefault="00000000">
            <w:pPr>
              <w:spacing w:after="0" w:line="259" w:lineRule="auto"/>
              <w:ind w:left="0" w:right="0" w:firstLine="0"/>
              <w:jc w:val="left"/>
            </w:pPr>
            <w:r>
              <w:rPr>
                <w:sz w:val="16"/>
                <w:szCs w:val="16"/>
              </w:rPr>
              <w:t>China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74"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75" w14:textId="77777777" w:rsidR="004447DC" w:rsidRDefault="00000000">
            <w:pPr>
              <w:spacing w:after="0" w:line="259" w:lineRule="auto"/>
              <w:ind w:left="0" w:right="76" w:firstLine="0"/>
              <w:jc w:val="center"/>
            </w:pPr>
            <w:r>
              <w:rPr>
                <w:sz w:val="16"/>
                <w:szCs w:val="16"/>
              </w:rPr>
              <w:t>5823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76" w14:textId="77777777" w:rsidR="004447DC" w:rsidRDefault="00000000">
            <w:pPr>
              <w:spacing w:after="0" w:line="259" w:lineRule="auto"/>
              <w:ind w:left="0" w:right="76" w:firstLine="0"/>
              <w:jc w:val="center"/>
            </w:pPr>
            <w:r>
              <w:rPr>
                <w:sz w:val="16"/>
                <w:szCs w:val="16"/>
              </w:rPr>
              <w:t>0.56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77" w14:textId="77777777" w:rsidR="004447DC" w:rsidRDefault="00000000">
            <w:pPr>
              <w:spacing w:after="0" w:line="259" w:lineRule="auto"/>
              <w:ind w:left="0" w:right="76"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78" w14:textId="77777777" w:rsidR="004447DC" w:rsidRDefault="00000000">
            <w:pPr>
              <w:spacing w:after="0" w:line="259" w:lineRule="auto"/>
              <w:ind w:left="0" w:right="76"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79" w14:textId="77777777" w:rsidR="004447DC" w:rsidRDefault="00000000">
            <w:pPr>
              <w:spacing w:after="0" w:line="259" w:lineRule="auto"/>
              <w:ind w:left="0" w:right="76" w:firstLine="0"/>
              <w:jc w:val="center"/>
            </w:pPr>
            <w:r>
              <w:rPr>
                <w:sz w:val="16"/>
                <w:szCs w:val="16"/>
              </w:rPr>
              <w:t>0.47</w:t>
            </w:r>
          </w:p>
        </w:tc>
      </w:tr>
      <w:tr w:rsidR="004447DC" w14:paraId="2D137483"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2D13747B" w14:textId="77777777" w:rsidR="004447DC" w:rsidRDefault="00000000">
            <w:pPr>
              <w:spacing w:after="0" w:line="259" w:lineRule="auto"/>
              <w:ind w:left="28" w:right="0" w:firstLine="0"/>
              <w:jc w:val="left"/>
            </w:pPr>
            <w:r>
              <w:rPr>
                <w:sz w:val="16"/>
                <w:szCs w:val="16"/>
              </w:rPr>
              <w:t>CIV</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7C" w14:textId="77777777" w:rsidR="004447DC" w:rsidRDefault="00000000">
            <w:pPr>
              <w:spacing w:after="0" w:line="259" w:lineRule="auto"/>
              <w:ind w:left="0" w:right="0" w:firstLine="0"/>
              <w:jc w:val="left"/>
            </w:pPr>
            <w:r>
              <w:rPr>
                <w:sz w:val="16"/>
                <w:szCs w:val="16"/>
              </w:rPr>
              <w:t>Ivory Coast</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7D"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7E" w14:textId="77777777" w:rsidR="004447DC" w:rsidRDefault="00000000">
            <w:pPr>
              <w:spacing w:after="0" w:line="259" w:lineRule="auto"/>
              <w:ind w:left="0" w:right="76" w:firstLine="0"/>
              <w:jc w:val="center"/>
            </w:pPr>
            <w:r>
              <w:rPr>
                <w:sz w:val="16"/>
                <w:szCs w:val="16"/>
              </w:rPr>
              <w:t>1085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7F" w14:textId="77777777" w:rsidR="004447DC" w:rsidRDefault="00000000">
            <w:pPr>
              <w:spacing w:after="0" w:line="259" w:lineRule="auto"/>
              <w:ind w:left="0" w:right="76" w:firstLine="0"/>
              <w:jc w:val="center"/>
            </w:pPr>
            <w:r>
              <w:rPr>
                <w:sz w:val="16"/>
                <w:szCs w:val="16"/>
              </w:rPr>
              <w:t>0.39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80" w14:textId="77777777" w:rsidR="004447DC" w:rsidRDefault="00000000">
            <w:pPr>
              <w:spacing w:after="0" w:line="259" w:lineRule="auto"/>
              <w:ind w:left="0" w:right="7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81" w14:textId="77777777" w:rsidR="004447DC" w:rsidRDefault="00000000">
            <w:pPr>
              <w:spacing w:after="0" w:line="259" w:lineRule="auto"/>
              <w:ind w:left="0" w:right="76"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82" w14:textId="77777777" w:rsidR="004447DC" w:rsidRDefault="00000000">
            <w:pPr>
              <w:spacing w:after="0" w:line="259" w:lineRule="auto"/>
              <w:ind w:left="0" w:right="76" w:firstLine="0"/>
              <w:jc w:val="center"/>
            </w:pPr>
            <w:r>
              <w:rPr>
                <w:sz w:val="16"/>
                <w:szCs w:val="16"/>
              </w:rPr>
              <w:t>0.59</w:t>
            </w:r>
          </w:p>
        </w:tc>
      </w:tr>
      <w:tr w:rsidR="004447DC" w14:paraId="2D13748C"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84" w14:textId="77777777" w:rsidR="004447DC" w:rsidRDefault="00000000">
            <w:pPr>
              <w:spacing w:after="0" w:line="259" w:lineRule="auto"/>
              <w:ind w:left="0" w:right="0" w:firstLine="0"/>
            </w:pPr>
            <w:r>
              <w:rPr>
                <w:sz w:val="16"/>
                <w:szCs w:val="16"/>
              </w:rPr>
              <w:t>CMR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85" w14:textId="77777777" w:rsidR="004447DC" w:rsidRDefault="00000000">
            <w:pPr>
              <w:spacing w:after="0" w:line="259" w:lineRule="auto"/>
              <w:ind w:left="0" w:right="0" w:firstLine="0"/>
              <w:jc w:val="left"/>
            </w:pPr>
            <w:r>
              <w:rPr>
                <w:sz w:val="16"/>
                <w:szCs w:val="16"/>
              </w:rPr>
              <w:t>Cameroon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86"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87" w14:textId="77777777" w:rsidR="004447DC" w:rsidRDefault="00000000">
            <w:pPr>
              <w:spacing w:after="0" w:line="259" w:lineRule="auto"/>
              <w:ind w:left="0" w:right="76" w:firstLine="0"/>
              <w:jc w:val="center"/>
            </w:pPr>
            <w:r>
              <w:rPr>
                <w:sz w:val="16"/>
                <w:szCs w:val="16"/>
              </w:rPr>
              <w:t>591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88" w14:textId="77777777" w:rsidR="004447DC" w:rsidRDefault="00000000">
            <w:pPr>
              <w:spacing w:after="0" w:line="259" w:lineRule="auto"/>
              <w:ind w:left="0" w:right="76" w:firstLine="0"/>
              <w:jc w:val="center"/>
            </w:pPr>
            <w:r>
              <w:rPr>
                <w:sz w:val="16"/>
                <w:szCs w:val="16"/>
              </w:rPr>
              <w:t>0.37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89" w14:textId="77777777" w:rsidR="004447DC" w:rsidRDefault="00000000">
            <w:pPr>
              <w:spacing w:after="0" w:line="259" w:lineRule="auto"/>
              <w:ind w:left="0" w:right="76"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8A" w14:textId="77777777" w:rsidR="004447DC" w:rsidRDefault="00000000">
            <w:pPr>
              <w:spacing w:after="0" w:line="259" w:lineRule="auto"/>
              <w:ind w:left="0" w:right="76"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8B" w14:textId="77777777" w:rsidR="004447DC" w:rsidRDefault="00000000">
            <w:pPr>
              <w:spacing w:after="0" w:line="259" w:lineRule="auto"/>
              <w:ind w:left="0" w:right="76" w:firstLine="0"/>
              <w:jc w:val="center"/>
            </w:pPr>
            <w:r>
              <w:rPr>
                <w:sz w:val="16"/>
                <w:szCs w:val="16"/>
              </w:rPr>
              <w:t>0.60</w:t>
            </w:r>
          </w:p>
        </w:tc>
      </w:tr>
      <w:tr w:rsidR="004447DC" w14:paraId="2D137495"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8D" w14:textId="77777777" w:rsidR="004447DC" w:rsidRDefault="00000000">
            <w:pPr>
              <w:spacing w:after="0" w:line="259" w:lineRule="auto"/>
              <w:ind w:left="0" w:right="0" w:firstLine="0"/>
            </w:pPr>
            <w:r>
              <w:rPr>
                <w:sz w:val="16"/>
                <w:szCs w:val="16"/>
              </w:rPr>
              <w:t>COD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8E" w14:textId="77777777" w:rsidR="004447DC" w:rsidRDefault="00000000">
            <w:pPr>
              <w:spacing w:after="0" w:line="259" w:lineRule="auto"/>
              <w:ind w:left="0" w:right="0" w:firstLine="0"/>
              <w:jc w:val="left"/>
            </w:pPr>
            <w:r>
              <w:rPr>
                <w:sz w:val="16"/>
                <w:szCs w:val="16"/>
              </w:rPr>
              <w:t>Congo-Kinshasa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8F"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0" w14:textId="77777777" w:rsidR="004447DC" w:rsidRDefault="00000000">
            <w:pPr>
              <w:spacing w:after="0" w:line="259" w:lineRule="auto"/>
              <w:ind w:left="0" w:right="76" w:firstLine="0"/>
              <w:jc w:val="center"/>
            </w:pPr>
            <w:r>
              <w:rPr>
                <w:sz w:val="16"/>
                <w:szCs w:val="16"/>
              </w:rPr>
              <w:t>13688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1" w14:textId="77777777" w:rsidR="004447DC" w:rsidRDefault="00000000">
            <w:pPr>
              <w:spacing w:after="0" w:line="259" w:lineRule="auto"/>
              <w:ind w:left="0" w:right="76"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2" w14:textId="77777777" w:rsidR="004447DC" w:rsidRDefault="00000000">
            <w:pPr>
              <w:spacing w:after="0" w:line="259" w:lineRule="auto"/>
              <w:ind w:left="0" w:right="76"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3" w14:textId="77777777" w:rsidR="004447DC" w:rsidRDefault="00000000">
            <w:pPr>
              <w:spacing w:after="0" w:line="259" w:lineRule="auto"/>
              <w:ind w:left="0" w:right="7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4" w14:textId="77777777" w:rsidR="004447DC" w:rsidRDefault="00000000">
            <w:pPr>
              <w:spacing w:after="0" w:line="259" w:lineRule="auto"/>
              <w:ind w:left="0" w:right="76" w:firstLine="0"/>
              <w:jc w:val="center"/>
            </w:pPr>
            <w:r>
              <w:rPr>
                <w:sz w:val="16"/>
                <w:szCs w:val="16"/>
              </w:rPr>
              <w:t>0.58</w:t>
            </w:r>
          </w:p>
        </w:tc>
      </w:tr>
      <w:tr w:rsidR="004447DC" w14:paraId="2D13749E"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96" w14:textId="77777777" w:rsidR="004447DC" w:rsidRDefault="00000000">
            <w:pPr>
              <w:spacing w:after="0" w:line="259" w:lineRule="auto"/>
              <w:ind w:left="0" w:right="0" w:firstLine="0"/>
            </w:pPr>
            <w:r>
              <w:rPr>
                <w:sz w:val="16"/>
                <w:szCs w:val="16"/>
              </w:rPr>
              <w:t>COG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97" w14:textId="77777777" w:rsidR="004447DC" w:rsidRDefault="00000000">
            <w:pPr>
              <w:spacing w:after="0" w:line="259" w:lineRule="auto"/>
              <w:ind w:left="0" w:right="0" w:firstLine="0"/>
              <w:jc w:val="left"/>
            </w:pPr>
            <w:r>
              <w:rPr>
                <w:sz w:val="16"/>
                <w:szCs w:val="16"/>
              </w:rPr>
              <w:t>Congo-Brazzaville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98"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9" w14:textId="77777777" w:rsidR="004447DC" w:rsidRDefault="00000000">
            <w:pPr>
              <w:spacing w:after="0" w:line="259" w:lineRule="auto"/>
              <w:ind w:left="0" w:right="76" w:firstLine="0"/>
              <w:jc w:val="center"/>
            </w:pPr>
            <w:r>
              <w:rPr>
                <w:sz w:val="16"/>
                <w:szCs w:val="16"/>
              </w:rPr>
              <w:t>580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A" w14:textId="77777777" w:rsidR="004447DC" w:rsidRDefault="00000000">
            <w:pPr>
              <w:spacing w:after="0" w:line="259" w:lineRule="auto"/>
              <w:ind w:left="0" w:right="76" w:firstLine="0"/>
              <w:jc w:val="center"/>
            </w:pPr>
            <w:r>
              <w:rPr>
                <w:sz w:val="16"/>
                <w:szCs w:val="16"/>
              </w:rPr>
              <w:t>0.35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B" w14:textId="77777777" w:rsidR="004447DC" w:rsidRDefault="00000000">
            <w:pPr>
              <w:spacing w:after="0" w:line="259" w:lineRule="auto"/>
              <w:ind w:left="0" w:right="76"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C" w14:textId="77777777" w:rsidR="004447DC" w:rsidRDefault="00000000">
            <w:pPr>
              <w:spacing w:after="0" w:line="259" w:lineRule="auto"/>
              <w:ind w:left="0" w:right="76"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9D" w14:textId="77777777" w:rsidR="004447DC" w:rsidRDefault="00000000">
            <w:pPr>
              <w:spacing w:after="0" w:line="259" w:lineRule="auto"/>
              <w:ind w:left="0" w:right="76" w:firstLine="0"/>
              <w:jc w:val="center"/>
            </w:pPr>
            <w:r>
              <w:rPr>
                <w:sz w:val="16"/>
                <w:szCs w:val="16"/>
              </w:rPr>
              <w:t>0.72</w:t>
            </w:r>
          </w:p>
        </w:tc>
      </w:tr>
      <w:tr w:rsidR="004447DC" w14:paraId="2D1374A7"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3" w:type="dxa"/>
              <w:bottom w:w="80" w:type="dxa"/>
              <w:right w:w="80" w:type="dxa"/>
            </w:tcMar>
          </w:tcPr>
          <w:p w14:paraId="2D13749F" w14:textId="77777777" w:rsidR="004447DC" w:rsidRDefault="00000000">
            <w:pPr>
              <w:spacing w:after="0" w:line="259" w:lineRule="auto"/>
              <w:ind w:left="3" w:right="0" w:firstLine="0"/>
              <w:jc w:val="left"/>
            </w:pPr>
            <w:r>
              <w:rPr>
                <w:sz w:val="16"/>
                <w:szCs w:val="16"/>
              </w:rPr>
              <w:t>COL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A0" w14:textId="77777777" w:rsidR="004447DC" w:rsidRDefault="00000000">
            <w:pPr>
              <w:spacing w:after="0" w:line="259" w:lineRule="auto"/>
              <w:ind w:left="0" w:right="0" w:firstLine="0"/>
              <w:jc w:val="left"/>
            </w:pPr>
            <w:r>
              <w:rPr>
                <w:sz w:val="16"/>
                <w:szCs w:val="16"/>
              </w:rPr>
              <w:t>Colombia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A1"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2" w14:textId="77777777" w:rsidR="004447DC" w:rsidRDefault="00000000">
            <w:pPr>
              <w:spacing w:after="0" w:line="259" w:lineRule="auto"/>
              <w:ind w:left="0" w:right="76" w:firstLine="0"/>
              <w:jc w:val="center"/>
            </w:pPr>
            <w:r>
              <w:rPr>
                <w:sz w:val="16"/>
                <w:szCs w:val="16"/>
              </w:rPr>
              <w:t>8478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3" w14:textId="77777777" w:rsidR="004447DC" w:rsidRDefault="00000000">
            <w:pPr>
              <w:spacing w:after="0" w:line="259" w:lineRule="auto"/>
              <w:ind w:left="0" w:right="76" w:firstLine="0"/>
              <w:jc w:val="center"/>
            </w:pPr>
            <w:r>
              <w:rPr>
                <w:sz w:val="16"/>
                <w:szCs w:val="16"/>
              </w:rPr>
              <w:t>0.72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4" w14:textId="77777777" w:rsidR="004447DC" w:rsidRDefault="00000000">
            <w:pPr>
              <w:spacing w:after="0" w:line="259" w:lineRule="auto"/>
              <w:ind w:left="0" w:right="76"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5" w14:textId="77777777" w:rsidR="004447DC" w:rsidRDefault="00000000">
            <w:pPr>
              <w:spacing w:after="0" w:line="259" w:lineRule="auto"/>
              <w:ind w:left="0" w:right="76" w:firstLine="0"/>
              <w:jc w:val="center"/>
            </w:pPr>
            <w:r>
              <w:rPr>
                <w:sz w:val="16"/>
                <w:szCs w:val="16"/>
              </w:rPr>
              <w:t>0.74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6" w14:textId="77777777" w:rsidR="004447DC" w:rsidRDefault="00000000">
            <w:pPr>
              <w:spacing w:after="0" w:line="259" w:lineRule="auto"/>
              <w:ind w:left="0" w:right="76" w:firstLine="0"/>
              <w:jc w:val="center"/>
            </w:pPr>
            <w:r>
              <w:rPr>
                <w:sz w:val="16"/>
                <w:szCs w:val="16"/>
              </w:rPr>
              <w:t>0.25</w:t>
            </w:r>
          </w:p>
        </w:tc>
      </w:tr>
      <w:tr w:rsidR="004447DC" w14:paraId="2D1374B0"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A8" w14:textId="77777777" w:rsidR="004447DC" w:rsidRDefault="00000000">
            <w:pPr>
              <w:spacing w:after="0" w:line="259" w:lineRule="auto"/>
              <w:ind w:left="0" w:right="0" w:firstLine="0"/>
            </w:pPr>
            <w:r>
              <w:rPr>
                <w:sz w:val="16"/>
                <w:szCs w:val="16"/>
              </w:rPr>
              <w:t>COM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A9" w14:textId="77777777" w:rsidR="004447DC" w:rsidRDefault="00000000">
            <w:pPr>
              <w:spacing w:after="0" w:line="259" w:lineRule="auto"/>
              <w:ind w:left="0" w:right="0" w:firstLine="0"/>
              <w:jc w:val="left"/>
            </w:pPr>
            <w:r>
              <w:rPr>
                <w:sz w:val="16"/>
                <w:szCs w:val="16"/>
              </w:rPr>
              <w:t>Comoros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AA"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B" w14:textId="77777777" w:rsidR="004447DC" w:rsidRDefault="00000000">
            <w:pPr>
              <w:spacing w:after="0" w:line="259" w:lineRule="auto"/>
              <w:ind w:left="0" w:right="76" w:firstLine="0"/>
              <w:jc w:val="center"/>
            </w:pPr>
            <w:r>
              <w:rPr>
                <w:sz w:val="16"/>
                <w:szCs w:val="16"/>
              </w:rPr>
              <w:t>636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C" w14:textId="77777777" w:rsidR="004447DC" w:rsidRDefault="00000000">
            <w:pPr>
              <w:spacing w:after="0" w:line="259" w:lineRule="auto"/>
              <w:ind w:left="0" w:right="76"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D" w14:textId="77777777" w:rsidR="004447DC" w:rsidRDefault="00000000">
            <w:pPr>
              <w:spacing w:after="0" w:line="259" w:lineRule="auto"/>
              <w:ind w:left="0" w:right="76"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E" w14:textId="77777777" w:rsidR="004447DC" w:rsidRDefault="00000000">
            <w:pPr>
              <w:spacing w:after="0" w:line="259" w:lineRule="auto"/>
              <w:ind w:left="0" w:right="7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AF" w14:textId="77777777" w:rsidR="004447DC" w:rsidRDefault="00000000">
            <w:pPr>
              <w:spacing w:after="0" w:line="259" w:lineRule="auto"/>
              <w:ind w:left="0" w:right="76" w:firstLine="0"/>
              <w:jc w:val="center"/>
            </w:pPr>
            <w:r>
              <w:rPr>
                <w:sz w:val="16"/>
                <w:szCs w:val="16"/>
              </w:rPr>
              <w:t>0.38</w:t>
            </w:r>
          </w:p>
        </w:tc>
      </w:tr>
      <w:tr w:rsidR="004447DC" w14:paraId="2D1374B9"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4B1" w14:textId="77777777" w:rsidR="004447DC" w:rsidRDefault="00000000">
            <w:pPr>
              <w:spacing w:after="0" w:line="259" w:lineRule="auto"/>
              <w:ind w:left="1" w:right="0" w:firstLine="0"/>
              <w:jc w:val="left"/>
            </w:pPr>
            <w:r>
              <w:rPr>
                <w:sz w:val="16"/>
                <w:szCs w:val="16"/>
              </w:rPr>
              <w:t>CPV</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B2" w14:textId="77777777" w:rsidR="004447DC" w:rsidRDefault="00000000">
            <w:pPr>
              <w:spacing w:after="0" w:line="259" w:lineRule="auto"/>
              <w:ind w:left="0" w:right="0" w:firstLine="0"/>
              <w:jc w:val="left"/>
            </w:pPr>
            <w:r>
              <w:rPr>
                <w:sz w:val="16"/>
                <w:szCs w:val="16"/>
              </w:rPr>
              <w:t>Cabo Verde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B3"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B4" w14:textId="77777777" w:rsidR="004447DC" w:rsidRDefault="00000000">
            <w:pPr>
              <w:spacing w:after="0" w:line="259" w:lineRule="auto"/>
              <w:ind w:left="0" w:right="76" w:firstLine="0"/>
              <w:jc w:val="center"/>
            </w:pPr>
            <w:r>
              <w:rPr>
                <w:sz w:val="16"/>
                <w:szCs w:val="16"/>
              </w:rPr>
              <w:t>890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B5" w14:textId="77777777" w:rsidR="004447DC" w:rsidRDefault="00000000">
            <w:pPr>
              <w:spacing w:after="0" w:line="259" w:lineRule="auto"/>
              <w:ind w:left="0" w:right="76" w:firstLine="0"/>
              <w:jc w:val="center"/>
            </w:pPr>
            <w:r>
              <w:rPr>
                <w:sz w:val="16"/>
                <w:szCs w:val="16"/>
              </w:rPr>
              <w:t>0.73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B6" w14:textId="77777777" w:rsidR="004447DC" w:rsidRDefault="00000000">
            <w:pPr>
              <w:spacing w:after="0" w:line="259" w:lineRule="auto"/>
              <w:ind w:left="0" w:right="76" w:firstLine="0"/>
              <w:jc w:val="center"/>
            </w:pPr>
            <w:r>
              <w:rPr>
                <w:sz w:val="16"/>
                <w:szCs w:val="16"/>
              </w:rPr>
              <w:t>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B7" w14:textId="77777777" w:rsidR="004447DC" w:rsidRDefault="00000000">
            <w:pPr>
              <w:spacing w:after="0" w:line="259" w:lineRule="auto"/>
              <w:ind w:left="0" w:right="76"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B8" w14:textId="77777777" w:rsidR="004447DC" w:rsidRDefault="00000000">
            <w:pPr>
              <w:spacing w:after="0" w:line="259" w:lineRule="auto"/>
              <w:ind w:left="0" w:right="76" w:firstLine="0"/>
              <w:jc w:val="center"/>
            </w:pPr>
            <w:r>
              <w:rPr>
                <w:sz w:val="16"/>
                <w:szCs w:val="16"/>
              </w:rPr>
              <w:t>0.08</w:t>
            </w:r>
          </w:p>
        </w:tc>
      </w:tr>
      <w:tr w:rsidR="004447DC" w14:paraId="2D1374C2"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9" w:type="dxa"/>
              <w:bottom w:w="80" w:type="dxa"/>
              <w:right w:w="80" w:type="dxa"/>
            </w:tcMar>
          </w:tcPr>
          <w:p w14:paraId="2D1374BA" w14:textId="77777777" w:rsidR="004447DC" w:rsidRDefault="00000000">
            <w:pPr>
              <w:spacing w:after="0" w:line="259" w:lineRule="auto"/>
              <w:ind w:left="29" w:right="0" w:firstLine="0"/>
              <w:jc w:val="left"/>
            </w:pPr>
            <w:r>
              <w:rPr>
                <w:sz w:val="16"/>
                <w:szCs w:val="16"/>
              </w:rPr>
              <w:t>CRI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BB" w14:textId="77777777" w:rsidR="004447DC" w:rsidRDefault="00000000">
            <w:pPr>
              <w:spacing w:after="0" w:line="259" w:lineRule="auto"/>
              <w:ind w:left="0" w:right="0" w:firstLine="0"/>
              <w:jc w:val="left"/>
            </w:pPr>
            <w:r>
              <w:rPr>
                <w:sz w:val="16"/>
                <w:szCs w:val="16"/>
              </w:rPr>
              <w:t>Costa Rica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BC"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BD" w14:textId="77777777" w:rsidR="004447DC" w:rsidRDefault="00000000">
            <w:pPr>
              <w:spacing w:after="0" w:line="259" w:lineRule="auto"/>
              <w:ind w:left="0" w:right="76" w:firstLine="0"/>
              <w:jc w:val="center"/>
            </w:pPr>
            <w:r>
              <w:rPr>
                <w:sz w:val="16"/>
                <w:szCs w:val="16"/>
              </w:rPr>
              <w:t>1681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BE" w14:textId="77777777" w:rsidR="004447DC" w:rsidRDefault="00000000">
            <w:pPr>
              <w:spacing w:after="0" w:line="259" w:lineRule="auto"/>
              <w:ind w:left="0" w:right="76" w:firstLine="0"/>
              <w:jc w:val="center"/>
            </w:pPr>
            <w:r>
              <w:rPr>
                <w:sz w:val="16"/>
                <w:szCs w:val="16"/>
              </w:rPr>
              <w:t>0.48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BF" w14:textId="77777777" w:rsidR="004447DC" w:rsidRDefault="00000000">
            <w:pPr>
              <w:spacing w:after="0" w:line="259" w:lineRule="auto"/>
              <w:ind w:left="0" w:right="76"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C0" w14:textId="77777777" w:rsidR="004447DC" w:rsidRDefault="00000000">
            <w:pPr>
              <w:spacing w:after="0" w:line="259" w:lineRule="auto"/>
              <w:ind w:left="0" w:right="76"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C1" w14:textId="77777777" w:rsidR="004447DC" w:rsidRDefault="00000000">
            <w:pPr>
              <w:spacing w:after="0" w:line="259" w:lineRule="auto"/>
              <w:ind w:left="0" w:right="76" w:firstLine="0"/>
              <w:jc w:val="center"/>
            </w:pPr>
            <w:r>
              <w:rPr>
                <w:sz w:val="16"/>
                <w:szCs w:val="16"/>
              </w:rPr>
              <w:t>0.60</w:t>
            </w:r>
          </w:p>
        </w:tc>
      </w:tr>
      <w:tr w:rsidR="004447DC" w14:paraId="2D1374CB"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4C3" w14:textId="77777777" w:rsidR="004447DC" w:rsidRDefault="00000000">
            <w:pPr>
              <w:spacing w:after="0" w:line="259" w:lineRule="auto"/>
              <w:ind w:left="1" w:right="0" w:firstLine="0"/>
              <w:jc w:val="left"/>
            </w:pPr>
            <w:r>
              <w:rPr>
                <w:sz w:val="16"/>
                <w:szCs w:val="16"/>
              </w:rPr>
              <w:t>CYP</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C4" w14:textId="77777777" w:rsidR="004447DC" w:rsidRDefault="00000000">
            <w:pPr>
              <w:spacing w:after="0" w:line="259" w:lineRule="auto"/>
              <w:ind w:left="0" w:right="0" w:firstLine="0"/>
              <w:jc w:val="left"/>
            </w:pPr>
            <w:r>
              <w:rPr>
                <w:sz w:val="16"/>
                <w:szCs w:val="16"/>
              </w:rPr>
              <w:t>Cyprus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C5"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C6" w14:textId="77777777" w:rsidR="004447DC" w:rsidRDefault="00000000">
            <w:pPr>
              <w:spacing w:after="0" w:line="259" w:lineRule="auto"/>
              <w:ind w:left="0" w:right="76" w:firstLine="0"/>
              <w:jc w:val="center"/>
            </w:pPr>
            <w:r>
              <w:rPr>
                <w:sz w:val="16"/>
                <w:szCs w:val="16"/>
              </w:rPr>
              <w:t>400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C7" w14:textId="77777777" w:rsidR="004447DC" w:rsidRDefault="00000000">
            <w:pPr>
              <w:spacing w:after="0" w:line="259" w:lineRule="auto"/>
              <w:ind w:left="0" w:right="76" w:firstLine="0"/>
              <w:jc w:val="center"/>
            </w:pPr>
            <w:r>
              <w:rPr>
                <w:sz w:val="16"/>
                <w:szCs w:val="16"/>
              </w:rPr>
              <w:t>0.74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C8" w14:textId="77777777" w:rsidR="004447DC" w:rsidRDefault="00000000">
            <w:pPr>
              <w:spacing w:after="0" w:line="259" w:lineRule="auto"/>
              <w:ind w:left="0" w:right="76" w:firstLine="0"/>
              <w:jc w:val="center"/>
            </w:pPr>
            <w:r>
              <w:rPr>
                <w:sz w:val="16"/>
                <w:szCs w:val="16"/>
              </w:rPr>
              <w:t>0.80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C9" w14:textId="77777777" w:rsidR="004447DC" w:rsidRDefault="00000000">
            <w:pPr>
              <w:spacing w:after="0" w:line="259" w:lineRule="auto"/>
              <w:ind w:left="0" w:right="76" w:firstLine="0"/>
              <w:jc w:val="center"/>
            </w:pPr>
            <w:r>
              <w:rPr>
                <w:sz w:val="16"/>
                <w:szCs w:val="16"/>
              </w:rPr>
              <w:t>0.75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CA" w14:textId="77777777" w:rsidR="004447DC" w:rsidRDefault="00000000">
            <w:pPr>
              <w:spacing w:after="0" w:line="259" w:lineRule="auto"/>
              <w:ind w:left="0" w:right="76" w:firstLine="0"/>
              <w:jc w:val="center"/>
            </w:pPr>
            <w:r>
              <w:rPr>
                <w:sz w:val="16"/>
                <w:szCs w:val="16"/>
              </w:rPr>
              <w:t>0.19</w:t>
            </w:r>
          </w:p>
        </w:tc>
      </w:tr>
      <w:tr w:rsidR="004447DC" w14:paraId="2D1374D4"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2" w:type="dxa"/>
              <w:bottom w:w="80" w:type="dxa"/>
              <w:right w:w="80" w:type="dxa"/>
            </w:tcMar>
          </w:tcPr>
          <w:p w14:paraId="2D1374CC" w14:textId="77777777" w:rsidR="004447DC" w:rsidRDefault="00000000">
            <w:pPr>
              <w:spacing w:after="0" w:line="259" w:lineRule="auto"/>
              <w:ind w:left="12" w:right="0" w:firstLine="0"/>
              <w:jc w:val="left"/>
            </w:pPr>
            <w:r>
              <w:rPr>
                <w:sz w:val="16"/>
                <w:szCs w:val="16"/>
              </w:rPr>
              <w:lastRenderedPageBreak/>
              <w:t>CZE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CD" w14:textId="77777777" w:rsidR="004447DC" w:rsidRDefault="00000000">
            <w:pPr>
              <w:spacing w:after="0" w:line="259" w:lineRule="auto"/>
              <w:ind w:left="0" w:right="0" w:firstLine="0"/>
              <w:jc w:val="left"/>
            </w:pPr>
            <w:r>
              <w:rPr>
                <w:sz w:val="16"/>
                <w:szCs w:val="16"/>
              </w:rPr>
              <w:t>Czech Republic</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CE"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CF" w14:textId="77777777" w:rsidR="004447DC" w:rsidRDefault="00000000">
            <w:pPr>
              <w:spacing w:after="0" w:line="259" w:lineRule="auto"/>
              <w:ind w:left="0" w:right="76" w:firstLine="0"/>
              <w:jc w:val="center"/>
            </w:pPr>
            <w:r>
              <w:rPr>
                <w:sz w:val="16"/>
                <w:szCs w:val="16"/>
              </w:rPr>
              <w:t>1291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D0" w14:textId="77777777" w:rsidR="004447DC" w:rsidRDefault="00000000">
            <w:pPr>
              <w:spacing w:after="0" w:line="259" w:lineRule="auto"/>
              <w:ind w:left="0" w:right="76" w:firstLine="0"/>
              <w:jc w:val="center"/>
            </w:pPr>
            <w:r>
              <w:rPr>
                <w:sz w:val="16"/>
                <w:szCs w:val="16"/>
              </w:rPr>
              <w:t>0.26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D1" w14:textId="77777777" w:rsidR="004447DC" w:rsidRDefault="00000000">
            <w:pPr>
              <w:spacing w:after="0" w:line="259" w:lineRule="auto"/>
              <w:ind w:left="0" w:right="76"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D2" w14:textId="77777777" w:rsidR="004447DC" w:rsidRDefault="00000000">
            <w:pPr>
              <w:spacing w:after="0" w:line="259" w:lineRule="auto"/>
              <w:ind w:left="0" w:right="76" w:firstLine="0"/>
              <w:jc w:val="center"/>
            </w:pPr>
            <w:r>
              <w:rPr>
                <w:sz w:val="16"/>
                <w:szCs w:val="16"/>
              </w:rPr>
              <w:t>0.35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D3" w14:textId="77777777" w:rsidR="004447DC" w:rsidRDefault="00000000">
            <w:pPr>
              <w:spacing w:after="0" w:line="259" w:lineRule="auto"/>
              <w:ind w:left="0" w:right="76" w:firstLine="0"/>
              <w:jc w:val="center"/>
            </w:pPr>
            <w:r>
              <w:rPr>
                <w:sz w:val="16"/>
                <w:szCs w:val="16"/>
              </w:rPr>
              <w:t>0.41</w:t>
            </w:r>
          </w:p>
        </w:tc>
      </w:tr>
      <w:tr w:rsidR="004447DC" w14:paraId="2D1374DD"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D5" w14:textId="77777777" w:rsidR="004447DC" w:rsidRDefault="00000000">
            <w:pPr>
              <w:spacing w:after="0" w:line="259" w:lineRule="auto"/>
              <w:ind w:left="0" w:right="0" w:firstLine="0"/>
            </w:pPr>
            <w:r>
              <w:rPr>
                <w:sz w:val="16"/>
                <w:szCs w:val="16"/>
              </w:rPr>
              <w:t>DEU</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D6" w14:textId="77777777" w:rsidR="004447DC" w:rsidRDefault="00000000">
            <w:pPr>
              <w:spacing w:after="0" w:line="259" w:lineRule="auto"/>
              <w:ind w:left="0" w:right="0" w:firstLine="0"/>
              <w:jc w:val="left"/>
            </w:pPr>
            <w:r>
              <w:rPr>
                <w:sz w:val="16"/>
                <w:szCs w:val="16"/>
              </w:rPr>
              <w:t>Germany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D7"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D8" w14:textId="77777777" w:rsidR="004447DC" w:rsidRDefault="00000000">
            <w:pPr>
              <w:spacing w:after="0" w:line="259" w:lineRule="auto"/>
              <w:ind w:left="0" w:right="76" w:firstLine="0"/>
              <w:jc w:val="center"/>
            </w:pPr>
            <w:r>
              <w:rPr>
                <w:sz w:val="16"/>
                <w:szCs w:val="16"/>
              </w:rPr>
              <w:t>1346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D9" w14:textId="77777777" w:rsidR="004447DC" w:rsidRDefault="00000000">
            <w:pPr>
              <w:spacing w:after="0" w:line="259" w:lineRule="auto"/>
              <w:ind w:left="0" w:right="76" w:firstLine="0"/>
              <w:jc w:val="center"/>
            </w:pPr>
            <w:r>
              <w:rPr>
                <w:sz w:val="16"/>
                <w:szCs w:val="16"/>
              </w:rPr>
              <w:t>0.38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DA" w14:textId="77777777" w:rsidR="004447DC" w:rsidRDefault="00000000">
            <w:pPr>
              <w:spacing w:after="0" w:line="259" w:lineRule="auto"/>
              <w:ind w:left="0" w:right="76"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DB" w14:textId="77777777" w:rsidR="004447DC" w:rsidRDefault="00000000">
            <w:pPr>
              <w:spacing w:after="0" w:line="259" w:lineRule="auto"/>
              <w:ind w:left="0" w:right="76" w:firstLine="0"/>
              <w:jc w:val="center"/>
            </w:pPr>
            <w:r>
              <w:rPr>
                <w:sz w:val="16"/>
                <w:szCs w:val="16"/>
              </w:rPr>
              <w:t>0.46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DC" w14:textId="77777777" w:rsidR="004447DC" w:rsidRDefault="00000000">
            <w:pPr>
              <w:spacing w:after="0" w:line="259" w:lineRule="auto"/>
              <w:ind w:left="0" w:right="76" w:firstLine="0"/>
              <w:jc w:val="center"/>
            </w:pPr>
            <w:r>
              <w:rPr>
                <w:sz w:val="16"/>
                <w:szCs w:val="16"/>
              </w:rPr>
              <w:t>0.36</w:t>
            </w:r>
          </w:p>
        </w:tc>
      </w:tr>
      <w:tr w:rsidR="004447DC" w14:paraId="2D1374E6"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4" w:type="dxa"/>
              <w:bottom w:w="80" w:type="dxa"/>
              <w:right w:w="80" w:type="dxa"/>
            </w:tcMar>
          </w:tcPr>
          <w:p w14:paraId="2D1374DE" w14:textId="77777777" w:rsidR="004447DC" w:rsidRDefault="00000000">
            <w:pPr>
              <w:spacing w:after="0" w:line="259" w:lineRule="auto"/>
              <w:ind w:left="44" w:right="0" w:firstLine="0"/>
              <w:jc w:val="left"/>
            </w:pPr>
            <w:r>
              <w:rPr>
                <w:sz w:val="16"/>
                <w:szCs w:val="16"/>
              </w:rPr>
              <w:t>DJI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DF" w14:textId="77777777" w:rsidR="004447DC" w:rsidRDefault="00000000">
            <w:pPr>
              <w:spacing w:after="0" w:line="259" w:lineRule="auto"/>
              <w:ind w:left="0" w:right="0" w:firstLine="0"/>
              <w:jc w:val="left"/>
            </w:pPr>
            <w:r>
              <w:rPr>
                <w:sz w:val="16"/>
                <w:szCs w:val="16"/>
              </w:rPr>
              <w:t>Djibouti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E0" w14:textId="77777777" w:rsidR="004447DC"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1" w14:textId="77777777" w:rsidR="004447DC" w:rsidRDefault="00000000">
            <w:pPr>
              <w:spacing w:after="0" w:line="259" w:lineRule="auto"/>
              <w:ind w:left="0" w:right="76" w:firstLine="0"/>
              <w:jc w:val="center"/>
            </w:pPr>
            <w:r>
              <w:rPr>
                <w:sz w:val="16"/>
                <w:szCs w:val="16"/>
              </w:rPr>
              <w:t>3035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2" w14:textId="77777777" w:rsidR="004447DC" w:rsidRDefault="00000000">
            <w:pPr>
              <w:spacing w:after="0" w:line="259" w:lineRule="auto"/>
              <w:ind w:left="0" w:right="76" w:firstLine="0"/>
              <w:jc w:val="center"/>
            </w:pPr>
            <w:r>
              <w:rPr>
                <w:sz w:val="16"/>
                <w:szCs w:val="16"/>
              </w:rPr>
              <w:t>0.44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3" w14:textId="77777777" w:rsidR="004447DC" w:rsidRDefault="00000000">
            <w:pPr>
              <w:spacing w:after="0" w:line="259" w:lineRule="auto"/>
              <w:ind w:left="0" w:right="76"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4" w14:textId="77777777" w:rsidR="004447DC" w:rsidRDefault="00000000">
            <w:pPr>
              <w:spacing w:after="0" w:line="259" w:lineRule="auto"/>
              <w:ind w:left="0" w:right="76"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5" w14:textId="77777777" w:rsidR="004447DC" w:rsidRDefault="00000000">
            <w:pPr>
              <w:spacing w:after="0" w:line="259" w:lineRule="auto"/>
              <w:ind w:left="0" w:right="76" w:firstLine="0"/>
              <w:jc w:val="center"/>
            </w:pPr>
            <w:r>
              <w:rPr>
                <w:sz w:val="16"/>
                <w:szCs w:val="16"/>
              </w:rPr>
              <w:t>0.28</w:t>
            </w:r>
          </w:p>
        </w:tc>
      </w:tr>
      <w:tr w:rsidR="004447DC" w14:paraId="2D1374EF"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E7" w14:textId="77777777" w:rsidR="004447DC" w:rsidRDefault="00000000">
            <w:pPr>
              <w:spacing w:after="0" w:line="259" w:lineRule="auto"/>
              <w:ind w:left="0" w:right="0" w:firstLine="0"/>
            </w:pPr>
            <w:r>
              <w:rPr>
                <w:sz w:val="16"/>
                <w:szCs w:val="16"/>
              </w:rPr>
              <w:t>DNK</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E8" w14:textId="77777777" w:rsidR="004447DC" w:rsidRDefault="00000000">
            <w:pPr>
              <w:spacing w:after="0" w:line="259" w:lineRule="auto"/>
              <w:ind w:left="0" w:right="0" w:firstLine="0"/>
              <w:jc w:val="left"/>
            </w:pPr>
            <w:r>
              <w:rPr>
                <w:sz w:val="16"/>
                <w:szCs w:val="16"/>
              </w:rPr>
              <w:t>Denmark</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E9"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A" w14:textId="77777777" w:rsidR="004447DC" w:rsidRDefault="00000000">
            <w:pPr>
              <w:spacing w:after="0" w:line="259" w:lineRule="auto"/>
              <w:ind w:left="0" w:right="76" w:firstLine="0"/>
              <w:jc w:val="center"/>
            </w:pPr>
            <w:r>
              <w:rPr>
                <w:sz w:val="16"/>
                <w:szCs w:val="16"/>
              </w:rPr>
              <w:t>519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B" w14:textId="77777777" w:rsidR="004447DC" w:rsidRDefault="00000000">
            <w:pPr>
              <w:spacing w:after="0" w:line="259" w:lineRule="auto"/>
              <w:ind w:left="0" w:right="76" w:firstLine="0"/>
              <w:jc w:val="center"/>
            </w:pPr>
            <w:r>
              <w:rPr>
                <w:sz w:val="16"/>
                <w:szCs w:val="16"/>
              </w:rPr>
              <w:t>0.62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C" w14:textId="77777777" w:rsidR="004447DC" w:rsidRDefault="00000000">
            <w:pPr>
              <w:spacing w:after="0" w:line="259" w:lineRule="auto"/>
              <w:ind w:left="0" w:right="76" w:firstLine="0"/>
              <w:jc w:val="center"/>
            </w:pPr>
            <w:r>
              <w:rPr>
                <w:sz w:val="16"/>
                <w:szCs w:val="16"/>
              </w:rPr>
              <w:t>0.80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D" w14:textId="77777777" w:rsidR="004447DC" w:rsidRDefault="00000000">
            <w:pPr>
              <w:spacing w:after="0" w:line="259" w:lineRule="auto"/>
              <w:ind w:left="0" w:right="76"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56" w:type="dxa"/>
            </w:tcMar>
          </w:tcPr>
          <w:p w14:paraId="2D1374EE" w14:textId="77777777" w:rsidR="004447DC" w:rsidRDefault="00000000">
            <w:pPr>
              <w:spacing w:after="0" w:line="259" w:lineRule="auto"/>
              <w:ind w:left="0" w:right="76" w:firstLine="0"/>
              <w:jc w:val="center"/>
            </w:pPr>
            <w:r>
              <w:rPr>
                <w:sz w:val="16"/>
                <w:szCs w:val="16"/>
              </w:rPr>
              <w:t>0.29</w:t>
            </w:r>
          </w:p>
        </w:tc>
      </w:tr>
      <w:tr w:rsidR="004447DC" w14:paraId="2D1374F8" w14:textId="77777777">
        <w:trPr>
          <w:trHeight w:val="210"/>
        </w:trPr>
        <w:tc>
          <w:tcPr>
            <w:tcW w:w="59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4F0" w14:textId="77777777" w:rsidR="004447DC" w:rsidRDefault="00000000">
            <w:pPr>
              <w:spacing w:after="0" w:line="259" w:lineRule="auto"/>
              <w:ind w:left="0" w:right="0" w:firstLine="0"/>
            </w:pPr>
            <w:r>
              <w:rPr>
                <w:sz w:val="16"/>
                <w:szCs w:val="16"/>
              </w:rPr>
              <w:t>DOM</w:t>
            </w:r>
          </w:p>
        </w:tc>
        <w:tc>
          <w:tcPr>
            <w:tcW w:w="1878"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4F1" w14:textId="77777777" w:rsidR="004447DC" w:rsidRDefault="00000000">
            <w:pPr>
              <w:spacing w:after="0" w:line="259" w:lineRule="auto"/>
              <w:ind w:left="0" w:right="0" w:firstLine="0"/>
              <w:jc w:val="left"/>
            </w:pPr>
            <w:r>
              <w:rPr>
                <w:sz w:val="16"/>
                <w:szCs w:val="16"/>
              </w:rPr>
              <w:t>Dominicana</w:t>
            </w:r>
          </w:p>
        </w:tc>
        <w:tc>
          <w:tcPr>
            <w:tcW w:w="207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4F2"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56" w:type="dxa"/>
            </w:tcMar>
          </w:tcPr>
          <w:p w14:paraId="2D1374F3" w14:textId="77777777" w:rsidR="004447DC" w:rsidRDefault="00000000">
            <w:pPr>
              <w:spacing w:after="0" w:line="259" w:lineRule="auto"/>
              <w:ind w:left="0" w:right="76" w:firstLine="0"/>
              <w:jc w:val="center"/>
            </w:pPr>
            <w:r>
              <w:rPr>
                <w:sz w:val="16"/>
                <w:szCs w:val="16"/>
              </w:rPr>
              <w:t>1571</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56" w:type="dxa"/>
            </w:tcMar>
          </w:tcPr>
          <w:p w14:paraId="2D1374F4" w14:textId="77777777" w:rsidR="004447DC" w:rsidRDefault="00000000">
            <w:pPr>
              <w:spacing w:after="0" w:line="259" w:lineRule="auto"/>
              <w:ind w:left="0" w:right="76" w:firstLine="0"/>
              <w:jc w:val="center"/>
            </w:pPr>
            <w:r>
              <w:rPr>
                <w:sz w:val="16"/>
                <w:szCs w:val="16"/>
              </w:rPr>
              <w:t>0.55</w:t>
            </w:r>
          </w:p>
        </w:tc>
        <w:tc>
          <w:tcPr>
            <w:tcW w:w="1026"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56" w:type="dxa"/>
            </w:tcMar>
          </w:tcPr>
          <w:p w14:paraId="2D1374F5" w14:textId="77777777" w:rsidR="004447DC" w:rsidRDefault="00000000">
            <w:pPr>
              <w:spacing w:after="0" w:line="259" w:lineRule="auto"/>
              <w:ind w:left="0" w:right="76" w:firstLine="0"/>
              <w:jc w:val="center"/>
            </w:pPr>
            <w:r>
              <w:rPr>
                <w:sz w:val="16"/>
                <w:szCs w:val="16"/>
              </w:rPr>
              <w:t>0.71</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56" w:type="dxa"/>
            </w:tcMar>
          </w:tcPr>
          <w:p w14:paraId="2D1374F6" w14:textId="77777777" w:rsidR="004447DC" w:rsidRDefault="00000000">
            <w:pPr>
              <w:spacing w:after="0" w:line="259" w:lineRule="auto"/>
              <w:ind w:left="0" w:right="76" w:firstLine="0"/>
              <w:jc w:val="center"/>
            </w:pPr>
            <w:r>
              <w:rPr>
                <w:sz w:val="16"/>
                <w:szCs w:val="16"/>
              </w:rPr>
              <w:t>0.52</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56" w:type="dxa"/>
            </w:tcMar>
          </w:tcPr>
          <w:p w14:paraId="2D1374F7" w14:textId="77777777" w:rsidR="004447DC" w:rsidRDefault="00000000">
            <w:pPr>
              <w:spacing w:after="0" w:line="259" w:lineRule="auto"/>
              <w:ind w:left="0" w:right="76" w:firstLine="0"/>
              <w:jc w:val="center"/>
            </w:pPr>
            <w:r>
              <w:rPr>
                <w:sz w:val="16"/>
                <w:szCs w:val="16"/>
              </w:rPr>
              <w:t>0.51</w:t>
            </w:r>
          </w:p>
        </w:tc>
      </w:tr>
    </w:tbl>
    <w:p w14:paraId="2D1374F9" w14:textId="77777777" w:rsidR="004447DC" w:rsidRDefault="004447DC">
      <w:pPr>
        <w:pStyle w:val="Heading1"/>
        <w:widowControl w:val="0"/>
        <w:spacing w:after="267" w:line="240" w:lineRule="auto"/>
        <w:ind w:right="0"/>
      </w:pPr>
    </w:p>
    <w:p w14:paraId="2D1374FA" w14:textId="77777777" w:rsidR="004447DC" w:rsidRDefault="004447DC">
      <w:pPr>
        <w:spacing w:after="0" w:line="259" w:lineRule="auto"/>
        <w:ind w:left="0" w:right="10466" w:firstLine="0"/>
        <w:jc w:val="left"/>
      </w:pPr>
    </w:p>
    <w:tbl>
      <w:tblPr>
        <w:tblW w:w="90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94"/>
        <w:gridCol w:w="1879"/>
        <w:gridCol w:w="2075"/>
        <w:gridCol w:w="763"/>
        <w:gridCol w:w="894"/>
        <w:gridCol w:w="1026"/>
        <w:gridCol w:w="894"/>
        <w:gridCol w:w="894"/>
      </w:tblGrid>
      <w:tr w:rsidR="004447DC" w14:paraId="2D137503" w14:textId="77777777">
        <w:trPr>
          <w:trHeight w:val="210"/>
        </w:trPr>
        <w:tc>
          <w:tcPr>
            <w:tcW w:w="593" w:type="dxa"/>
            <w:tcBorders>
              <w:top w:val="single" w:sz="5"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4FB" w14:textId="77777777" w:rsidR="004447DC" w:rsidRDefault="00000000">
            <w:pPr>
              <w:spacing w:after="0" w:line="259" w:lineRule="auto"/>
              <w:ind w:left="1" w:right="0" w:firstLine="0"/>
              <w:jc w:val="left"/>
            </w:pPr>
            <w:r>
              <w:rPr>
                <w:sz w:val="16"/>
                <w:szCs w:val="16"/>
              </w:rPr>
              <w:t>ECU</w:t>
            </w:r>
          </w:p>
        </w:tc>
        <w:tc>
          <w:tcPr>
            <w:tcW w:w="1878"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FC" w14:textId="77777777" w:rsidR="004447DC" w:rsidRDefault="00000000">
            <w:pPr>
              <w:spacing w:after="0" w:line="259" w:lineRule="auto"/>
              <w:ind w:left="0" w:right="0" w:firstLine="0"/>
              <w:jc w:val="left"/>
            </w:pPr>
            <w:r>
              <w:rPr>
                <w:sz w:val="16"/>
                <w:szCs w:val="16"/>
              </w:rPr>
              <w:t>Ecuador</w:t>
            </w:r>
          </w:p>
        </w:tc>
        <w:tc>
          <w:tcPr>
            <w:tcW w:w="207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4FD"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4FE" w14:textId="77777777" w:rsidR="004447DC" w:rsidRDefault="00000000">
            <w:pPr>
              <w:spacing w:after="0" w:line="259" w:lineRule="auto"/>
              <w:ind w:left="0" w:right="48" w:firstLine="0"/>
              <w:jc w:val="center"/>
            </w:pPr>
            <w:r>
              <w:rPr>
                <w:sz w:val="16"/>
                <w:szCs w:val="16"/>
              </w:rPr>
              <w:t>13457</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4FF" w14:textId="77777777" w:rsidR="004447DC" w:rsidRDefault="00000000">
            <w:pPr>
              <w:spacing w:after="0" w:line="259" w:lineRule="auto"/>
              <w:ind w:left="0" w:right="48" w:firstLine="0"/>
              <w:jc w:val="center"/>
            </w:pPr>
            <w:r>
              <w:rPr>
                <w:sz w:val="16"/>
                <w:szCs w:val="16"/>
              </w:rPr>
              <w:t>0.60</w:t>
            </w:r>
          </w:p>
        </w:tc>
        <w:tc>
          <w:tcPr>
            <w:tcW w:w="1026"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00" w14:textId="77777777" w:rsidR="004447DC" w:rsidRDefault="00000000">
            <w:pPr>
              <w:spacing w:after="0" w:line="259" w:lineRule="auto"/>
              <w:ind w:left="0" w:right="48" w:firstLine="0"/>
              <w:jc w:val="center"/>
            </w:pPr>
            <w:r>
              <w:rPr>
                <w:sz w:val="16"/>
                <w:szCs w:val="16"/>
              </w:rPr>
              <w:t>0.51</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01" w14:textId="77777777" w:rsidR="004447DC" w:rsidRDefault="00000000">
            <w:pPr>
              <w:spacing w:after="0" w:line="259" w:lineRule="auto"/>
              <w:ind w:left="0" w:right="48" w:firstLine="0"/>
              <w:jc w:val="center"/>
            </w:pPr>
            <w:r>
              <w:rPr>
                <w:sz w:val="16"/>
                <w:szCs w:val="16"/>
              </w:rPr>
              <w:t>0.62</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02" w14:textId="77777777" w:rsidR="004447DC" w:rsidRDefault="00000000">
            <w:pPr>
              <w:spacing w:after="0" w:line="259" w:lineRule="auto"/>
              <w:ind w:left="0" w:right="48" w:firstLine="0"/>
              <w:jc w:val="center"/>
            </w:pPr>
            <w:r>
              <w:rPr>
                <w:sz w:val="16"/>
                <w:szCs w:val="16"/>
              </w:rPr>
              <w:t>0.35</w:t>
            </w:r>
          </w:p>
        </w:tc>
      </w:tr>
      <w:tr w:rsidR="004447DC" w14:paraId="2D13750C"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04" w14:textId="77777777" w:rsidR="004447DC" w:rsidRDefault="00000000">
            <w:pPr>
              <w:spacing w:after="0" w:line="259" w:lineRule="auto"/>
              <w:ind w:left="0" w:right="0" w:firstLine="0"/>
            </w:pPr>
            <w:r>
              <w:rPr>
                <w:sz w:val="16"/>
                <w:szCs w:val="16"/>
              </w:rPr>
              <w:t>EGY</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05" w14:textId="77777777" w:rsidR="004447DC" w:rsidRDefault="00000000">
            <w:pPr>
              <w:spacing w:after="0" w:line="259" w:lineRule="auto"/>
              <w:ind w:left="0" w:right="0" w:firstLine="0"/>
              <w:jc w:val="left"/>
            </w:pPr>
            <w:r>
              <w:rPr>
                <w:sz w:val="16"/>
                <w:szCs w:val="16"/>
              </w:rPr>
              <w:t>Egypt</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06" w14:textId="77777777" w:rsidR="004447DC"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07" w14:textId="77777777" w:rsidR="004447DC" w:rsidRDefault="00000000">
            <w:pPr>
              <w:spacing w:after="0" w:line="259" w:lineRule="auto"/>
              <w:ind w:left="0" w:right="48" w:firstLine="0"/>
              <w:jc w:val="center"/>
            </w:pPr>
            <w:r>
              <w:rPr>
                <w:sz w:val="16"/>
                <w:szCs w:val="16"/>
              </w:rPr>
              <w:t>9810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08" w14:textId="77777777" w:rsidR="004447DC" w:rsidRDefault="00000000">
            <w:pPr>
              <w:spacing w:after="0" w:line="259" w:lineRule="auto"/>
              <w:ind w:left="0" w:right="48" w:firstLine="0"/>
              <w:jc w:val="center"/>
            </w:pPr>
            <w:r>
              <w:rPr>
                <w:sz w:val="16"/>
                <w:szCs w:val="16"/>
              </w:rPr>
              <w:t>0.71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09" w14:textId="77777777" w:rsidR="004447DC" w:rsidRDefault="00000000">
            <w:pPr>
              <w:spacing w:after="0" w:line="259" w:lineRule="auto"/>
              <w:ind w:left="0" w:right="48"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0A" w14:textId="77777777" w:rsidR="004447DC" w:rsidRDefault="00000000">
            <w:pPr>
              <w:spacing w:after="0" w:line="259" w:lineRule="auto"/>
              <w:ind w:left="0" w:right="48" w:firstLine="0"/>
              <w:jc w:val="center"/>
            </w:pPr>
            <w:r>
              <w:rPr>
                <w:sz w:val="16"/>
                <w:szCs w:val="16"/>
              </w:rPr>
              <w:t>0.72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0B" w14:textId="77777777" w:rsidR="004447DC" w:rsidRDefault="00000000">
            <w:pPr>
              <w:spacing w:after="0" w:line="259" w:lineRule="auto"/>
              <w:ind w:left="0" w:right="48" w:firstLine="0"/>
              <w:jc w:val="center"/>
            </w:pPr>
            <w:r>
              <w:rPr>
                <w:sz w:val="16"/>
                <w:szCs w:val="16"/>
              </w:rPr>
              <w:t>0.16</w:t>
            </w:r>
          </w:p>
        </w:tc>
      </w:tr>
      <w:tr w:rsidR="004447DC" w14:paraId="2D137515"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tcPr>
          <w:p w14:paraId="2D13750D" w14:textId="77777777" w:rsidR="004447DC" w:rsidRDefault="00000000">
            <w:pPr>
              <w:spacing w:after="0" w:line="259" w:lineRule="auto"/>
              <w:ind w:left="21" w:right="0" w:firstLine="0"/>
              <w:jc w:val="left"/>
            </w:pPr>
            <w:r>
              <w:rPr>
                <w:sz w:val="16"/>
                <w:szCs w:val="16"/>
              </w:rPr>
              <w:t>ESP</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0E" w14:textId="77777777" w:rsidR="004447DC" w:rsidRDefault="00000000">
            <w:pPr>
              <w:spacing w:after="0" w:line="259" w:lineRule="auto"/>
              <w:ind w:left="0" w:right="0" w:firstLine="0"/>
              <w:jc w:val="left"/>
            </w:pPr>
            <w:r>
              <w:rPr>
                <w:sz w:val="16"/>
                <w:szCs w:val="16"/>
              </w:rPr>
              <w:t>Spain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0F"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0" w14:textId="77777777" w:rsidR="004447DC" w:rsidRDefault="00000000">
            <w:pPr>
              <w:spacing w:after="0" w:line="259" w:lineRule="auto"/>
              <w:ind w:left="0" w:right="48" w:firstLine="0"/>
              <w:jc w:val="center"/>
            </w:pPr>
            <w:r>
              <w:rPr>
                <w:sz w:val="16"/>
                <w:szCs w:val="16"/>
              </w:rPr>
              <w:t>1028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1" w14:textId="77777777" w:rsidR="004447DC" w:rsidRDefault="00000000">
            <w:pPr>
              <w:spacing w:after="0" w:line="259" w:lineRule="auto"/>
              <w:ind w:left="0" w:right="48" w:firstLine="0"/>
              <w:jc w:val="center"/>
            </w:pPr>
            <w:r>
              <w:rPr>
                <w:sz w:val="16"/>
                <w:szCs w:val="16"/>
              </w:rPr>
              <w:t>0.76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2" w14:textId="77777777" w:rsidR="004447DC" w:rsidRDefault="00000000">
            <w:pPr>
              <w:spacing w:after="0" w:line="259" w:lineRule="auto"/>
              <w:ind w:left="0" w:right="48"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3" w14:textId="77777777" w:rsidR="004447DC" w:rsidRDefault="00000000">
            <w:pPr>
              <w:spacing w:after="0" w:line="259" w:lineRule="auto"/>
              <w:ind w:left="0" w:right="48" w:firstLine="0"/>
              <w:jc w:val="center"/>
            </w:pPr>
            <w:r>
              <w:rPr>
                <w:sz w:val="16"/>
                <w:szCs w:val="16"/>
              </w:rPr>
              <w:t>0.77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4" w14:textId="77777777" w:rsidR="004447DC" w:rsidRDefault="00000000">
            <w:pPr>
              <w:spacing w:after="0" w:line="259" w:lineRule="auto"/>
              <w:ind w:left="0" w:right="48" w:firstLine="0"/>
              <w:jc w:val="center"/>
            </w:pPr>
            <w:r>
              <w:rPr>
                <w:sz w:val="16"/>
                <w:szCs w:val="16"/>
              </w:rPr>
              <w:t>0.19</w:t>
            </w:r>
          </w:p>
        </w:tc>
      </w:tr>
      <w:tr w:rsidR="004447DC" w14:paraId="2D13751E"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7" w:type="dxa"/>
              <w:bottom w:w="80" w:type="dxa"/>
              <w:right w:w="80" w:type="dxa"/>
            </w:tcMar>
          </w:tcPr>
          <w:p w14:paraId="2D137516" w14:textId="77777777" w:rsidR="004447DC" w:rsidRDefault="00000000">
            <w:pPr>
              <w:spacing w:after="0" w:line="259" w:lineRule="auto"/>
              <w:ind w:left="17" w:right="0" w:firstLine="0"/>
              <w:jc w:val="left"/>
            </w:pPr>
            <w:r>
              <w:rPr>
                <w:sz w:val="16"/>
                <w:szCs w:val="16"/>
              </w:rPr>
              <w:t>EST</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17" w14:textId="77777777" w:rsidR="004447DC" w:rsidRDefault="00000000">
            <w:pPr>
              <w:spacing w:after="0" w:line="259" w:lineRule="auto"/>
              <w:ind w:left="0" w:right="0" w:firstLine="0"/>
              <w:jc w:val="left"/>
            </w:pPr>
            <w:r>
              <w:rPr>
                <w:sz w:val="16"/>
                <w:szCs w:val="16"/>
              </w:rPr>
              <w:t>Estonia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18"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9" w14:textId="77777777" w:rsidR="004447DC" w:rsidRDefault="00000000">
            <w:pPr>
              <w:spacing w:after="0" w:line="259" w:lineRule="auto"/>
              <w:ind w:left="0" w:right="48" w:firstLine="0"/>
              <w:jc w:val="center"/>
            </w:pPr>
            <w:r>
              <w:rPr>
                <w:sz w:val="16"/>
                <w:szCs w:val="16"/>
              </w:rPr>
              <w:t>1062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A" w14:textId="77777777" w:rsidR="004447DC" w:rsidRDefault="00000000">
            <w:pPr>
              <w:spacing w:after="0" w:line="259" w:lineRule="auto"/>
              <w:ind w:left="0" w:right="48" w:firstLine="0"/>
              <w:jc w:val="center"/>
            </w:pPr>
            <w:r>
              <w:rPr>
                <w:sz w:val="16"/>
                <w:szCs w:val="16"/>
              </w:rPr>
              <w:t>0.36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B" w14:textId="77777777" w:rsidR="004447DC" w:rsidRDefault="00000000">
            <w:pPr>
              <w:spacing w:after="0" w:line="259" w:lineRule="auto"/>
              <w:ind w:left="0" w:right="48"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C" w14:textId="77777777" w:rsidR="004447DC" w:rsidRDefault="00000000">
            <w:pPr>
              <w:spacing w:after="0" w:line="259" w:lineRule="auto"/>
              <w:ind w:left="0" w:right="48" w:firstLine="0"/>
              <w:jc w:val="center"/>
            </w:pPr>
            <w:r>
              <w:rPr>
                <w:sz w:val="16"/>
                <w:szCs w:val="16"/>
              </w:rPr>
              <w:t>0.48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1D" w14:textId="77777777" w:rsidR="004447DC" w:rsidRDefault="00000000">
            <w:pPr>
              <w:spacing w:after="0" w:line="259" w:lineRule="auto"/>
              <w:ind w:left="0" w:right="48" w:firstLine="0"/>
              <w:jc w:val="center"/>
            </w:pPr>
            <w:r>
              <w:rPr>
                <w:sz w:val="16"/>
                <w:szCs w:val="16"/>
              </w:rPr>
              <w:t>0.43</w:t>
            </w:r>
          </w:p>
        </w:tc>
      </w:tr>
      <w:tr w:rsidR="004447DC" w14:paraId="2D137527"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51F" w14:textId="77777777" w:rsidR="004447DC" w:rsidRDefault="00000000">
            <w:pPr>
              <w:spacing w:after="0" w:line="259" w:lineRule="auto"/>
              <w:ind w:left="1" w:right="0" w:firstLine="0"/>
              <w:jc w:val="left"/>
            </w:pPr>
            <w:r>
              <w:rPr>
                <w:sz w:val="16"/>
                <w:szCs w:val="16"/>
              </w:rPr>
              <w:t>ETH</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20" w14:textId="77777777" w:rsidR="004447DC" w:rsidRDefault="00000000">
            <w:pPr>
              <w:spacing w:after="0" w:line="259" w:lineRule="auto"/>
              <w:ind w:left="0" w:right="0" w:firstLine="0"/>
              <w:jc w:val="left"/>
            </w:pPr>
            <w:r>
              <w:rPr>
                <w:sz w:val="16"/>
                <w:szCs w:val="16"/>
              </w:rPr>
              <w:t>Ethiopia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21"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2" w14:textId="77777777" w:rsidR="004447DC" w:rsidRDefault="00000000">
            <w:pPr>
              <w:spacing w:after="0" w:line="259" w:lineRule="auto"/>
              <w:ind w:left="0" w:right="48" w:firstLine="0"/>
              <w:jc w:val="center"/>
            </w:pPr>
            <w:r>
              <w:rPr>
                <w:sz w:val="16"/>
                <w:szCs w:val="16"/>
              </w:rPr>
              <w:t>3345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3" w14:textId="77777777" w:rsidR="004447DC" w:rsidRDefault="00000000">
            <w:pPr>
              <w:spacing w:after="0" w:line="259" w:lineRule="auto"/>
              <w:ind w:left="0" w:right="48" w:firstLine="0"/>
              <w:jc w:val="center"/>
            </w:pPr>
            <w:r>
              <w:rPr>
                <w:sz w:val="16"/>
                <w:szCs w:val="16"/>
              </w:rPr>
              <w:t>0.28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4" w14:textId="77777777" w:rsidR="004447DC" w:rsidRDefault="00000000">
            <w:pPr>
              <w:spacing w:after="0" w:line="259" w:lineRule="auto"/>
              <w:ind w:left="0" w:right="48" w:firstLine="0"/>
              <w:jc w:val="center"/>
            </w:pPr>
            <w:r>
              <w:rPr>
                <w:sz w:val="16"/>
                <w:szCs w:val="16"/>
              </w:rPr>
              <w:t>0.32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5" w14:textId="77777777" w:rsidR="004447DC" w:rsidRDefault="00000000">
            <w:pPr>
              <w:spacing w:after="0" w:line="259" w:lineRule="auto"/>
              <w:ind w:left="0" w:right="48" w:firstLine="0"/>
              <w:jc w:val="center"/>
            </w:pPr>
            <w:r>
              <w:rPr>
                <w:sz w:val="16"/>
                <w:szCs w:val="16"/>
              </w:rPr>
              <w:t>0.28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6" w14:textId="77777777" w:rsidR="004447DC" w:rsidRDefault="00000000">
            <w:pPr>
              <w:spacing w:after="0" w:line="259" w:lineRule="auto"/>
              <w:ind w:left="0" w:right="48" w:firstLine="0"/>
              <w:jc w:val="center"/>
            </w:pPr>
            <w:r>
              <w:rPr>
                <w:sz w:val="16"/>
                <w:szCs w:val="16"/>
              </w:rPr>
              <w:t>0.48</w:t>
            </w:r>
          </w:p>
        </w:tc>
      </w:tr>
      <w:tr w:rsidR="004447DC" w14:paraId="2D137530"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4" w:type="dxa"/>
              <w:bottom w:w="80" w:type="dxa"/>
              <w:right w:w="80" w:type="dxa"/>
            </w:tcMar>
          </w:tcPr>
          <w:p w14:paraId="2D137528" w14:textId="77777777" w:rsidR="004447DC" w:rsidRDefault="00000000">
            <w:pPr>
              <w:spacing w:after="0" w:line="259" w:lineRule="auto"/>
              <w:ind w:left="34" w:right="0" w:firstLine="0"/>
              <w:jc w:val="left"/>
            </w:pPr>
            <w:r>
              <w:rPr>
                <w:sz w:val="16"/>
                <w:szCs w:val="16"/>
              </w:rPr>
              <w:t>FIN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29" w14:textId="77777777" w:rsidR="004447DC" w:rsidRDefault="00000000">
            <w:pPr>
              <w:spacing w:after="0" w:line="259" w:lineRule="auto"/>
              <w:ind w:left="0" w:right="0" w:firstLine="0"/>
              <w:jc w:val="left"/>
            </w:pPr>
            <w:r>
              <w:rPr>
                <w:sz w:val="16"/>
                <w:szCs w:val="16"/>
              </w:rPr>
              <w:t>Finland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2A"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B" w14:textId="77777777" w:rsidR="004447DC" w:rsidRDefault="00000000">
            <w:pPr>
              <w:spacing w:after="0" w:line="259" w:lineRule="auto"/>
              <w:ind w:left="0" w:right="48" w:firstLine="0"/>
              <w:jc w:val="center"/>
            </w:pPr>
            <w:r>
              <w:rPr>
                <w:sz w:val="16"/>
                <w:szCs w:val="16"/>
              </w:rPr>
              <w:t>1025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C" w14:textId="77777777" w:rsidR="004447DC" w:rsidRDefault="00000000">
            <w:pPr>
              <w:spacing w:after="0" w:line="259" w:lineRule="auto"/>
              <w:ind w:left="0" w:right="48" w:firstLine="0"/>
              <w:jc w:val="center"/>
            </w:pPr>
            <w:r>
              <w:rPr>
                <w:sz w:val="16"/>
                <w:szCs w:val="16"/>
              </w:rPr>
              <w:t>0.51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D" w14:textId="77777777" w:rsidR="004447DC" w:rsidRDefault="00000000">
            <w:pPr>
              <w:spacing w:after="0" w:line="259" w:lineRule="auto"/>
              <w:ind w:left="0" w:right="48" w:firstLine="0"/>
              <w:jc w:val="center"/>
            </w:pPr>
            <w:r>
              <w:rPr>
                <w:sz w:val="16"/>
                <w:szCs w:val="16"/>
              </w:rPr>
              <w:t>0.76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E" w14:textId="77777777" w:rsidR="004447DC" w:rsidRDefault="00000000">
            <w:pPr>
              <w:spacing w:after="0" w:line="259" w:lineRule="auto"/>
              <w:ind w:left="0" w:right="48"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2F" w14:textId="77777777" w:rsidR="004447DC" w:rsidRDefault="00000000">
            <w:pPr>
              <w:spacing w:after="0" w:line="259" w:lineRule="auto"/>
              <w:ind w:left="0" w:right="48" w:firstLine="0"/>
              <w:jc w:val="center"/>
            </w:pPr>
            <w:r>
              <w:rPr>
                <w:sz w:val="16"/>
                <w:szCs w:val="16"/>
              </w:rPr>
              <w:t>0.29</w:t>
            </w:r>
          </w:p>
        </w:tc>
      </w:tr>
      <w:tr w:rsidR="004447DC" w14:paraId="2D137539"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31" w14:textId="77777777" w:rsidR="004447DC" w:rsidRDefault="00000000">
            <w:pPr>
              <w:spacing w:after="0" w:line="259" w:lineRule="auto"/>
              <w:ind w:left="0" w:right="48" w:firstLine="0"/>
              <w:jc w:val="center"/>
            </w:pPr>
            <w:r>
              <w:rPr>
                <w:sz w:val="16"/>
                <w:szCs w:val="16"/>
              </w:rPr>
              <w:t>FJI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32" w14:textId="77777777" w:rsidR="004447DC" w:rsidRDefault="00000000">
            <w:pPr>
              <w:spacing w:after="0" w:line="259" w:lineRule="auto"/>
              <w:ind w:left="0" w:right="0" w:firstLine="0"/>
              <w:jc w:val="left"/>
            </w:pPr>
            <w:r>
              <w:rPr>
                <w:sz w:val="16"/>
                <w:szCs w:val="16"/>
              </w:rPr>
              <w:t>Fiji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33"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34" w14:textId="77777777" w:rsidR="004447DC" w:rsidRDefault="00000000">
            <w:pPr>
              <w:spacing w:after="0" w:line="259" w:lineRule="auto"/>
              <w:ind w:left="0" w:right="48" w:firstLine="0"/>
              <w:jc w:val="center"/>
            </w:pPr>
            <w:r>
              <w:rPr>
                <w:sz w:val="16"/>
                <w:szCs w:val="16"/>
              </w:rPr>
              <w:t>584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35" w14:textId="77777777" w:rsidR="004447DC" w:rsidRDefault="00000000">
            <w:pPr>
              <w:spacing w:after="0" w:line="259" w:lineRule="auto"/>
              <w:ind w:left="0" w:right="48" w:firstLine="0"/>
              <w:jc w:val="center"/>
            </w:pPr>
            <w:r>
              <w:rPr>
                <w:sz w:val="16"/>
                <w:szCs w:val="16"/>
              </w:rPr>
              <w:t>0.58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36" w14:textId="77777777" w:rsidR="004447DC" w:rsidRDefault="00000000">
            <w:pPr>
              <w:spacing w:after="0" w:line="259" w:lineRule="auto"/>
              <w:ind w:left="0" w:right="48"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37" w14:textId="77777777" w:rsidR="004447DC" w:rsidRDefault="00000000">
            <w:pPr>
              <w:spacing w:after="0" w:line="259" w:lineRule="auto"/>
              <w:ind w:left="0" w:right="48" w:firstLine="0"/>
              <w:jc w:val="center"/>
            </w:pPr>
            <w:r>
              <w:rPr>
                <w:sz w:val="16"/>
                <w:szCs w:val="16"/>
              </w:rPr>
              <w:t>0.58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38" w14:textId="77777777" w:rsidR="004447DC" w:rsidRDefault="00000000">
            <w:pPr>
              <w:spacing w:after="0" w:line="259" w:lineRule="auto"/>
              <w:ind w:left="0" w:right="48" w:firstLine="0"/>
              <w:jc w:val="center"/>
            </w:pPr>
            <w:r>
              <w:rPr>
                <w:sz w:val="16"/>
                <w:szCs w:val="16"/>
              </w:rPr>
              <w:t>0.41</w:t>
            </w:r>
          </w:p>
        </w:tc>
      </w:tr>
      <w:tr w:rsidR="004447DC" w14:paraId="2D137542"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2" w:type="dxa"/>
              <w:bottom w:w="80" w:type="dxa"/>
              <w:right w:w="80" w:type="dxa"/>
            </w:tcMar>
          </w:tcPr>
          <w:p w14:paraId="2D13753A" w14:textId="77777777" w:rsidR="004447DC" w:rsidRDefault="00000000">
            <w:pPr>
              <w:spacing w:after="0" w:line="259" w:lineRule="auto"/>
              <w:ind w:left="2" w:right="0" w:firstLine="0"/>
              <w:jc w:val="left"/>
            </w:pPr>
            <w:r>
              <w:rPr>
                <w:sz w:val="16"/>
                <w:szCs w:val="16"/>
              </w:rPr>
              <w:t>FRA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3B" w14:textId="77777777" w:rsidR="004447DC" w:rsidRDefault="00000000">
            <w:pPr>
              <w:spacing w:after="0" w:line="259" w:lineRule="auto"/>
              <w:ind w:left="0" w:right="0" w:firstLine="0"/>
              <w:jc w:val="left"/>
            </w:pPr>
            <w:r>
              <w:rPr>
                <w:sz w:val="16"/>
                <w:szCs w:val="16"/>
              </w:rPr>
              <w:t>France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3C"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3D" w14:textId="77777777" w:rsidR="004447DC" w:rsidRDefault="00000000">
            <w:pPr>
              <w:spacing w:after="0" w:line="259" w:lineRule="auto"/>
              <w:ind w:left="0" w:right="48" w:firstLine="0"/>
              <w:jc w:val="center"/>
            </w:pPr>
            <w:r>
              <w:rPr>
                <w:sz w:val="16"/>
                <w:szCs w:val="16"/>
              </w:rPr>
              <w:t>804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3E" w14:textId="77777777" w:rsidR="004447DC" w:rsidRDefault="00000000">
            <w:pPr>
              <w:spacing w:after="0" w:line="259" w:lineRule="auto"/>
              <w:ind w:left="0" w:right="48" w:firstLine="0"/>
              <w:jc w:val="center"/>
            </w:pPr>
            <w:r>
              <w:rPr>
                <w:sz w:val="16"/>
                <w:szCs w:val="16"/>
              </w:rPr>
              <w:t>0.62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3F" w14:textId="77777777" w:rsidR="004447DC" w:rsidRDefault="00000000">
            <w:pPr>
              <w:spacing w:after="0" w:line="259" w:lineRule="auto"/>
              <w:ind w:left="0" w:right="48"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40" w14:textId="77777777" w:rsidR="004447DC" w:rsidRDefault="00000000">
            <w:pPr>
              <w:spacing w:after="0" w:line="259" w:lineRule="auto"/>
              <w:ind w:left="0" w:right="48"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41" w14:textId="77777777" w:rsidR="004447DC" w:rsidRDefault="00000000">
            <w:pPr>
              <w:spacing w:after="0" w:line="259" w:lineRule="auto"/>
              <w:ind w:left="0" w:right="48" w:firstLine="0"/>
              <w:jc w:val="center"/>
            </w:pPr>
            <w:r>
              <w:rPr>
                <w:sz w:val="16"/>
                <w:szCs w:val="16"/>
              </w:rPr>
              <w:t>0.19</w:t>
            </w:r>
          </w:p>
        </w:tc>
      </w:tr>
      <w:tr w:rsidR="004447DC" w14:paraId="2D13754B"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43" w14:textId="77777777" w:rsidR="004447DC" w:rsidRDefault="00000000">
            <w:pPr>
              <w:spacing w:after="0" w:line="259" w:lineRule="auto"/>
              <w:ind w:left="0" w:right="0" w:firstLine="0"/>
            </w:pPr>
            <w:r>
              <w:rPr>
                <w:sz w:val="16"/>
                <w:szCs w:val="16"/>
              </w:rPr>
              <w:t>GAB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44" w14:textId="77777777" w:rsidR="004447DC" w:rsidRDefault="00000000">
            <w:pPr>
              <w:spacing w:after="0" w:line="259" w:lineRule="auto"/>
              <w:ind w:left="0" w:right="0" w:firstLine="0"/>
              <w:jc w:val="left"/>
            </w:pPr>
            <w:r>
              <w:rPr>
                <w:sz w:val="16"/>
                <w:szCs w:val="16"/>
              </w:rPr>
              <w:t>Gabon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45"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46" w14:textId="77777777" w:rsidR="004447DC" w:rsidRDefault="00000000">
            <w:pPr>
              <w:spacing w:after="0" w:line="259" w:lineRule="auto"/>
              <w:ind w:left="0" w:right="48" w:firstLine="0"/>
              <w:jc w:val="center"/>
            </w:pPr>
            <w:r>
              <w:rPr>
                <w:sz w:val="16"/>
                <w:szCs w:val="16"/>
              </w:rPr>
              <w:t>2381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47" w14:textId="77777777" w:rsidR="004447DC" w:rsidRDefault="00000000">
            <w:pPr>
              <w:spacing w:after="0" w:line="259" w:lineRule="auto"/>
              <w:ind w:left="0" w:right="48" w:firstLine="0"/>
              <w:jc w:val="center"/>
            </w:pPr>
            <w:r>
              <w:rPr>
                <w:sz w:val="16"/>
                <w:szCs w:val="16"/>
              </w:rPr>
              <w:t>0.40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48" w14:textId="77777777" w:rsidR="004447DC" w:rsidRDefault="00000000">
            <w:pPr>
              <w:spacing w:after="0" w:line="259" w:lineRule="auto"/>
              <w:ind w:left="0" w:right="48"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49" w14:textId="77777777" w:rsidR="004447DC" w:rsidRDefault="00000000">
            <w:pPr>
              <w:spacing w:after="0" w:line="259" w:lineRule="auto"/>
              <w:ind w:left="0" w:right="48"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4A" w14:textId="77777777" w:rsidR="004447DC" w:rsidRDefault="00000000">
            <w:pPr>
              <w:spacing w:after="0" w:line="259" w:lineRule="auto"/>
              <w:ind w:left="0" w:right="48" w:firstLine="0"/>
              <w:jc w:val="center"/>
            </w:pPr>
            <w:r>
              <w:rPr>
                <w:sz w:val="16"/>
                <w:szCs w:val="16"/>
              </w:rPr>
              <w:t>0.71</w:t>
            </w:r>
          </w:p>
        </w:tc>
      </w:tr>
      <w:tr w:rsidR="004447DC" w14:paraId="2D137554"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4C" w14:textId="77777777" w:rsidR="004447DC" w:rsidRDefault="00000000">
            <w:pPr>
              <w:spacing w:after="0" w:line="259" w:lineRule="auto"/>
              <w:ind w:left="0" w:right="0" w:firstLine="0"/>
            </w:pPr>
            <w:r>
              <w:rPr>
                <w:sz w:val="16"/>
                <w:szCs w:val="16"/>
              </w:rPr>
              <w:t>GBR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4D" w14:textId="77777777" w:rsidR="004447DC" w:rsidRDefault="00000000">
            <w:pPr>
              <w:spacing w:after="0" w:line="259" w:lineRule="auto"/>
              <w:ind w:left="0" w:right="0" w:firstLine="0"/>
              <w:jc w:val="left"/>
            </w:pPr>
            <w:r>
              <w:rPr>
                <w:sz w:val="16"/>
                <w:szCs w:val="16"/>
              </w:rPr>
              <w:t>United Kingdom</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4E"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4F" w14:textId="77777777" w:rsidR="004447DC" w:rsidRDefault="00000000">
            <w:pPr>
              <w:spacing w:after="0" w:line="259" w:lineRule="auto"/>
              <w:ind w:left="0" w:right="48" w:firstLine="0"/>
              <w:jc w:val="center"/>
            </w:pPr>
            <w:r>
              <w:rPr>
                <w:sz w:val="16"/>
                <w:szCs w:val="16"/>
              </w:rPr>
              <w:t>761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50" w14:textId="77777777" w:rsidR="004447DC" w:rsidRDefault="00000000">
            <w:pPr>
              <w:spacing w:after="0" w:line="259" w:lineRule="auto"/>
              <w:ind w:left="0" w:right="48" w:firstLine="0"/>
              <w:jc w:val="center"/>
            </w:pPr>
            <w:r>
              <w:rPr>
                <w:sz w:val="16"/>
                <w:szCs w:val="16"/>
              </w:rPr>
              <w:t>0.63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51" w14:textId="77777777" w:rsidR="004447DC" w:rsidRDefault="00000000">
            <w:pPr>
              <w:spacing w:after="0" w:line="259" w:lineRule="auto"/>
              <w:ind w:left="0" w:right="48" w:firstLine="0"/>
              <w:jc w:val="center"/>
            </w:pPr>
            <w:r>
              <w:rPr>
                <w:sz w:val="16"/>
                <w:szCs w:val="16"/>
              </w:rPr>
              <w:t>0.82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52" w14:textId="77777777" w:rsidR="004447DC" w:rsidRDefault="00000000">
            <w:pPr>
              <w:spacing w:after="0" w:line="259" w:lineRule="auto"/>
              <w:ind w:left="0" w:right="48"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53" w14:textId="77777777" w:rsidR="004447DC" w:rsidRDefault="00000000">
            <w:pPr>
              <w:spacing w:after="0" w:line="259" w:lineRule="auto"/>
              <w:ind w:left="0" w:right="48" w:firstLine="0"/>
              <w:jc w:val="center"/>
            </w:pPr>
            <w:r>
              <w:rPr>
                <w:sz w:val="16"/>
                <w:szCs w:val="16"/>
              </w:rPr>
              <w:t>0.35</w:t>
            </w:r>
          </w:p>
        </w:tc>
      </w:tr>
      <w:tr w:rsidR="004447DC" w14:paraId="2D13755D"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55" w14:textId="77777777" w:rsidR="004447DC" w:rsidRDefault="00000000">
            <w:pPr>
              <w:spacing w:after="0" w:line="259" w:lineRule="auto"/>
              <w:ind w:left="0" w:right="0" w:firstLine="0"/>
            </w:pPr>
            <w:r>
              <w:rPr>
                <w:sz w:val="16"/>
                <w:szCs w:val="16"/>
              </w:rPr>
              <w:t>GEO</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56" w14:textId="77777777" w:rsidR="004447DC" w:rsidRDefault="00000000">
            <w:pPr>
              <w:spacing w:after="0" w:line="259" w:lineRule="auto"/>
              <w:ind w:left="0" w:right="0" w:firstLine="0"/>
              <w:jc w:val="left"/>
            </w:pPr>
            <w:r>
              <w:rPr>
                <w:sz w:val="16"/>
                <w:szCs w:val="16"/>
              </w:rPr>
              <w:t>Georgia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57"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58" w14:textId="77777777" w:rsidR="004447DC" w:rsidRDefault="00000000">
            <w:pPr>
              <w:spacing w:after="0" w:line="259" w:lineRule="auto"/>
              <w:ind w:left="0" w:right="48" w:firstLine="0"/>
              <w:jc w:val="center"/>
            </w:pPr>
            <w:r>
              <w:rPr>
                <w:sz w:val="16"/>
                <w:szCs w:val="16"/>
              </w:rPr>
              <w:t>351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59" w14:textId="77777777" w:rsidR="004447DC" w:rsidRDefault="00000000">
            <w:pPr>
              <w:spacing w:after="0" w:line="259" w:lineRule="auto"/>
              <w:ind w:left="0" w:right="48" w:firstLine="0"/>
              <w:jc w:val="center"/>
            </w:pPr>
            <w:r>
              <w:rPr>
                <w:sz w:val="16"/>
                <w:szCs w:val="16"/>
              </w:rPr>
              <w:t>0.47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5A" w14:textId="77777777" w:rsidR="004447DC" w:rsidRDefault="00000000">
            <w:pPr>
              <w:spacing w:after="0" w:line="259" w:lineRule="auto"/>
              <w:ind w:left="0" w:right="48"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5B" w14:textId="77777777" w:rsidR="004447DC" w:rsidRDefault="00000000">
            <w:pPr>
              <w:spacing w:after="0" w:line="259" w:lineRule="auto"/>
              <w:ind w:left="0" w:right="48"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5C" w14:textId="77777777" w:rsidR="004447DC" w:rsidRDefault="00000000">
            <w:pPr>
              <w:spacing w:after="0" w:line="259" w:lineRule="auto"/>
              <w:ind w:left="0" w:right="48" w:firstLine="0"/>
              <w:jc w:val="center"/>
            </w:pPr>
            <w:r>
              <w:rPr>
                <w:sz w:val="16"/>
                <w:szCs w:val="16"/>
              </w:rPr>
              <w:t>0.34</w:t>
            </w:r>
          </w:p>
        </w:tc>
      </w:tr>
      <w:tr w:rsidR="004447DC" w14:paraId="2D137566"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5E" w14:textId="77777777" w:rsidR="004447DC" w:rsidRDefault="00000000">
            <w:pPr>
              <w:spacing w:after="0" w:line="259" w:lineRule="auto"/>
              <w:ind w:left="0" w:right="0" w:firstLine="0"/>
            </w:pPr>
            <w:r>
              <w:rPr>
                <w:sz w:val="16"/>
                <w:szCs w:val="16"/>
              </w:rPr>
              <w:t>GHA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5F" w14:textId="77777777" w:rsidR="004447DC" w:rsidRDefault="00000000">
            <w:pPr>
              <w:spacing w:after="0" w:line="259" w:lineRule="auto"/>
              <w:ind w:left="0" w:right="0" w:firstLine="0"/>
              <w:jc w:val="left"/>
            </w:pPr>
            <w:r>
              <w:rPr>
                <w:sz w:val="16"/>
                <w:szCs w:val="16"/>
              </w:rPr>
              <w:t>Ghana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60"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1" w14:textId="77777777" w:rsidR="004447DC" w:rsidRDefault="00000000">
            <w:pPr>
              <w:spacing w:after="0" w:line="259" w:lineRule="auto"/>
              <w:ind w:left="0" w:right="48" w:firstLine="0"/>
              <w:jc w:val="center"/>
            </w:pPr>
            <w:r>
              <w:rPr>
                <w:sz w:val="16"/>
                <w:szCs w:val="16"/>
              </w:rPr>
              <w:t>8583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2" w14:textId="77777777" w:rsidR="004447DC" w:rsidRDefault="00000000">
            <w:pPr>
              <w:spacing w:after="0" w:line="259" w:lineRule="auto"/>
              <w:ind w:left="0" w:right="48" w:firstLine="0"/>
              <w:jc w:val="center"/>
            </w:pPr>
            <w:r>
              <w:rPr>
                <w:sz w:val="16"/>
                <w:szCs w:val="16"/>
              </w:rPr>
              <w:t>0.43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3" w14:textId="77777777" w:rsidR="004447DC" w:rsidRDefault="00000000">
            <w:pPr>
              <w:spacing w:after="0" w:line="259" w:lineRule="auto"/>
              <w:ind w:left="0" w:right="48"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4" w14:textId="77777777" w:rsidR="004447DC" w:rsidRDefault="00000000">
            <w:pPr>
              <w:spacing w:after="0" w:line="259" w:lineRule="auto"/>
              <w:ind w:left="0" w:right="48"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5" w14:textId="77777777" w:rsidR="004447DC" w:rsidRDefault="00000000">
            <w:pPr>
              <w:spacing w:after="0" w:line="259" w:lineRule="auto"/>
              <w:ind w:left="0" w:right="48" w:firstLine="0"/>
              <w:jc w:val="center"/>
            </w:pPr>
            <w:r>
              <w:rPr>
                <w:sz w:val="16"/>
                <w:szCs w:val="16"/>
              </w:rPr>
              <w:t>0.53</w:t>
            </w:r>
          </w:p>
        </w:tc>
      </w:tr>
      <w:tr w:rsidR="004447DC" w14:paraId="2D13756F"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3" w:type="dxa"/>
              <w:bottom w:w="80" w:type="dxa"/>
              <w:right w:w="80" w:type="dxa"/>
            </w:tcMar>
          </w:tcPr>
          <w:p w14:paraId="2D137567" w14:textId="77777777" w:rsidR="004447DC" w:rsidRDefault="00000000">
            <w:pPr>
              <w:spacing w:after="0" w:line="259" w:lineRule="auto"/>
              <w:ind w:left="23" w:right="0" w:firstLine="0"/>
              <w:jc w:val="left"/>
            </w:pPr>
            <w:r>
              <w:rPr>
                <w:sz w:val="16"/>
                <w:szCs w:val="16"/>
              </w:rPr>
              <w:t>GIN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68" w14:textId="77777777" w:rsidR="004447DC" w:rsidRDefault="00000000">
            <w:pPr>
              <w:spacing w:after="0" w:line="259" w:lineRule="auto"/>
              <w:ind w:left="0" w:right="0" w:firstLine="0"/>
              <w:jc w:val="left"/>
            </w:pPr>
            <w:r>
              <w:rPr>
                <w:sz w:val="16"/>
                <w:szCs w:val="16"/>
              </w:rPr>
              <w:t>Guinea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69"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A" w14:textId="77777777" w:rsidR="004447DC" w:rsidRDefault="00000000">
            <w:pPr>
              <w:spacing w:after="0" w:line="259" w:lineRule="auto"/>
              <w:ind w:left="0" w:right="48" w:firstLine="0"/>
              <w:jc w:val="center"/>
            </w:pPr>
            <w:r>
              <w:rPr>
                <w:sz w:val="16"/>
                <w:szCs w:val="16"/>
              </w:rPr>
              <w:t>874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B" w14:textId="77777777" w:rsidR="004447DC" w:rsidRDefault="00000000">
            <w:pPr>
              <w:spacing w:after="0" w:line="259" w:lineRule="auto"/>
              <w:ind w:left="0" w:right="48" w:firstLine="0"/>
              <w:jc w:val="center"/>
            </w:pPr>
            <w:r>
              <w:rPr>
                <w:sz w:val="16"/>
                <w:szCs w:val="16"/>
              </w:rPr>
              <w:t>0.30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C" w14:textId="77777777" w:rsidR="004447DC" w:rsidRDefault="00000000">
            <w:pPr>
              <w:spacing w:after="0" w:line="259" w:lineRule="auto"/>
              <w:ind w:left="0" w:right="48"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D" w14:textId="77777777" w:rsidR="004447DC" w:rsidRDefault="00000000">
            <w:pPr>
              <w:spacing w:after="0" w:line="259" w:lineRule="auto"/>
              <w:ind w:left="0" w:right="48" w:firstLine="0"/>
              <w:jc w:val="center"/>
            </w:pPr>
            <w:r>
              <w:rPr>
                <w:sz w:val="16"/>
                <w:szCs w:val="16"/>
              </w:rPr>
              <w:t>0.33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6E" w14:textId="77777777" w:rsidR="004447DC" w:rsidRDefault="00000000">
            <w:pPr>
              <w:spacing w:after="0" w:line="259" w:lineRule="auto"/>
              <w:ind w:left="0" w:right="48" w:firstLine="0"/>
              <w:jc w:val="center"/>
            </w:pPr>
            <w:r>
              <w:rPr>
                <w:sz w:val="16"/>
                <w:szCs w:val="16"/>
              </w:rPr>
              <w:t>0.47</w:t>
            </w:r>
          </w:p>
        </w:tc>
      </w:tr>
      <w:tr w:rsidR="004447DC" w14:paraId="2D137578"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70" w14:textId="77777777" w:rsidR="004447DC" w:rsidRDefault="00000000">
            <w:pPr>
              <w:spacing w:after="0" w:line="259" w:lineRule="auto"/>
              <w:ind w:left="0" w:right="0" w:firstLine="0"/>
            </w:pPr>
            <w:r>
              <w:rPr>
                <w:sz w:val="16"/>
                <w:szCs w:val="16"/>
              </w:rPr>
              <w:t>GMB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71" w14:textId="77777777" w:rsidR="004447DC" w:rsidRDefault="00000000">
            <w:pPr>
              <w:spacing w:after="0" w:line="259" w:lineRule="auto"/>
              <w:ind w:left="0" w:right="0" w:firstLine="0"/>
              <w:jc w:val="left"/>
            </w:pPr>
            <w:r>
              <w:rPr>
                <w:sz w:val="16"/>
                <w:szCs w:val="16"/>
              </w:rPr>
              <w:t>Gambia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72"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73" w14:textId="77777777" w:rsidR="004447DC" w:rsidRDefault="00000000">
            <w:pPr>
              <w:spacing w:after="0" w:line="259" w:lineRule="auto"/>
              <w:ind w:left="0" w:right="48" w:firstLine="0"/>
              <w:jc w:val="center"/>
            </w:pPr>
            <w:r>
              <w:rPr>
                <w:sz w:val="16"/>
                <w:szCs w:val="16"/>
              </w:rPr>
              <w:t>12586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74" w14:textId="77777777" w:rsidR="004447DC" w:rsidRDefault="00000000">
            <w:pPr>
              <w:spacing w:after="0" w:line="259" w:lineRule="auto"/>
              <w:ind w:left="0" w:right="48" w:firstLine="0"/>
              <w:jc w:val="center"/>
            </w:pPr>
            <w:r>
              <w:rPr>
                <w:sz w:val="16"/>
                <w:szCs w:val="16"/>
              </w:rPr>
              <w:t>0.36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75" w14:textId="77777777" w:rsidR="004447DC" w:rsidRDefault="00000000">
            <w:pPr>
              <w:spacing w:after="0" w:line="259" w:lineRule="auto"/>
              <w:ind w:left="0" w:right="48" w:firstLine="0"/>
              <w:jc w:val="center"/>
            </w:pPr>
            <w:r>
              <w:rPr>
                <w:sz w:val="16"/>
                <w:szCs w:val="16"/>
              </w:rPr>
              <w:t>0.49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76" w14:textId="77777777" w:rsidR="004447DC" w:rsidRDefault="00000000">
            <w:pPr>
              <w:spacing w:after="0" w:line="259" w:lineRule="auto"/>
              <w:ind w:left="0" w:right="48" w:firstLine="0"/>
              <w:jc w:val="center"/>
            </w:pPr>
            <w:r>
              <w:rPr>
                <w:sz w:val="16"/>
                <w:szCs w:val="16"/>
              </w:rPr>
              <w:t>0.37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77" w14:textId="77777777" w:rsidR="004447DC" w:rsidRDefault="00000000">
            <w:pPr>
              <w:spacing w:after="0" w:line="259" w:lineRule="auto"/>
              <w:ind w:left="0" w:right="48" w:firstLine="0"/>
              <w:jc w:val="center"/>
            </w:pPr>
            <w:r>
              <w:rPr>
                <w:sz w:val="16"/>
                <w:szCs w:val="16"/>
              </w:rPr>
              <w:t>0.33</w:t>
            </w:r>
          </w:p>
        </w:tc>
      </w:tr>
      <w:tr w:rsidR="004447DC" w14:paraId="2D137581"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79" w14:textId="77777777" w:rsidR="004447DC" w:rsidRDefault="00000000">
            <w:pPr>
              <w:spacing w:after="0" w:line="259" w:lineRule="auto"/>
              <w:ind w:left="0" w:right="0" w:firstLine="0"/>
            </w:pPr>
            <w:r>
              <w:rPr>
                <w:sz w:val="16"/>
                <w:szCs w:val="16"/>
              </w:rPr>
              <w:t>GNB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7A" w14:textId="77777777" w:rsidR="004447DC" w:rsidRDefault="00000000">
            <w:pPr>
              <w:spacing w:after="0" w:line="259" w:lineRule="auto"/>
              <w:ind w:left="0" w:right="0" w:firstLine="0"/>
              <w:jc w:val="left"/>
            </w:pPr>
            <w:r>
              <w:rPr>
                <w:sz w:val="16"/>
                <w:szCs w:val="16"/>
              </w:rPr>
              <w:t>Guinea-Bissau</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7B"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7C" w14:textId="77777777" w:rsidR="004447DC" w:rsidRDefault="00000000">
            <w:pPr>
              <w:spacing w:after="0" w:line="259" w:lineRule="auto"/>
              <w:ind w:left="0" w:right="48" w:firstLine="0"/>
              <w:jc w:val="center"/>
            </w:pPr>
            <w:r>
              <w:rPr>
                <w:sz w:val="16"/>
                <w:szCs w:val="16"/>
              </w:rPr>
              <w:t>444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7D" w14:textId="77777777" w:rsidR="004447DC" w:rsidRDefault="00000000">
            <w:pPr>
              <w:spacing w:after="0" w:line="259" w:lineRule="auto"/>
              <w:ind w:left="0" w:right="48" w:firstLine="0"/>
              <w:jc w:val="center"/>
            </w:pPr>
            <w:r>
              <w:rPr>
                <w:sz w:val="16"/>
                <w:szCs w:val="16"/>
              </w:rPr>
              <w:t>0.26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7E" w14:textId="77777777" w:rsidR="004447DC" w:rsidRDefault="00000000">
            <w:pPr>
              <w:spacing w:after="0" w:line="259" w:lineRule="auto"/>
              <w:ind w:left="0" w:right="48" w:firstLine="0"/>
              <w:jc w:val="center"/>
            </w:pPr>
            <w:r>
              <w:rPr>
                <w:sz w:val="16"/>
                <w:szCs w:val="16"/>
              </w:rPr>
              <w:t>0.36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7F" w14:textId="77777777" w:rsidR="004447DC" w:rsidRDefault="00000000">
            <w:pPr>
              <w:spacing w:after="0" w:line="259" w:lineRule="auto"/>
              <w:ind w:left="0" w:right="48" w:firstLine="0"/>
              <w:jc w:val="center"/>
            </w:pPr>
            <w:r>
              <w:rPr>
                <w:sz w:val="16"/>
                <w:szCs w:val="16"/>
              </w:rPr>
              <w:t>0.26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80" w14:textId="77777777" w:rsidR="004447DC" w:rsidRDefault="00000000">
            <w:pPr>
              <w:spacing w:after="0" w:line="259" w:lineRule="auto"/>
              <w:ind w:left="0" w:right="48" w:firstLine="0"/>
              <w:jc w:val="center"/>
            </w:pPr>
            <w:r>
              <w:rPr>
                <w:sz w:val="16"/>
                <w:szCs w:val="16"/>
              </w:rPr>
              <w:t>0.53</w:t>
            </w:r>
          </w:p>
        </w:tc>
      </w:tr>
      <w:tr w:rsidR="004447DC" w14:paraId="2D13758A"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82" w14:textId="77777777" w:rsidR="004447DC" w:rsidRDefault="00000000">
            <w:pPr>
              <w:spacing w:after="0" w:line="259" w:lineRule="auto"/>
              <w:ind w:left="0" w:right="0" w:firstLine="0"/>
            </w:pPr>
            <w:r>
              <w:rPr>
                <w:sz w:val="16"/>
                <w:szCs w:val="16"/>
              </w:rPr>
              <w:t>GRC</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83" w14:textId="77777777" w:rsidR="004447DC" w:rsidRDefault="00000000">
            <w:pPr>
              <w:spacing w:after="0" w:line="259" w:lineRule="auto"/>
              <w:ind w:left="0" w:right="0" w:firstLine="0"/>
              <w:jc w:val="left"/>
            </w:pPr>
            <w:r>
              <w:rPr>
                <w:sz w:val="16"/>
                <w:szCs w:val="16"/>
              </w:rPr>
              <w:t>Greece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84"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85" w14:textId="77777777" w:rsidR="004447DC" w:rsidRDefault="00000000">
            <w:pPr>
              <w:spacing w:after="0" w:line="259" w:lineRule="auto"/>
              <w:ind w:left="0" w:right="48" w:firstLine="0"/>
              <w:jc w:val="center"/>
            </w:pPr>
            <w:r>
              <w:rPr>
                <w:sz w:val="16"/>
                <w:szCs w:val="16"/>
              </w:rPr>
              <w:t>218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86" w14:textId="77777777" w:rsidR="004447DC" w:rsidRDefault="00000000">
            <w:pPr>
              <w:spacing w:after="0" w:line="259" w:lineRule="auto"/>
              <w:ind w:left="0" w:right="48" w:firstLine="0"/>
              <w:jc w:val="center"/>
            </w:pPr>
            <w:r>
              <w:rPr>
                <w:sz w:val="16"/>
                <w:szCs w:val="16"/>
              </w:rPr>
              <w:t>0.69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87" w14:textId="77777777" w:rsidR="004447DC" w:rsidRDefault="00000000">
            <w:pPr>
              <w:spacing w:after="0" w:line="259" w:lineRule="auto"/>
              <w:ind w:left="0" w:right="48"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88" w14:textId="77777777" w:rsidR="004447DC" w:rsidRDefault="00000000">
            <w:pPr>
              <w:spacing w:after="0" w:line="259" w:lineRule="auto"/>
              <w:ind w:left="0" w:right="48" w:firstLine="0"/>
              <w:jc w:val="center"/>
            </w:pPr>
            <w:r>
              <w:rPr>
                <w:sz w:val="16"/>
                <w:szCs w:val="16"/>
              </w:rPr>
              <w:t>0.70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89" w14:textId="77777777" w:rsidR="004447DC" w:rsidRDefault="00000000">
            <w:pPr>
              <w:spacing w:after="0" w:line="259" w:lineRule="auto"/>
              <w:ind w:left="0" w:right="48" w:firstLine="0"/>
              <w:jc w:val="center"/>
            </w:pPr>
            <w:r>
              <w:rPr>
                <w:sz w:val="16"/>
                <w:szCs w:val="16"/>
              </w:rPr>
              <w:t>0.19</w:t>
            </w:r>
          </w:p>
        </w:tc>
      </w:tr>
      <w:tr w:rsidR="004447DC" w14:paraId="2D137593"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8B" w14:textId="77777777" w:rsidR="004447DC" w:rsidRDefault="00000000">
            <w:pPr>
              <w:spacing w:after="0" w:line="259" w:lineRule="auto"/>
              <w:ind w:left="0" w:right="0" w:firstLine="0"/>
            </w:pPr>
            <w:r>
              <w:rPr>
                <w:sz w:val="16"/>
                <w:szCs w:val="16"/>
              </w:rPr>
              <w:t>GTM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8C" w14:textId="77777777" w:rsidR="004447DC" w:rsidRDefault="00000000">
            <w:pPr>
              <w:spacing w:after="0" w:line="259" w:lineRule="auto"/>
              <w:ind w:left="0" w:right="0" w:firstLine="0"/>
              <w:jc w:val="left"/>
            </w:pPr>
            <w:r>
              <w:rPr>
                <w:sz w:val="16"/>
                <w:szCs w:val="16"/>
              </w:rPr>
              <w:t>Guatemala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8D"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8E" w14:textId="77777777" w:rsidR="004447DC" w:rsidRDefault="00000000">
            <w:pPr>
              <w:spacing w:after="0" w:line="259" w:lineRule="auto"/>
              <w:ind w:left="0" w:right="48" w:firstLine="0"/>
              <w:jc w:val="center"/>
            </w:pPr>
            <w:r>
              <w:rPr>
                <w:sz w:val="16"/>
                <w:szCs w:val="16"/>
              </w:rPr>
              <w:t>7053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8F" w14:textId="77777777" w:rsidR="004447DC" w:rsidRDefault="00000000">
            <w:pPr>
              <w:spacing w:after="0" w:line="259" w:lineRule="auto"/>
              <w:ind w:left="0" w:right="48" w:firstLine="0"/>
              <w:jc w:val="center"/>
            </w:pPr>
            <w:r>
              <w:rPr>
                <w:sz w:val="16"/>
                <w:szCs w:val="16"/>
              </w:rPr>
              <w:t>0.49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90" w14:textId="77777777" w:rsidR="004447DC" w:rsidRDefault="00000000">
            <w:pPr>
              <w:spacing w:after="0" w:line="259" w:lineRule="auto"/>
              <w:ind w:left="0" w:right="48" w:firstLine="0"/>
              <w:jc w:val="center"/>
            </w:pPr>
            <w:r>
              <w:rPr>
                <w:sz w:val="16"/>
                <w:szCs w:val="16"/>
              </w:rPr>
              <w:t>0.29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91" w14:textId="77777777" w:rsidR="004447DC" w:rsidRDefault="00000000">
            <w:pPr>
              <w:spacing w:after="0" w:line="259" w:lineRule="auto"/>
              <w:ind w:left="0" w:right="48" w:firstLine="0"/>
              <w:jc w:val="center"/>
            </w:pPr>
            <w:r>
              <w:rPr>
                <w:sz w:val="16"/>
                <w:szCs w:val="16"/>
              </w:rPr>
              <w:t>0.49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92" w14:textId="77777777" w:rsidR="004447DC" w:rsidRDefault="00000000">
            <w:pPr>
              <w:spacing w:after="0" w:line="259" w:lineRule="auto"/>
              <w:ind w:left="0" w:right="48" w:firstLine="0"/>
              <w:jc w:val="center"/>
            </w:pPr>
            <w:r>
              <w:rPr>
                <w:sz w:val="16"/>
                <w:szCs w:val="16"/>
              </w:rPr>
              <w:t>0.34</w:t>
            </w:r>
          </w:p>
        </w:tc>
      </w:tr>
      <w:tr w:rsidR="004447DC" w14:paraId="2D13759C"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94" w14:textId="77777777" w:rsidR="004447DC" w:rsidRDefault="00000000">
            <w:pPr>
              <w:spacing w:after="0" w:line="259" w:lineRule="auto"/>
              <w:ind w:left="0" w:right="0" w:firstLine="0"/>
            </w:pPr>
            <w:r>
              <w:rPr>
                <w:sz w:val="16"/>
                <w:szCs w:val="16"/>
              </w:rPr>
              <w:t>HND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95" w14:textId="77777777" w:rsidR="004447DC" w:rsidRDefault="00000000">
            <w:pPr>
              <w:spacing w:after="0" w:line="259" w:lineRule="auto"/>
              <w:ind w:left="0" w:right="0" w:firstLine="0"/>
              <w:jc w:val="left"/>
            </w:pPr>
            <w:r>
              <w:rPr>
                <w:sz w:val="16"/>
                <w:szCs w:val="16"/>
              </w:rPr>
              <w:t>Honduras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96"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97" w14:textId="77777777" w:rsidR="004447DC" w:rsidRDefault="00000000">
            <w:pPr>
              <w:spacing w:after="0" w:line="259" w:lineRule="auto"/>
              <w:ind w:left="0" w:right="48" w:firstLine="0"/>
              <w:jc w:val="center"/>
            </w:pPr>
            <w:r>
              <w:rPr>
                <w:sz w:val="16"/>
                <w:szCs w:val="16"/>
              </w:rPr>
              <w:t>1974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98" w14:textId="77777777" w:rsidR="004447DC" w:rsidRDefault="00000000">
            <w:pPr>
              <w:spacing w:after="0" w:line="259" w:lineRule="auto"/>
              <w:ind w:left="0" w:right="48" w:firstLine="0"/>
              <w:jc w:val="center"/>
            </w:pPr>
            <w:r>
              <w:rPr>
                <w:sz w:val="16"/>
                <w:szCs w:val="16"/>
              </w:rPr>
              <w:t>0.45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99" w14:textId="77777777" w:rsidR="004447DC" w:rsidRDefault="00000000">
            <w:pPr>
              <w:spacing w:after="0" w:line="259" w:lineRule="auto"/>
              <w:ind w:left="0" w:right="48"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9A" w14:textId="77777777" w:rsidR="004447DC" w:rsidRDefault="00000000">
            <w:pPr>
              <w:spacing w:after="0" w:line="259" w:lineRule="auto"/>
              <w:ind w:left="0" w:right="48"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9B" w14:textId="77777777" w:rsidR="004447DC" w:rsidRDefault="00000000">
            <w:pPr>
              <w:spacing w:after="0" w:line="259" w:lineRule="auto"/>
              <w:ind w:left="0" w:right="48" w:firstLine="0"/>
              <w:jc w:val="center"/>
            </w:pPr>
            <w:r>
              <w:rPr>
                <w:sz w:val="16"/>
                <w:szCs w:val="16"/>
              </w:rPr>
              <w:t>0.50</w:t>
            </w:r>
          </w:p>
        </w:tc>
      </w:tr>
      <w:tr w:rsidR="004447DC" w14:paraId="2D1375A5"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3" w:type="dxa"/>
              <w:bottom w:w="80" w:type="dxa"/>
              <w:right w:w="80" w:type="dxa"/>
            </w:tcMar>
          </w:tcPr>
          <w:p w14:paraId="2D13759D" w14:textId="77777777" w:rsidR="004447DC" w:rsidRDefault="00000000">
            <w:pPr>
              <w:spacing w:after="0" w:line="259" w:lineRule="auto"/>
              <w:ind w:left="3" w:right="0" w:firstLine="0"/>
              <w:jc w:val="left"/>
            </w:pPr>
            <w:r>
              <w:rPr>
                <w:sz w:val="16"/>
                <w:szCs w:val="16"/>
              </w:rPr>
              <w:t>HRV</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9E" w14:textId="77777777" w:rsidR="004447DC" w:rsidRDefault="00000000">
            <w:pPr>
              <w:spacing w:after="0" w:line="259" w:lineRule="auto"/>
              <w:ind w:left="0" w:right="0" w:firstLine="0"/>
              <w:jc w:val="left"/>
            </w:pPr>
            <w:r>
              <w:rPr>
                <w:sz w:val="16"/>
                <w:szCs w:val="16"/>
              </w:rPr>
              <w:t>Croatia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9F"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0" w14:textId="77777777" w:rsidR="004447DC" w:rsidRDefault="00000000">
            <w:pPr>
              <w:spacing w:after="0" w:line="259" w:lineRule="auto"/>
              <w:ind w:left="0" w:right="48" w:firstLine="0"/>
              <w:jc w:val="center"/>
            </w:pPr>
            <w:r>
              <w:rPr>
                <w:sz w:val="16"/>
                <w:szCs w:val="16"/>
              </w:rPr>
              <w:t>363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1" w14:textId="77777777" w:rsidR="004447DC" w:rsidRDefault="00000000">
            <w:pPr>
              <w:spacing w:after="0" w:line="259" w:lineRule="auto"/>
              <w:ind w:left="0" w:right="48" w:firstLine="0"/>
              <w:jc w:val="center"/>
            </w:pPr>
            <w:r>
              <w:rPr>
                <w:sz w:val="16"/>
                <w:szCs w:val="16"/>
              </w:rPr>
              <w:t>0.54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2" w14:textId="77777777" w:rsidR="004447DC" w:rsidRDefault="00000000">
            <w:pPr>
              <w:spacing w:after="0" w:line="259" w:lineRule="auto"/>
              <w:ind w:left="0" w:right="48"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3" w14:textId="77777777" w:rsidR="004447DC" w:rsidRDefault="00000000">
            <w:pPr>
              <w:spacing w:after="0" w:line="259" w:lineRule="auto"/>
              <w:ind w:left="0" w:right="48"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4" w14:textId="77777777" w:rsidR="004447DC" w:rsidRDefault="00000000">
            <w:pPr>
              <w:spacing w:after="0" w:line="259" w:lineRule="auto"/>
              <w:ind w:left="0" w:right="48" w:firstLine="0"/>
              <w:jc w:val="center"/>
            </w:pPr>
            <w:r>
              <w:rPr>
                <w:sz w:val="16"/>
                <w:szCs w:val="16"/>
              </w:rPr>
              <w:t>0.36</w:t>
            </w:r>
          </w:p>
        </w:tc>
      </w:tr>
      <w:tr w:rsidR="004447DC" w14:paraId="2D1375AE"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2D1375A6" w14:textId="77777777" w:rsidR="004447DC" w:rsidRDefault="00000000">
            <w:pPr>
              <w:spacing w:after="0" w:line="259" w:lineRule="auto"/>
              <w:ind w:left="28" w:right="0" w:firstLine="0"/>
              <w:jc w:val="left"/>
            </w:pPr>
            <w:r>
              <w:rPr>
                <w:sz w:val="16"/>
                <w:szCs w:val="16"/>
              </w:rPr>
              <w:t>HTI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A7" w14:textId="77777777" w:rsidR="004447DC" w:rsidRDefault="00000000">
            <w:pPr>
              <w:spacing w:after="0" w:line="259" w:lineRule="auto"/>
              <w:ind w:left="0" w:right="0" w:firstLine="0"/>
              <w:jc w:val="left"/>
            </w:pPr>
            <w:r>
              <w:rPr>
                <w:sz w:val="16"/>
                <w:szCs w:val="16"/>
              </w:rPr>
              <w:t>Haiti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A8"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9" w14:textId="77777777" w:rsidR="004447DC" w:rsidRDefault="00000000">
            <w:pPr>
              <w:spacing w:after="0" w:line="259" w:lineRule="auto"/>
              <w:ind w:left="0" w:right="48" w:firstLine="0"/>
              <w:jc w:val="center"/>
            </w:pPr>
            <w:r>
              <w:rPr>
                <w:sz w:val="16"/>
                <w:szCs w:val="16"/>
              </w:rPr>
              <w:t>444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A" w14:textId="77777777" w:rsidR="004447DC" w:rsidRDefault="00000000">
            <w:pPr>
              <w:spacing w:after="0" w:line="259" w:lineRule="auto"/>
              <w:ind w:left="0" w:right="48" w:firstLine="0"/>
              <w:jc w:val="center"/>
            </w:pPr>
            <w:r>
              <w:rPr>
                <w:sz w:val="16"/>
                <w:szCs w:val="16"/>
              </w:rPr>
              <w:t>0.63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B" w14:textId="77777777" w:rsidR="004447DC" w:rsidRDefault="00000000">
            <w:pPr>
              <w:spacing w:after="0" w:line="259" w:lineRule="auto"/>
              <w:ind w:left="0" w:right="48"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C" w14:textId="77777777" w:rsidR="004447DC" w:rsidRDefault="00000000">
            <w:pPr>
              <w:spacing w:after="0" w:line="259" w:lineRule="auto"/>
              <w:ind w:left="0" w:right="48"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AD" w14:textId="77777777" w:rsidR="004447DC" w:rsidRDefault="00000000">
            <w:pPr>
              <w:spacing w:after="0" w:line="259" w:lineRule="auto"/>
              <w:ind w:left="0" w:right="48" w:firstLine="0"/>
              <w:jc w:val="center"/>
            </w:pPr>
            <w:r>
              <w:rPr>
                <w:sz w:val="16"/>
                <w:szCs w:val="16"/>
              </w:rPr>
              <w:t>0.24</w:t>
            </w:r>
          </w:p>
        </w:tc>
      </w:tr>
      <w:tr w:rsidR="004447DC" w14:paraId="2D1375B7"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AF" w14:textId="77777777" w:rsidR="004447DC" w:rsidRDefault="00000000">
            <w:pPr>
              <w:spacing w:after="0" w:line="259" w:lineRule="auto"/>
              <w:ind w:left="0" w:right="0" w:firstLine="0"/>
            </w:pPr>
            <w:r>
              <w:rPr>
                <w:sz w:val="16"/>
                <w:szCs w:val="16"/>
              </w:rPr>
              <w:t>HUN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B0" w14:textId="77777777" w:rsidR="004447DC" w:rsidRDefault="00000000">
            <w:pPr>
              <w:spacing w:after="0" w:line="259" w:lineRule="auto"/>
              <w:ind w:left="0" w:right="0" w:firstLine="0"/>
              <w:jc w:val="left"/>
            </w:pPr>
            <w:r>
              <w:rPr>
                <w:sz w:val="16"/>
                <w:szCs w:val="16"/>
              </w:rPr>
              <w:t>Hungary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B1"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2" w14:textId="77777777" w:rsidR="004447DC" w:rsidRDefault="00000000">
            <w:pPr>
              <w:spacing w:after="0" w:line="259" w:lineRule="auto"/>
              <w:ind w:left="0" w:right="48" w:firstLine="0"/>
              <w:jc w:val="center"/>
            </w:pPr>
            <w:r>
              <w:rPr>
                <w:sz w:val="16"/>
                <w:szCs w:val="16"/>
              </w:rPr>
              <w:t>685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3" w14:textId="77777777" w:rsidR="004447DC" w:rsidRDefault="00000000">
            <w:pPr>
              <w:spacing w:after="0" w:line="259" w:lineRule="auto"/>
              <w:ind w:left="0" w:right="48" w:firstLine="0"/>
              <w:jc w:val="center"/>
            </w:pPr>
            <w:r>
              <w:rPr>
                <w:sz w:val="16"/>
                <w:szCs w:val="16"/>
              </w:rPr>
              <w:t>0.33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4" w14:textId="77777777" w:rsidR="004447DC" w:rsidRDefault="00000000">
            <w:pPr>
              <w:spacing w:after="0" w:line="259" w:lineRule="auto"/>
              <w:ind w:left="0" w:right="48"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5" w14:textId="77777777" w:rsidR="004447DC" w:rsidRDefault="00000000">
            <w:pPr>
              <w:spacing w:after="0" w:line="259" w:lineRule="auto"/>
              <w:ind w:left="0" w:right="48"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6" w14:textId="77777777" w:rsidR="004447DC" w:rsidRDefault="00000000">
            <w:pPr>
              <w:spacing w:after="0" w:line="259" w:lineRule="auto"/>
              <w:ind w:left="0" w:right="48" w:firstLine="0"/>
              <w:jc w:val="center"/>
            </w:pPr>
            <w:r>
              <w:rPr>
                <w:sz w:val="16"/>
                <w:szCs w:val="16"/>
              </w:rPr>
              <w:t>0.48</w:t>
            </w:r>
          </w:p>
        </w:tc>
      </w:tr>
      <w:tr w:rsidR="004447DC" w14:paraId="2D1375C0"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2D1375B8" w14:textId="77777777" w:rsidR="004447DC" w:rsidRDefault="00000000">
            <w:pPr>
              <w:spacing w:after="0" w:line="259" w:lineRule="auto"/>
              <w:ind w:left="24" w:right="0" w:firstLine="0"/>
              <w:jc w:val="left"/>
            </w:pPr>
            <w:r>
              <w:rPr>
                <w:sz w:val="16"/>
                <w:szCs w:val="16"/>
              </w:rPr>
              <w:t>IDN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B9" w14:textId="77777777" w:rsidR="004447DC" w:rsidRDefault="00000000">
            <w:pPr>
              <w:spacing w:after="0" w:line="259" w:lineRule="auto"/>
              <w:ind w:left="0" w:right="0" w:firstLine="0"/>
              <w:jc w:val="left"/>
            </w:pPr>
            <w:r>
              <w:rPr>
                <w:sz w:val="16"/>
                <w:szCs w:val="16"/>
              </w:rPr>
              <w:t>Indonesia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BA"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B" w14:textId="77777777" w:rsidR="004447DC" w:rsidRDefault="00000000">
            <w:pPr>
              <w:spacing w:after="0" w:line="259" w:lineRule="auto"/>
              <w:ind w:left="0" w:right="48" w:firstLine="0"/>
              <w:jc w:val="center"/>
            </w:pPr>
            <w:r>
              <w:rPr>
                <w:sz w:val="16"/>
                <w:szCs w:val="16"/>
              </w:rPr>
              <w:t>7078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C" w14:textId="77777777" w:rsidR="004447DC" w:rsidRDefault="00000000">
            <w:pPr>
              <w:spacing w:after="0" w:line="259" w:lineRule="auto"/>
              <w:ind w:left="0" w:right="48" w:firstLine="0"/>
              <w:jc w:val="center"/>
            </w:pPr>
            <w:r>
              <w:rPr>
                <w:sz w:val="16"/>
                <w:szCs w:val="16"/>
              </w:rPr>
              <w:t>0.68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D" w14:textId="77777777" w:rsidR="004447DC" w:rsidRDefault="00000000">
            <w:pPr>
              <w:spacing w:after="0" w:line="259" w:lineRule="auto"/>
              <w:ind w:left="0" w:right="48"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E" w14:textId="77777777" w:rsidR="004447DC" w:rsidRDefault="00000000">
            <w:pPr>
              <w:spacing w:after="0" w:line="259" w:lineRule="auto"/>
              <w:ind w:left="0" w:right="48" w:firstLine="0"/>
              <w:jc w:val="center"/>
            </w:pPr>
            <w:r>
              <w:rPr>
                <w:sz w:val="16"/>
                <w:szCs w:val="16"/>
              </w:rPr>
              <w:t>0.69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BF" w14:textId="77777777" w:rsidR="004447DC" w:rsidRDefault="00000000">
            <w:pPr>
              <w:spacing w:after="0" w:line="259" w:lineRule="auto"/>
              <w:ind w:left="0" w:right="48" w:firstLine="0"/>
              <w:jc w:val="center"/>
            </w:pPr>
            <w:r>
              <w:rPr>
                <w:sz w:val="16"/>
                <w:szCs w:val="16"/>
              </w:rPr>
              <w:t>0.30</w:t>
            </w:r>
          </w:p>
        </w:tc>
      </w:tr>
      <w:tr w:rsidR="004447DC" w14:paraId="2D1375C9"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2D1375C1" w14:textId="77777777" w:rsidR="004447DC" w:rsidRDefault="00000000">
            <w:pPr>
              <w:spacing w:after="0" w:line="259" w:lineRule="auto"/>
              <w:ind w:left="24" w:right="0" w:firstLine="0"/>
              <w:jc w:val="left"/>
            </w:pPr>
            <w:r>
              <w:rPr>
                <w:sz w:val="16"/>
                <w:szCs w:val="16"/>
              </w:rPr>
              <w:t>IND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C2" w14:textId="77777777" w:rsidR="004447DC" w:rsidRDefault="00000000">
            <w:pPr>
              <w:spacing w:after="0" w:line="259" w:lineRule="auto"/>
              <w:ind w:left="0" w:right="0" w:firstLine="0"/>
              <w:jc w:val="left"/>
            </w:pPr>
            <w:r>
              <w:rPr>
                <w:sz w:val="16"/>
                <w:szCs w:val="16"/>
              </w:rPr>
              <w:t>India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C3" w14:textId="77777777" w:rsidR="004447DC"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C4" w14:textId="77777777" w:rsidR="004447DC" w:rsidRDefault="00000000">
            <w:pPr>
              <w:spacing w:after="0" w:line="259" w:lineRule="auto"/>
              <w:ind w:left="0" w:right="48" w:firstLine="0"/>
              <w:jc w:val="center"/>
            </w:pPr>
            <w:r>
              <w:rPr>
                <w:sz w:val="16"/>
                <w:szCs w:val="16"/>
              </w:rPr>
              <w:t>27662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C5" w14:textId="77777777" w:rsidR="004447DC" w:rsidRDefault="00000000">
            <w:pPr>
              <w:spacing w:after="0" w:line="259" w:lineRule="auto"/>
              <w:ind w:left="0" w:right="48" w:firstLine="0"/>
              <w:jc w:val="center"/>
            </w:pPr>
            <w:r>
              <w:rPr>
                <w:sz w:val="16"/>
                <w:szCs w:val="16"/>
              </w:rPr>
              <w:t>0.56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C6" w14:textId="77777777" w:rsidR="004447DC" w:rsidRDefault="00000000">
            <w:pPr>
              <w:spacing w:after="0" w:line="259" w:lineRule="auto"/>
              <w:ind w:left="0" w:right="48" w:firstLine="0"/>
              <w:jc w:val="center"/>
            </w:pPr>
            <w:r>
              <w:rPr>
                <w:sz w:val="16"/>
                <w:szCs w:val="16"/>
              </w:rPr>
              <w:t>0.42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C7" w14:textId="77777777" w:rsidR="004447DC" w:rsidRDefault="00000000">
            <w:pPr>
              <w:spacing w:after="0" w:line="259" w:lineRule="auto"/>
              <w:ind w:left="0" w:right="48" w:firstLine="0"/>
              <w:jc w:val="center"/>
            </w:pPr>
            <w:r>
              <w:rPr>
                <w:sz w:val="16"/>
                <w:szCs w:val="16"/>
              </w:rPr>
              <w:t>0.58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C8" w14:textId="77777777" w:rsidR="004447DC" w:rsidRDefault="00000000">
            <w:pPr>
              <w:spacing w:after="0" w:line="259" w:lineRule="auto"/>
              <w:ind w:left="0" w:right="48" w:firstLine="0"/>
              <w:jc w:val="center"/>
            </w:pPr>
            <w:r>
              <w:rPr>
                <w:sz w:val="16"/>
                <w:szCs w:val="16"/>
              </w:rPr>
              <w:t>0.41</w:t>
            </w:r>
          </w:p>
        </w:tc>
      </w:tr>
      <w:tr w:rsidR="004447DC" w14:paraId="2D1375D2"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7" w:type="dxa"/>
              <w:bottom w:w="80" w:type="dxa"/>
              <w:right w:w="80" w:type="dxa"/>
            </w:tcMar>
          </w:tcPr>
          <w:p w14:paraId="2D1375CA" w14:textId="77777777" w:rsidR="004447DC" w:rsidRDefault="00000000">
            <w:pPr>
              <w:spacing w:after="0" w:line="259" w:lineRule="auto"/>
              <w:ind w:left="37" w:right="0" w:firstLine="0"/>
              <w:jc w:val="left"/>
            </w:pPr>
            <w:r>
              <w:rPr>
                <w:sz w:val="16"/>
                <w:szCs w:val="16"/>
              </w:rPr>
              <w:t>IRL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CB" w14:textId="77777777" w:rsidR="004447DC" w:rsidRDefault="00000000">
            <w:pPr>
              <w:spacing w:after="0" w:line="259" w:lineRule="auto"/>
              <w:ind w:left="0" w:right="0" w:firstLine="0"/>
              <w:jc w:val="left"/>
            </w:pPr>
            <w:r>
              <w:rPr>
                <w:sz w:val="16"/>
                <w:szCs w:val="16"/>
              </w:rPr>
              <w:t>Ireland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CC"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CD" w14:textId="77777777" w:rsidR="004447DC" w:rsidRDefault="00000000">
            <w:pPr>
              <w:spacing w:after="0" w:line="259" w:lineRule="auto"/>
              <w:ind w:left="0" w:right="48" w:firstLine="0"/>
              <w:jc w:val="center"/>
            </w:pPr>
            <w:r>
              <w:rPr>
                <w:sz w:val="16"/>
                <w:szCs w:val="16"/>
              </w:rPr>
              <w:t>1459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CE" w14:textId="77777777" w:rsidR="004447DC" w:rsidRDefault="00000000">
            <w:pPr>
              <w:spacing w:after="0" w:line="259" w:lineRule="auto"/>
              <w:ind w:left="0" w:right="48" w:firstLine="0"/>
              <w:jc w:val="center"/>
            </w:pPr>
            <w:r>
              <w:rPr>
                <w:sz w:val="16"/>
                <w:szCs w:val="16"/>
              </w:rPr>
              <w:t>0.72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CF" w14:textId="77777777" w:rsidR="004447DC" w:rsidRDefault="00000000">
            <w:pPr>
              <w:spacing w:after="0" w:line="259" w:lineRule="auto"/>
              <w:ind w:left="0" w:right="48" w:firstLine="0"/>
              <w:jc w:val="center"/>
            </w:pPr>
            <w:r>
              <w:rPr>
                <w:sz w:val="16"/>
                <w:szCs w:val="16"/>
              </w:rPr>
              <w:t>0.65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D0" w14:textId="77777777" w:rsidR="004447DC" w:rsidRDefault="00000000">
            <w:pPr>
              <w:spacing w:after="0" w:line="259" w:lineRule="auto"/>
              <w:ind w:left="0" w:right="48" w:firstLine="0"/>
              <w:jc w:val="center"/>
            </w:pPr>
            <w:r>
              <w:rPr>
                <w:sz w:val="16"/>
                <w:szCs w:val="16"/>
              </w:rPr>
              <w:t>0.76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D1" w14:textId="77777777" w:rsidR="004447DC" w:rsidRDefault="00000000">
            <w:pPr>
              <w:spacing w:after="0" w:line="259" w:lineRule="auto"/>
              <w:ind w:left="0" w:right="48" w:firstLine="0"/>
              <w:jc w:val="center"/>
            </w:pPr>
            <w:r>
              <w:rPr>
                <w:sz w:val="16"/>
                <w:szCs w:val="16"/>
              </w:rPr>
              <w:t>0.20</w:t>
            </w:r>
          </w:p>
        </w:tc>
      </w:tr>
      <w:tr w:rsidR="004447DC" w14:paraId="2D1375DB"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7" w:type="dxa"/>
              <w:bottom w:w="80" w:type="dxa"/>
              <w:right w:w="80" w:type="dxa"/>
            </w:tcMar>
          </w:tcPr>
          <w:p w14:paraId="2D1375D3" w14:textId="77777777" w:rsidR="004447DC" w:rsidRDefault="00000000">
            <w:pPr>
              <w:spacing w:after="0" w:line="259" w:lineRule="auto"/>
              <w:ind w:left="27" w:right="0" w:firstLine="0"/>
              <w:jc w:val="left"/>
            </w:pPr>
            <w:r>
              <w:rPr>
                <w:sz w:val="16"/>
                <w:szCs w:val="16"/>
              </w:rPr>
              <w:t>IRN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D4" w14:textId="77777777" w:rsidR="004447DC" w:rsidRDefault="00000000">
            <w:pPr>
              <w:spacing w:after="0" w:line="259" w:lineRule="auto"/>
              <w:ind w:left="0" w:right="0" w:firstLine="0"/>
              <w:jc w:val="left"/>
            </w:pPr>
            <w:r>
              <w:rPr>
                <w:sz w:val="16"/>
                <w:szCs w:val="16"/>
              </w:rPr>
              <w:t>Iran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D5" w14:textId="77777777" w:rsidR="004447DC"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D6" w14:textId="77777777" w:rsidR="004447DC" w:rsidRDefault="00000000">
            <w:pPr>
              <w:spacing w:after="0" w:line="259" w:lineRule="auto"/>
              <w:ind w:left="0" w:right="48" w:firstLine="0"/>
              <w:jc w:val="center"/>
            </w:pPr>
            <w:r>
              <w:rPr>
                <w:sz w:val="16"/>
                <w:szCs w:val="16"/>
              </w:rPr>
              <w:t>8131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D7" w14:textId="77777777" w:rsidR="004447DC" w:rsidRDefault="00000000">
            <w:pPr>
              <w:spacing w:after="0" w:line="259" w:lineRule="auto"/>
              <w:ind w:left="0" w:right="48" w:firstLine="0"/>
              <w:jc w:val="center"/>
            </w:pPr>
            <w:r>
              <w:rPr>
                <w:sz w:val="16"/>
                <w:szCs w:val="16"/>
              </w:rPr>
              <w:t>0.80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D8" w14:textId="77777777" w:rsidR="004447DC" w:rsidRDefault="00000000">
            <w:pPr>
              <w:spacing w:after="0" w:line="259" w:lineRule="auto"/>
              <w:ind w:left="0" w:right="48"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D9" w14:textId="77777777" w:rsidR="004447DC" w:rsidRDefault="00000000">
            <w:pPr>
              <w:spacing w:after="0" w:line="259" w:lineRule="auto"/>
              <w:ind w:left="0" w:right="48" w:firstLine="0"/>
              <w:jc w:val="center"/>
            </w:pPr>
            <w:r>
              <w:rPr>
                <w:sz w:val="16"/>
                <w:szCs w:val="16"/>
              </w:rPr>
              <w:t>0.81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DA" w14:textId="77777777" w:rsidR="004447DC" w:rsidRDefault="00000000">
            <w:pPr>
              <w:spacing w:after="0" w:line="259" w:lineRule="auto"/>
              <w:ind w:left="0" w:right="48" w:firstLine="0"/>
              <w:jc w:val="center"/>
            </w:pPr>
            <w:r>
              <w:rPr>
                <w:sz w:val="16"/>
                <w:szCs w:val="16"/>
              </w:rPr>
              <w:t>0.13</w:t>
            </w:r>
          </w:p>
        </w:tc>
      </w:tr>
      <w:tr w:rsidR="004447DC" w14:paraId="2D1375E4"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7" w:type="dxa"/>
              <w:bottom w:w="80" w:type="dxa"/>
              <w:right w:w="80" w:type="dxa"/>
            </w:tcMar>
          </w:tcPr>
          <w:p w14:paraId="2D1375DC" w14:textId="77777777" w:rsidR="004447DC" w:rsidRDefault="00000000">
            <w:pPr>
              <w:spacing w:after="0" w:line="259" w:lineRule="auto"/>
              <w:ind w:left="27" w:right="0" w:firstLine="0"/>
              <w:jc w:val="left"/>
            </w:pPr>
            <w:r>
              <w:rPr>
                <w:sz w:val="16"/>
                <w:szCs w:val="16"/>
              </w:rPr>
              <w:t>IRQ</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DD" w14:textId="77777777" w:rsidR="004447DC" w:rsidRDefault="00000000">
            <w:pPr>
              <w:spacing w:after="0" w:line="259" w:lineRule="auto"/>
              <w:ind w:left="0" w:right="0" w:firstLine="0"/>
              <w:jc w:val="left"/>
            </w:pPr>
            <w:r>
              <w:rPr>
                <w:sz w:val="16"/>
                <w:szCs w:val="16"/>
              </w:rPr>
              <w:t>Iraq</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DE" w14:textId="77777777" w:rsidR="004447DC"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DF" w14:textId="77777777" w:rsidR="004447DC" w:rsidRDefault="00000000">
            <w:pPr>
              <w:spacing w:after="0" w:line="259" w:lineRule="auto"/>
              <w:ind w:left="0" w:right="48" w:firstLine="0"/>
              <w:jc w:val="center"/>
            </w:pPr>
            <w:r>
              <w:rPr>
                <w:sz w:val="16"/>
                <w:szCs w:val="16"/>
              </w:rPr>
              <w:t>25502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0" w14:textId="77777777" w:rsidR="004447DC" w:rsidRDefault="00000000">
            <w:pPr>
              <w:spacing w:after="0" w:line="259" w:lineRule="auto"/>
              <w:ind w:left="0" w:right="48"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1" w14:textId="77777777" w:rsidR="004447DC" w:rsidRDefault="00000000">
            <w:pPr>
              <w:spacing w:after="0" w:line="259" w:lineRule="auto"/>
              <w:ind w:left="0" w:right="48" w:firstLine="0"/>
              <w:jc w:val="center"/>
            </w:pPr>
            <w:r>
              <w:rPr>
                <w:sz w:val="16"/>
                <w:szCs w:val="16"/>
              </w:rPr>
              <w:t>0.51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2" w14:textId="77777777" w:rsidR="004447DC" w:rsidRDefault="00000000">
            <w:pPr>
              <w:spacing w:after="0" w:line="259" w:lineRule="auto"/>
              <w:ind w:left="0" w:right="48"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3" w14:textId="77777777" w:rsidR="004447DC" w:rsidRDefault="00000000">
            <w:pPr>
              <w:spacing w:after="0" w:line="259" w:lineRule="auto"/>
              <w:ind w:left="0" w:right="48" w:firstLine="0"/>
              <w:jc w:val="center"/>
            </w:pPr>
            <w:r>
              <w:rPr>
                <w:sz w:val="16"/>
                <w:szCs w:val="16"/>
              </w:rPr>
              <w:t>0.60</w:t>
            </w:r>
          </w:p>
        </w:tc>
      </w:tr>
      <w:tr w:rsidR="004447DC" w14:paraId="2D1375ED"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5" w14:textId="77777777" w:rsidR="004447DC" w:rsidRDefault="00000000">
            <w:pPr>
              <w:spacing w:after="0" w:line="259" w:lineRule="auto"/>
              <w:ind w:left="0" w:right="48" w:firstLine="0"/>
              <w:jc w:val="center"/>
            </w:pPr>
            <w:r>
              <w:rPr>
                <w:sz w:val="16"/>
                <w:szCs w:val="16"/>
              </w:rPr>
              <w:t>ISL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E6" w14:textId="77777777" w:rsidR="004447DC" w:rsidRDefault="00000000">
            <w:pPr>
              <w:spacing w:after="0" w:line="259" w:lineRule="auto"/>
              <w:ind w:left="0" w:right="0" w:firstLine="0"/>
              <w:jc w:val="left"/>
            </w:pPr>
            <w:r>
              <w:rPr>
                <w:sz w:val="16"/>
                <w:szCs w:val="16"/>
              </w:rPr>
              <w:t>Iceland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E7"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8" w14:textId="77777777" w:rsidR="004447DC" w:rsidRDefault="00000000">
            <w:pPr>
              <w:spacing w:after="0" w:line="259" w:lineRule="auto"/>
              <w:ind w:left="0" w:right="48" w:firstLine="0"/>
              <w:jc w:val="center"/>
            </w:pPr>
            <w:r>
              <w:rPr>
                <w:sz w:val="16"/>
                <w:szCs w:val="16"/>
              </w:rPr>
              <w:t>248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9" w14:textId="77777777" w:rsidR="004447DC" w:rsidRDefault="00000000">
            <w:pPr>
              <w:spacing w:after="0" w:line="259" w:lineRule="auto"/>
              <w:ind w:left="0" w:right="48" w:firstLine="0"/>
              <w:jc w:val="center"/>
            </w:pPr>
            <w:r>
              <w:rPr>
                <w:sz w:val="16"/>
                <w:szCs w:val="16"/>
              </w:rPr>
              <w:t>0.51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A" w14:textId="77777777" w:rsidR="004447DC" w:rsidRDefault="00000000">
            <w:pPr>
              <w:spacing w:after="0" w:line="259" w:lineRule="auto"/>
              <w:ind w:left="0" w:right="48" w:firstLine="0"/>
              <w:jc w:val="center"/>
            </w:pPr>
            <w:r>
              <w:rPr>
                <w:sz w:val="16"/>
                <w:szCs w:val="16"/>
              </w:rPr>
              <w:t>0.76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B" w14:textId="77777777" w:rsidR="004447DC" w:rsidRDefault="00000000">
            <w:pPr>
              <w:spacing w:after="0" w:line="259" w:lineRule="auto"/>
              <w:ind w:left="0" w:right="48"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EC" w14:textId="77777777" w:rsidR="004447DC" w:rsidRDefault="00000000">
            <w:pPr>
              <w:spacing w:after="0" w:line="259" w:lineRule="auto"/>
              <w:ind w:left="0" w:right="48" w:firstLine="0"/>
              <w:jc w:val="center"/>
            </w:pPr>
            <w:r>
              <w:rPr>
                <w:sz w:val="16"/>
                <w:szCs w:val="16"/>
              </w:rPr>
              <w:t>0.39</w:t>
            </w:r>
          </w:p>
        </w:tc>
      </w:tr>
      <w:tr w:rsidR="004447DC" w14:paraId="2D1375F6"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3" w:type="dxa"/>
              <w:bottom w:w="80" w:type="dxa"/>
              <w:right w:w="80" w:type="dxa"/>
            </w:tcMar>
          </w:tcPr>
          <w:p w14:paraId="2D1375EE" w14:textId="77777777" w:rsidR="004447DC" w:rsidRDefault="00000000">
            <w:pPr>
              <w:spacing w:after="0" w:line="259" w:lineRule="auto"/>
              <w:ind w:left="43" w:right="0" w:firstLine="0"/>
              <w:jc w:val="left"/>
            </w:pPr>
            <w:r>
              <w:rPr>
                <w:sz w:val="16"/>
                <w:szCs w:val="16"/>
              </w:rPr>
              <w:t>ISR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EF" w14:textId="77777777" w:rsidR="004447DC" w:rsidRDefault="00000000">
            <w:pPr>
              <w:spacing w:after="0" w:line="259" w:lineRule="auto"/>
              <w:ind w:left="0" w:right="0" w:firstLine="0"/>
              <w:jc w:val="left"/>
            </w:pPr>
            <w:r>
              <w:rPr>
                <w:sz w:val="16"/>
                <w:szCs w:val="16"/>
              </w:rPr>
              <w:t>Israel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F0" w14:textId="77777777" w:rsidR="004447DC"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1" w14:textId="77777777" w:rsidR="004447DC" w:rsidRDefault="00000000">
            <w:pPr>
              <w:spacing w:after="0" w:line="259" w:lineRule="auto"/>
              <w:ind w:left="0" w:right="48" w:firstLine="0"/>
              <w:jc w:val="center"/>
            </w:pPr>
            <w:r>
              <w:rPr>
                <w:sz w:val="16"/>
                <w:szCs w:val="16"/>
              </w:rPr>
              <w:t>1486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2" w14:textId="77777777" w:rsidR="004447DC" w:rsidRDefault="00000000">
            <w:pPr>
              <w:spacing w:after="0" w:line="259" w:lineRule="auto"/>
              <w:ind w:left="0" w:right="48" w:firstLine="0"/>
              <w:jc w:val="center"/>
            </w:pPr>
            <w:r>
              <w:rPr>
                <w:sz w:val="16"/>
                <w:szCs w:val="16"/>
              </w:rPr>
              <w:t>0.61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3" w14:textId="77777777" w:rsidR="004447DC" w:rsidRDefault="00000000">
            <w:pPr>
              <w:spacing w:after="0" w:line="259" w:lineRule="auto"/>
              <w:ind w:left="0" w:right="48" w:firstLine="0"/>
              <w:jc w:val="center"/>
            </w:pPr>
            <w:r>
              <w:rPr>
                <w:sz w:val="16"/>
                <w:szCs w:val="16"/>
              </w:rPr>
              <w:t>0.80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4" w14:textId="77777777" w:rsidR="004447DC" w:rsidRDefault="00000000">
            <w:pPr>
              <w:spacing w:after="0" w:line="259" w:lineRule="auto"/>
              <w:ind w:left="0" w:right="48"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5" w14:textId="77777777" w:rsidR="004447DC" w:rsidRDefault="00000000">
            <w:pPr>
              <w:spacing w:after="0" w:line="259" w:lineRule="auto"/>
              <w:ind w:left="0" w:right="48" w:firstLine="0"/>
              <w:jc w:val="center"/>
            </w:pPr>
            <w:r>
              <w:rPr>
                <w:sz w:val="16"/>
                <w:szCs w:val="16"/>
              </w:rPr>
              <w:t>0.22</w:t>
            </w:r>
          </w:p>
        </w:tc>
      </w:tr>
      <w:tr w:rsidR="004447DC" w14:paraId="2D1375FF"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5" w:type="dxa"/>
              <w:bottom w:w="80" w:type="dxa"/>
              <w:right w:w="80" w:type="dxa"/>
            </w:tcMar>
          </w:tcPr>
          <w:p w14:paraId="2D1375F7" w14:textId="77777777" w:rsidR="004447DC" w:rsidRDefault="00000000">
            <w:pPr>
              <w:spacing w:after="0" w:line="259" w:lineRule="auto"/>
              <w:ind w:left="35" w:right="0" w:firstLine="0"/>
              <w:jc w:val="left"/>
            </w:pPr>
            <w:r>
              <w:rPr>
                <w:sz w:val="16"/>
                <w:szCs w:val="16"/>
              </w:rPr>
              <w:t>ITA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F8" w14:textId="77777777" w:rsidR="004447DC" w:rsidRDefault="00000000">
            <w:pPr>
              <w:spacing w:after="0" w:line="259" w:lineRule="auto"/>
              <w:ind w:left="0" w:right="0" w:firstLine="0"/>
              <w:jc w:val="left"/>
            </w:pPr>
            <w:r>
              <w:rPr>
                <w:sz w:val="16"/>
                <w:szCs w:val="16"/>
              </w:rPr>
              <w:t>Italy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5F9"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A" w14:textId="77777777" w:rsidR="004447DC" w:rsidRDefault="00000000">
            <w:pPr>
              <w:spacing w:after="0" w:line="259" w:lineRule="auto"/>
              <w:ind w:left="0" w:right="48" w:firstLine="0"/>
              <w:jc w:val="center"/>
            </w:pPr>
            <w:r>
              <w:rPr>
                <w:sz w:val="16"/>
                <w:szCs w:val="16"/>
              </w:rPr>
              <w:t>332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B" w14:textId="77777777" w:rsidR="004447DC" w:rsidRDefault="00000000">
            <w:pPr>
              <w:spacing w:after="0" w:line="259" w:lineRule="auto"/>
              <w:ind w:left="0" w:right="48" w:firstLine="0"/>
              <w:jc w:val="center"/>
            </w:pPr>
            <w:r>
              <w:rPr>
                <w:sz w:val="16"/>
                <w:szCs w:val="16"/>
              </w:rPr>
              <w:t>0.57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C" w14:textId="77777777" w:rsidR="004447DC" w:rsidRDefault="00000000">
            <w:pPr>
              <w:spacing w:after="0" w:line="259" w:lineRule="auto"/>
              <w:ind w:left="0" w:right="48"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D" w14:textId="77777777" w:rsidR="004447DC" w:rsidRDefault="00000000">
            <w:pPr>
              <w:spacing w:after="0" w:line="259" w:lineRule="auto"/>
              <w:ind w:left="0" w:right="48"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5FE" w14:textId="77777777" w:rsidR="004447DC" w:rsidRDefault="00000000">
            <w:pPr>
              <w:spacing w:after="0" w:line="259" w:lineRule="auto"/>
              <w:ind w:left="0" w:right="48" w:firstLine="0"/>
              <w:jc w:val="center"/>
            </w:pPr>
            <w:r>
              <w:rPr>
                <w:sz w:val="16"/>
                <w:szCs w:val="16"/>
              </w:rPr>
              <w:t>0.26</w:t>
            </w:r>
          </w:p>
        </w:tc>
      </w:tr>
      <w:tr w:rsidR="004447DC" w14:paraId="2D137608"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1" w:type="dxa"/>
              <w:bottom w:w="80" w:type="dxa"/>
              <w:right w:w="80" w:type="dxa"/>
            </w:tcMar>
          </w:tcPr>
          <w:p w14:paraId="2D137600" w14:textId="77777777" w:rsidR="004447DC" w:rsidRDefault="00000000">
            <w:pPr>
              <w:spacing w:after="0" w:line="259" w:lineRule="auto"/>
              <w:ind w:left="11" w:right="0" w:firstLine="0"/>
              <w:jc w:val="left"/>
            </w:pPr>
            <w:r>
              <w:rPr>
                <w:sz w:val="16"/>
                <w:szCs w:val="16"/>
              </w:rPr>
              <w:lastRenderedPageBreak/>
              <w:t>JOR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01" w14:textId="77777777" w:rsidR="004447DC" w:rsidRDefault="00000000">
            <w:pPr>
              <w:spacing w:after="0" w:line="259" w:lineRule="auto"/>
              <w:ind w:left="0" w:right="0" w:firstLine="0"/>
              <w:jc w:val="left"/>
            </w:pPr>
            <w:r>
              <w:rPr>
                <w:sz w:val="16"/>
                <w:szCs w:val="16"/>
              </w:rPr>
              <w:t>Jordan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02" w14:textId="77777777" w:rsidR="004447DC"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03" w14:textId="77777777" w:rsidR="004447DC" w:rsidRDefault="00000000">
            <w:pPr>
              <w:spacing w:after="0" w:line="259" w:lineRule="auto"/>
              <w:ind w:left="0" w:right="48" w:firstLine="0"/>
              <w:jc w:val="center"/>
            </w:pPr>
            <w:r>
              <w:rPr>
                <w:sz w:val="16"/>
                <w:szCs w:val="16"/>
              </w:rPr>
              <w:t>4045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04" w14:textId="77777777" w:rsidR="004447DC" w:rsidRDefault="00000000">
            <w:pPr>
              <w:spacing w:after="0" w:line="259" w:lineRule="auto"/>
              <w:ind w:left="0" w:right="48" w:firstLine="0"/>
              <w:jc w:val="center"/>
            </w:pPr>
            <w:r>
              <w:rPr>
                <w:sz w:val="16"/>
                <w:szCs w:val="16"/>
              </w:rPr>
              <w:t>0.69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05" w14:textId="77777777" w:rsidR="004447DC" w:rsidRDefault="00000000">
            <w:pPr>
              <w:spacing w:after="0" w:line="259" w:lineRule="auto"/>
              <w:ind w:left="0" w:right="48" w:firstLine="0"/>
              <w:jc w:val="center"/>
            </w:pPr>
            <w:r>
              <w:rPr>
                <w:sz w:val="16"/>
                <w:szCs w:val="16"/>
              </w:rPr>
              <w:t>0.75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06" w14:textId="77777777" w:rsidR="004447DC" w:rsidRDefault="00000000">
            <w:pPr>
              <w:spacing w:after="0" w:line="259" w:lineRule="auto"/>
              <w:ind w:left="0" w:right="48" w:firstLine="0"/>
              <w:jc w:val="center"/>
            </w:pPr>
            <w:r>
              <w:rPr>
                <w:sz w:val="16"/>
                <w:szCs w:val="16"/>
              </w:rPr>
              <w:t>0.70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07" w14:textId="77777777" w:rsidR="004447DC" w:rsidRDefault="00000000">
            <w:pPr>
              <w:spacing w:after="0" w:line="259" w:lineRule="auto"/>
              <w:ind w:left="0" w:right="48" w:firstLine="0"/>
              <w:jc w:val="center"/>
            </w:pPr>
            <w:r>
              <w:rPr>
                <w:sz w:val="16"/>
                <w:szCs w:val="16"/>
              </w:rPr>
              <w:t>0.25</w:t>
            </w:r>
          </w:p>
        </w:tc>
      </w:tr>
      <w:tr w:rsidR="004447DC" w14:paraId="2D137611"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8" w:type="dxa"/>
              <w:bottom w:w="80" w:type="dxa"/>
              <w:right w:w="80" w:type="dxa"/>
            </w:tcMar>
          </w:tcPr>
          <w:p w14:paraId="2D137609" w14:textId="77777777" w:rsidR="004447DC" w:rsidRDefault="00000000">
            <w:pPr>
              <w:spacing w:after="0" w:line="259" w:lineRule="auto"/>
              <w:ind w:left="18" w:right="0" w:firstLine="0"/>
              <w:jc w:val="left"/>
            </w:pPr>
            <w:r>
              <w:rPr>
                <w:sz w:val="16"/>
                <w:szCs w:val="16"/>
              </w:rPr>
              <w:t>JPN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0A" w14:textId="77777777" w:rsidR="004447DC" w:rsidRDefault="00000000">
            <w:pPr>
              <w:spacing w:after="0" w:line="259" w:lineRule="auto"/>
              <w:ind w:left="0" w:right="0" w:firstLine="0"/>
              <w:jc w:val="left"/>
            </w:pPr>
            <w:r>
              <w:rPr>
                <w:sz w:val="16"/>
                <w:szCs w:val="16"/>
              </w:rPr>
              <w:t>Japan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0B"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0C" w14:textId="77777777" w:rsidR="004447DC" w:rsidRDefault="00000000">
            <w:pPr>
              <w:spacing w:after="0" w:line="259" w:lineRule="auto"/>
              <w:ind w:left="0" w:right="48" w:firstLine="0"/>
              <w:jc w:val="center"/>
            </w:pPr>
            <w:r>
              <w:rPr>
                <w:sz w:val="16"/>
                <w:szCs w:val="16"/>
              </w:rPr>
              <w:t>380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0D" w14:textId="77777777" w:rsidR="004447DC" w:rsidRDefault="00000000">
            <w:pPr>
              <w:spacing w:after="0" w:line="259" w:lineRule="auto"/>
              <w:ind w:left="0" w:right="48"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0E" w14:textId="77777777" w:rsidR="004447DC" w:rsidRDefault="00000000">
            <w:pPr>
              <w:spacing w:after="0" w:line="259" w:lineRule="auto"/>
              <w:ind w:left="0" w:right="48" w:firstLine="0"/>
              <w:jc w:val="center"/>
            </w:pPr>
            <w:r>
              <w:rPr>
                <w:sz w:val="16"/>
                <w:szCs w:val="16"/>
              </w:rPr>
              <w:t>0.71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0F" w14:textId="77777777" w:rsidR="004447DC" w:rsidRDefault="00000000">
            <w:pPr>
              <w:spacing w:after="0" w:line="259" w:lineRule="auto"/>
              <w:ind w:left="0" w:right="48"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10" w14:textId="77777777" w:rsidR="004447DC" w:rsidRDefault="00000000">
            <w:pPr>
              <w:spacing w:after="0" w:line="259" w:lineRule="auto"/>
              <w:ind w:left="0" w:right="48" w:firstLine="0"/>
              <w:jc w:val="center"/>
            </w:pPr>
            <w:r>
              <w:rPr>
                <w:sz w:val="16"/>
                <w:szCs w:val="16"/>
              </w:rPr>
              <w:t>0.25</w:t>
            </w:r>
          </w:p>
        </w:tc>
      </w:tr>
      <w:tr w:rsidR="004447DC" w14:paraId="2D13761A"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2" w:type="dxa"/>
              <w:bottom w:w="80" w:type="dxa"/>
              <w:right w:w="80" w:type="dxa"/>
            </w:tcMar>
          </w:tcPr>
          <w:p w14:paraId="2D137612" w14:textId="77777777" w:rsidR="004447DC" w:rsidRDefault="00000000">
            <w:pPr>
              <w:spacing w:after="0" w:line="259" w:lineRule="auto"/>
              <w:ind w:left="2" w:right="0" w:firstLine="0"/>
              <w:jc w:val="left"/>
            </w:pPr>
            <w:r>
              <w:rPr>
                <w:sz w:val="16"/>
                <w:szCs w:val="16"/>
              </w:rPr>
              <w:t>KAZ</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13" w14:textId="77777777" w:rsidR="004447DC" w:rsidRDefault="00000000">
            <w:pPr>
              <w:spacing w:after="0" w:line="259" w:lineRule="auto"/>
              <w:ind w:left="0" w:right="0" w:firstLine="0"/>
              <w:jc w:val="left"/>
            </w:pPr>
            <w:r>
              <w:rPr>
                <w:sz w:val="16"/>
                <w:szCs w:val="16"/>
              </w:rPr>
              <w:t>Kazakhstan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14"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15" w14:textId="77777777" w:rsidR="004447DC" w:rsidRDefault="00000000">
            <w:pPr>
              <w:spacing w:after="0" w:line="259" w:lineRule="auto"/>
              <w:ind w:left="0" w:right="48" w:firstLine="0"/>
              <w:jc w:val="center"/>
            </w:pPr>
            <w:r>
              <w:rPr>
                <w:sz w:val="16"/>
                <w:szCs w:val="16"/>
              </w:rPr>
              <w:t>445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16" w14:textId="77777777" w:rsidR="004447DC" w:rsidRDefault="00000000">
            <w:pPr>
              <w:spacing w:after="0" w:line="259" w:lineRule="auto"/>
              <w:ind w:left="0" w:right="48" w:firstLine="0"/>
              <w:jc w:val="center"/>
            </w:pPr>
            <w:r>
              <w:rPr>
                <w:sz w:val="16"/>
                <w:szCs w:val="16"/>
              </w:rPr>
              <w:t>0.42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17" w14:textId="77777777" w:rsidR="004447DC" w:rsidRDefault="00000000">
            <w:pPr>
              <w:spacing w:after="0" w:line="259" w:lineRule="auto"/>
              <w:ind w:left="0" w:right="48"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18" w14:textId="77777777" w:rsidR="004447DC" w:rsidRDefault="00000000">
            <w:pPr>
              <w:spacing w:after="0" w:line="259" w:lineRule="auto"/>
              <w:ind w:left="0" w:right="48"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19" w14:textId="77777777" w:rsidR="004447DC" w:rsidRDefault="00000000">
            <w:pPr>
              <w:spacing w:after="0" w:line="259" w:lineRule="auto"/>
              <w:ind w:left="0" w:right="48" w:firstLine="0"/>
              <w:jc w:val="center"/>
            </w:pPr>
            <w:r>
              <w:rPr>
                <w:sz w:val="16"/>
                <w:szCs w:val="16"/>
              </w:rPr>
              <w:t>0.32</w:t>
            </w:r>
          </w:p>
        </w:tc>
      </w:tr>
      <w:tr w:rsidR="004447DC" w14:paraId="2D137623"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1B" w14:textId="77777777" w:rsidR="004447DC" w:rsidRDefault="00000000">
            <w:pPr>
              <w:spacing w:after="0" w:line="259" w:lineRule="auto"/>
              <w:ind w:left="0" w:right="0" w:firstLine="0"/>
            </w:pPr>
            <w:r>
              <w:rPr>
                <w:sz w:val="16"/>
                <w:szCs w:val="16"/>
              </w:rPr>
              <w:t>KEN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1C" w14:textId="77777777" w:rsidR="004447DC" w:rsidRDefault="00000000">
            <w:pPr>
              <w:spacing w:after="0" w:line="259" w:lineRule="auto"/>
              <w:ind w:left="0" w:right="0" w:firstLine="0"/>
              <w:jc w:val="left"/>
            </w:pPr>
            <w:r>
              <w:rPr>
                <w:sz w:val="16"/>
                <w:szCs w:val="16"/>
              </w:rPr>
              <w:t>Kenya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1D"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1E" w14:textId="77777777" w:rsidR="004447DC" w:rsidRDefault="00000000">
            <w:pPr>
              <w:spacing w:after="0" w:line="259" w:lineRule="auto"/>
              <w:ind w:left="0" w:right="48" w:firstLine="0"/>
              <w:jc w:val="center"/>
            </w:pPr>
            <w:r>
              <w:rPr>
                <w:sz w:val="16"/>
                <w:szCs w:val="16"/>
              </w:rPr>
              <w:t>1654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1F" w14:textId="77777777" w:rsidR="004447DC" w:rsidRDefault="00000000">
            <w:pPr>
              <w:spacing w:after="0" w:line="259" w:lineRule="auto"/>
              <w:ind w:left="0" w:right="48" w:firstLine="0"/>
              <w:jc w:val="center"/>
            </w:pPr>
            <w:r>
              <w:rPr>
                <w:sz w:val="16"/>
                <w:szCs w:val="16"/>
              </w:rPr>
              <w:t>0.42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20" w14:textId="77777777" w:rsidR="004447DC" w:rsidRDefault="00000000">
            <w:pPr>
              <w:spacing w:after="0" w:line="259" w:lineRule="auto"/>
              <w:ind w:left="0" w:right="48"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21" w14:textId="77777777" w:rsidR="004447DC" w:rsidRDefault="00000000">
            <w:pPr>
              <w:spacing w:after="0" w:line="259" w:lineRule="auto"/>
              <w:ind w:left="0" w:right="48"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22" w14:textId="77777777" w:rsidR="004447DC" w:rsidRDefault="00000000">
            <w:pPr>
              <w:spacing w:after="0" w:line="259" w:lineRule="auto"/>
              <w:ind w:left="0" w:right="48" w:firstLine="0"/>
              <w:jc w:val="center"/>
            </w:pPr>
            <w:r>
              <w:rPr>
                <w:sz w:val="16"/>
                <w:szCs w:val="16"/>
              </w:rPr>
              <w:t>0.48</w:t>
            </w:r>
          </w:p>
        </w:tc>
      </w:tr>
      <w:tr w:rsidR="004447DC" w14:paraId="2D13762C"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624" w14:textId="77777777" w:rsidR="004447DC" w:rsidRDefault="00000000">
            <w:pPr>
              <w:spacing w:after="0" w:line="259" w:lineRule="auto"/>
              <w:ind w:left="1" w:right="0" w:firstLine="0"/>
              <w:jc w:val="left"/>
            </w:pPr>
            <w:r>
              <w:rPr>
                <w:sz w:val="16"/>
                <w:szCs w:val="16"/>
              </w:rPr>
              <w:t>KGZ</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25" w14:textId="77777777" w:rsidR="004447DC" w:rsidRDefault="00000000">
            <w:pPr>
              <w:spacing w:after="0" w:line="259" w:lineRule="auto"/>
              <w:ind w:left="0" w:right="0" w:firstLine="0"/>
              <w:jc w:val="left"/>
            </w:pPr>
            <w:r>
              <w:rPr>
                <w:sz w:val="16"/>
                <w:szCs w:val="16"/>
              </w:rPr>
              <w:t>Kyrgyzstan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26"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27" w14:textId="77777777" w:rsidR="004447DC" w:rsidRDefault="00000000">
            <w:pPr>
              <w:spacing w:after="0" w:line="259" w:lineRule="auto"/>
              <w:ind w:left="0" w:right="48" w:firstLine="0"/>
              <w:jc w:val="center"/>
            </w:pPr>
            <w:r>
              <w:rPr>
                <w:sz w:val="16"/>
                <w:szCs w:val="16"/>
              </w:rPr>
              <w:t>561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28" w14:textId="77777777" w:rsidR="004447DC" w:rsidRDefault="00000000">
            <w:pPr>
              <w:spacing w:after="0" w:line="259" w:lineRule="auto"/>
              <w:ind w:left="0" w:right="48" w:firstLine="0"/>
              <w:jc w:val="center"/>
            </w:pPr>
            <w:r>
              <w:rPr>
                <w:sz w:val="16"/>
                <w:szCs w:val="16"/>
              </w:rPr>
              <w:t>0.40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29" w14:textId="77777777" w:rsidR="004447DC" w:rsidRDefault="00000000">
            <w:pPr>
              <w:spacing w:after="0" w:line="259" w:lineRule="auto"/>
              <w:ind w:left="0" w:right="48"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2A" w14:textId="77777777" w:rsidR="004447DC" w:rsidRDefault="00000000">
            <w:pPr>
              <w:spacing w:after="0" w:line="259" w:lineRule="auto"/>
              <w:ind w:left="0" w:right="48"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2B" w14:textId="77777777" w:rsidR="004447DC" w:rsidRDefault="00000000">
            <w:pPr>
              <w:spacing w:after="0" w:line="259" w:lineRule="auto"/>
              <w:ind w:left="0" w:right="48" w:firstLine="0"/>
              <w:jc w:val="center"/>
            </w:pPr>
            <w:r>
              <w:rPr>
                <w:sz w:val="16"/>
                <w:szCs w:val="16"/>
              </w:rPr>
              <w:t>0.32</w:t>
            </w:r>
          </w:p>
        </w:tc>
      </w:tr>
      <w:tr w:rsidR="004447DC" w14:paraId="2D137635"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2D" w14:textId="77777777" w:rsidR="004447DC" w:rsidRDefault="00000000">
            <w:pPr>
              <w:spacing w:after="0" w:line="259" w:lineRule="auto"/>
              <w:ind w:left="0" w:right="0" w:firstLine="0"/>
            </w:pPr>
            <w:r>
              <w:rPr>
                <w:sz w:val="16"/>
                <w:szCs w:val="16"/>
              </w:rPr>
              <w:t>KHM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2E" w14:textId="77777777" w:rsidR="004447DC" w:rsidRDefault="00000000">
            <w:pPr>
              <w:spacing w:after="0" w:line="259" w:lineRule="auto"/>
              <w:ind w:left="0" w:right="0" w:firstLine="0"/>
              <w:jc w:val="left"/>
            </w:pPr>
            <w:r>
              <w:rPr>
                <w:sz w:val="16"/>
                <w:szCs w:val="16"/>
              </w:rPr>
              <w:t>Cambodia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2F"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0" w14:textId="77777777" w:rsidR="004447DC" w:rsidRDefault="00000000">
            <w:pPr>
              <w:spacing w:after="0" w:line="259" w:lineRule="auto"/>
              <w:ind w:left="0" w:right="48" w:firstLine="0"/>
              <w:jc w:val="center"/>
            </w:pPr>
            <w:r>
              <w:rPr>
                <w:sz w:val="16"/>
                <w:szCs w:val="16"/>
              </w:rPr>
              <w:t>872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1" w14:textId="77777777" w:rsidR="004447DC" w:rsidRDefault="00000000">
            <w:pPr>
              <w:spacing w:after="0" w:line="259" w:lineRule="auto"/>
              <w:ind w:left="0" w:right="48" w:firstLine="0"/>
              <w:jc w:val="center"/>
            </w:pPr>
            <w:r>
              <w:rPr>
                <w:sz w:val="16"/>
                <w:szCs w:val="16"/>
              </w:rPr>
              <w:t>0.62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2" w14:textId="77777777" w:rsidR="004447DC" w:rsidRDefault="00000000">
            <w:pPr>
              <w:spacing w:after="0" w:line="259" w:lineRule="auto"/>
              <w:ind w:left="0" w:right="48"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3" w14:textId="77777777" w:rsidR="004447DC" w:rsidRDefault="00000000">
            <w:pPr>
              <w:spacing w:after="0" w:line="259" w:lineRule="auto"/>
              <w:ind w:left="0" w:right="48" w:firstLine="0"/>
              <w:jc w:val="center"/>
            </w:pPr>
            <w:r>
              <w:rPr>
                <w:sz w:val="16"/>
                <w:szCs w:val="16"/>
              </w:rPr>
              <w:t>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4" w14:textId="77777777" w:rsidR="004447DC" w:rsidRDefault="00000000">
            <w:pPr>
              <w:spacing w:after="0" w:line="259" w:lineRule="auto"/>
              <w:ind w:left="0" w:right="48" w:firstLine="0"/>
              <w:jc w:val="center"/>
            </w:pPr>
            <w:r>
              <w:rPr>
                <w:sz w:val="16"/>
                <w:szCs w:val="16"/>
              </w:rPr>
              <w:t>0.30</w:t>
            </w:r>
          </w:p>
        </w:tc>
      </w:tr>
      <w:tr w:rsidR="004447DC" w14:paraId="2D13763E"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2D137636" w14:textId="77777777" w:rsidR="004447DC" w:rsidRDefault="00000000">
            <w:pPr>
              <w:spacing w:after="0" w:line="259" w:lineRule="auto"/>
              <w:ind w:left="24" w:right="0" w:firstLine="0"/>
              <w:jc w:val="left"/>
            </w:pPr>
            <w:r>
              <w:rPr>
                <w:sz w:val="16"/>
                <w:szCs w:val="16"/>
              </w:rPr>
              <w:t>KIR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37" w14:textId="77777777" w:rsidR="004447DC" w:rsidRDefault="00000000">
            <w:pPr>
              <w:spacing w:after="0" w:line="259" w:lineRule="auto"/>
              <w:ind w:left="0" w:right="0" w:firstLine="0"/>
              <w:jc w:val="left"/>
            </w:pPr>
            <w:r>
              <w:rPr>
                <w:sz w:val="16"/>
                <w:szCs w:val="16"/>
              </w:rPr>
              <w:t>Kiribati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38"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9" w14:textId="77777777" w:rsidR="004447DC" w:rsidRDefault="00000000">
            <w:pPr>
              <w:spacing w:after="0" w:line="259" w:lineRule="auto"/>
              <w:ind w:left="0" w:right="48" w:firstLine="0"/>
              <w:jc w:val="center"/>
            </w:pPr>
            <w:r>
              <w:rPr>
                <w:sz w:val="16"/>
                <w:szCs w:val="16"/>
              </w:rPr>
              <w:t>197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A" w14:textId="77777777" w:rsidR="004447DC" w:rsidRDefault="00000000">
            <w:pPr>
              <w:spacing w:after="0" w:line="259" w:lineRule="auto"/>
              <w:ind w:left="0" w:right="48" w:firstLine="0"/>
              <w:jc w:val="center"/>
            </w:pPr>
            <w:r>
              <w:rPr>
                <w:sz w:val="16"/>
                <w:szCs w:val="16"/>
              </w:rPr>
              <w:t>0.62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B" w14:textId="77777777" w:rsidR="004447DC" w:rsidRDefault="00000000">
            <w:pPr>
              <w:spacing w:after="0" w:line="259" w:lineRule="auto"/>
              <w:ind w:left="0" w:right="48" w:firstLine="0"/>
              <w:jc w:val="center"/>
            </w:pPr>
            <w:r>
              <w:rPr>
                <w:sz w:val="16"/>
                <w:szCs w:val="16"/>
              </w:rPr>
              <w:t>0.74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C" w14:textId="77777777" w:rsidR="004447DC" w:rsidRDefault="00000000">
            <w:pPr>
              <w:spacing w:after="0" w:line="259" w:lineRule="auto"/>
              <w:ind w:left="0" w:right="48" w:firstLine="0"/>
              <w:jc w:val="center"/>
            </w:pPr>
            <w:r>
              <w:rPr>
                <w:sz w:val="16"/>
                <w:szCs w:val="16"/>
              </w:rPr>
              <w:t>0.58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3D" w14:textId="77777777" w:rsidR="004447DC" w:rsidRDefault="00000000">
            <w:pPr>
              <w:spacing w:after="0" w:line="259" w:lineRule="auto"/>
              <w:ind w:left="0" w:right="48" w:firstLine="0"/>
              <w:jc w:val="center"/>
            </w:pPr>
            <w:r>
              <w:rPr>
                <w:sz w:val="16"/>
                <w:szCs w:val="16"/>
              </w:rPr>
              <w:t>0.45</w:t>
            </w:r>
          </w:p>
        </w:tc>
      </w:tr>
      <w:tr w:rsidR="004447DC" w14:paraId="2D137647"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3F" w14:textId="77777777" w:rsidR="004447DC" w:rsidRDefault="00000000">
            <w:pPr>
              <w:spacing w:after="0" w:line="259" w:lineRule="auto"/>
              <w:ind w:left="0" w:right="0" w:firstLine="0"/>
            </w:pPr>
            <w:r>
              <w:rPr>
                <w:sz w:val="16"/>
                <w:szCs w:val="16"/>
              </w:rPr>
              <w:t>KOR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40" w14:textId="77777777" w:rsidR="004447DC" w:rsidRDefault="00000000">
            <w:pPr>
              <w:spacing w:after="0" w:line="259" w:lineRule="auto"/>
              <w:ind w:left="0" w:right="0" w:firstLine="0"/>
              <w:jc w:val="left"/>
            </w:pPr>
            <w:r>
              <w:rPr>
                <w:sz w:val="16"/>
                <w:szCs w:val="16"/>
              </w:rPr>
              <w:t>South Korea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41"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2" w14:textId="77777777" w:rsidR="004447DC" w:rsidRDefault="00000000">
            <w:pPr>
              <w:spacing w:after="0" w:line="259" w:lineRule="auto"/>
              <w:ind w:left="0" w:right="48" w:firstLine="0"/>
              <w:jc w:val="center"/>
            </w:pPr>
            <w:r>
              <w:rPr>
                <w:sz w:val="16"/>
                <w:szCs w:val="16"/>
              </w:rPr>
              <w:t>2042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3" w14:textId="77777777" w:rsidR="004447DC" w:rsidRDefault="00000000">
            <w:pPr>
              <w:spacing w:after="0" w:line="259" w:lineRule="auto"/>
              <w:ind w:left="0" w:right="48" w:firstLine="0"/>
              <w:jc w:val="center"/>
            </w:pPr>
            <w:r>
              <w:rPr>
                <w:sz w:val="16"/>
                <w:szCs w:val="16"/>
              </w:rPr>
              <w:t>0.89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4" w14:textId="77777777" w:rsidR="004447DC" w:rsidRDefault="00000000">
            <w:pPr>
              <w:spacing w:after="0" w:line="259" w:lineRule="auto"/>
              <w:ind w:left="0" w:right="48" w:firstLine="0"/>
              <w:jc w:val="center"/>
            </w:pPr>
            <w:r>
              <w:rPr>
                <w:sz w:val="16"/>
                <w:szCs w:val="16"/>
              </w:rPr>
              <w:t>0.81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5" w14:textId="77777777" w:rsidR="004447DC" w:rsidRDefault="00000000">
            <w:pPr>
              <w:spacing w:after="0" w:line="259" w:lineRule="auto"/>
              <w:ind w:left="0" w:right="48" w:firstLine="0"/>
              <w:jc w:val="center"/>
            </w:pPr>
            <w:r>
              <w:rPr>
                <w:sz w:val="16"/>
                <w:szCs w:val="16"/>
              </w:rPr>
              <w:t>0.90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6" w14:textId="77777777" w:rsidR="004447DC" w:rsidRDefault="00000000">
            <w:pPr>
              <w:spacing w:after="0" w:line="259" w:lineRule="auto"/>
              <w:ind w:left="0" w:right="48" w:firstLine="0"/>
              <w:jc w:val="center"/>
            </w:pPr>
            <w:r>
              <w:rPr>
                <w:sz w:val="16"/>
                <w:szCs w:val="16"/>
              </w:rPr>
              <w:t>0.00</w:t>
            </w:r>
          </w:p>
        </w:tc>
      </w:tr>
      <w:tr w:rsidR="004447DC" w14:paraId="2D137650"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3" w:type="dxa"/>
              <w:bottom w:w="80" w:type="dxa"/>
              <w:right w:w="80" w:type="dxa"/>
            </w:tcMar>
          </w:tcPr>
          <w:p w14:paraId="2D137648" w14:textId="77777777" w:rsidR="004447DC" w:rsidRDefault="00000000">
            <w:pPr>
              <w:spacing w:after="0" w:line="259" w:lineRule="auto"/>
              <w:ind w:left="3" w:right="0" w:firstLine="0"/>
              <w:jc w:val="left"/>
            </w:pPr>
            <w:r>
              <w:rPr>
                <w:sz w:val="16"/>
                <w:szCs w:val="16"/>
              </w:rPr>
              <w:t>LAO</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49" w14:textId="77777777" w:rsidR="004447DC" w:rsidRDefault="00000000">
            <w:pPr>
              <w:spacing w:after="0" w:line="259" w:lineRule="auto"/>
              <w:ind w:left="0" w:right="0" w:firstLine="0"/>
              <w:jc w:val="left"/>
            </w:pPr>
            <w:r>
              <w:rPr>
                <w:sz w:val="16"/>
                <w:szCs w:val="16"/>
              </w:rPr>
              <w:t>Laos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4A"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B" w14:textId="77777777" w:rsidR="004447DC" w:rsidRDefault="00000000">
            <w:pPr>
              <w:spacing w:after="0" w:line="259" w:lineRule="auto"/>
              <w:ind w:left="0" w:right="48" w:firstLine="0"/>
              <w:jc w:val="center"/>
            </w:pPr>
            <w:r>
              <w:rPr>
                <w:sz w:val="16"/>
                <w:szCs w:val="16"/>
              </w:rPr>
              <w:t>475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C" w14:textId="77777777" w:rsidR="004447DC" w:rsidRDefault="00000000">
            <w:pPr>
              <w:spacing w:after="0" w:line="259" w:lineRule="auto"/>
              <w:ind w:left="0" w:right="48" w:firstLine="0"/>
              <w:jc w:val="center"/>
            </w:pPr>
            <w:r>
              <w:rPr>
                <w:sz w:val="16"/>
                <w:szCs w:val="16"/>
              </w:rPr>
              <w:t>0.49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D" w14:textId="77777777" w:rsidR="004447DC" w:rsidRDefault="00000000">
            <w:pPr>
              <w:spacing w:after="0" w:line="259" w:lineRule="auto"/>
              <w:ind w:left="0" w:right="48"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E" w14:textId="77777777" w:rsidR="004447DC" w:rsidRDefault="00000000">
            <w:pPr>
              <w:spacing w:after="0" w:line="259" w:lineRule="auto"/>
              <w:ind w:left="0" w:right="48" w:firstLine="0"/>
              <w:jc w:val="center"/>
            </w:pPr>
            <w:r>
              <w:rPr>
                <w:sz w:val="16"/>
                <w:szCs w:val="16"/>
              </w:rPr>
              <w:t>0.48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4F" w14:textId="77777777" w:rsidR="004447DC" w:rsidRDefault="00000000">
            <w:pPr>
              <w:spacing w:after="0" w:line="259" w:lineRule="auto"/>
              <w:ind w:left="0" w:right="48" w:firstLine="0"/>
              <w:jc w:val="center"/>
            </w:pPr>
            <w:r>
              <w:rPr>
                <w:sz w:val="16"/>
                <w:szCs w:val="16"/>
              </w:rPr>
              <w:t>0.54</w:t>
            </w:r>
          </w:p>
        </w:tc>
      </w:tr>
      <w:tr w:rsidR="004447DC" w14:paraId="2D137659"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7" w:type="dxa"/>
              <w:bottom w:w="80" w:type="dxa"/>
              <w:right w:w="80" w:type="dxa"/>
            </w:tcMar>
          </w:tcPr>
          <w:p w14:paraId="2D137651" w14:textId="77777777" w:rsidR="004447DC" w:rsidRDefault="00000000">
            <w:pPr>
              <w:spacing w:after="0" w:line="259" w:lineRule="auto"/>
              <w:ind w:left="7" w:right="0" w:firstLine="0"/>
              <w:jc w:val="left"/>
            </w:pPr>
            <w:r>
              <w:rPr>
                <w:sz w:val="16"/>
                <w:szCs w:val="16"/>
              </w:rPr>
              <w:t>LBN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52" w14:textId="77777777" w:rsidR="004447DC" w:rsidRDefault="00000000">
            <w:pPr>
              <w:spacing w:after="0" w:line="259" w:lineRule="auto"/>
              <w:ind w:left="0" w:right="0" w:firstLine="0"/>
              <w:jc w:val="left"/>
            </w:pPr>
            <w:r>
              <w:rPr>
                <w:sz w:val="16"/>
                <w:szCs w:val="16"/>
              </w:rPr>
              <w:t>Lebanon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53" w14:textId="77777777" w:rsidR="004447DC"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54" w14:textId="77777777" w:rsidR="004447DC" w:rsidRDefault="00000000">
            <w:pPr>
              <w:spacing w:after="0" w:line="259" w:lineRule="auto"/>
              <w:ind w:left="0" w:right="48" w:firstLine="0"/>
              <w:jc w:val="center"/>
            </w:pPr>
            <w:r>
              <w:rPr>
                <w:sz w:val="16"/>
                <w:szCs w:val="16"/>
              </w:rPr>
              <w:t>671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55" w14:textId="77777777" w:rsidR="004447DC" w:rsidRDefault="00000000">
            <w:pPr>
              <w:spacing w:after="0" w:line="259" w:lineRule="auto"/>
              <w:ind w:left="0" w:right="48" w:firstLine="0"/>
              <w:jc w:val="center"/>
            </w:pPr>
            <w:r>
              <w:rPr>
                <w:sz w:val="16"/>
                <w:szCs w:val="16"/>
              </w:rPr>
              <w:t>0.74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56" w14:textId="77777777" w:rsidR="004447DC" w:rsidRDefault="00000000">
            <w:pPr>
              <w:spacing w:after="0" w:line="259" w:lineRule="auto"/>
              <w:ind w:left="0" w:right="48"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57" w14:textId="77777777" w:rsidR="004447DC" w:rsidRDefault="00000000">
            <w:pPr>
              <w:spacing w:after="0" w:line="259" w:lineRule="auto"/>
              <w:ind w:left="0" w:right="48" w:firstLine="0"/>
              <w:jc w:val="center"/>
            </w:pPr>
            <w:r>
              <w:rPr>
                <w:sz w:val="16"/>
                <w:szCs w:val="16"/>
              </w:rPr>
              <w:t>0.78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58" w14:textId="77777777" w:rsidR="004447DC" w:rsidRDefault="00000000">
            <w:pPr>
              <w:spacing w:after="0" w:line="259" w:lineRule="auto"/>
              <w:ind w:left="0" w:right="48" w:firstLine="0"/>
              <w:jc w:val="center"/>
            </w:pPr>
            <w:r>
              <w:rPr>
                <w:sz w:val="16"/>
                <w:szCs w:val="16"/>
              </w:rPr>
              <w:t>0.19</w:t>
            </w:r>
          </w:p>
        </w:tc>
      </w:tr>
      <w:tr w:rsidR="004447DC" w14:paraId="2D137662"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8" w:type="dxa"/>
              <w:bottom w:w="80" w:type="dxa"/>
              <w:right w:w="80" w:type="dxa"/>
            </w:tcMar>
          </w:tcPr>
          <w:p w14:paraId="2D13765A" w14:textId="77777777" w:rsidR="004447DC" w:rsidRDefault="00000000">
            <w:pPr>
              <w:spacing w:after="0" w:line="259" w:lineRule="auto"/>
              <w:ind w:left="8" w:right="0" w:firstLine="0"/>
              <w:jc w:val="left"/>
            </w:pPr>
            <w:r>
              <w:rPr>
                <w:sz w:val="16"/>
                <w:szCs w:val="16"/>
              </w:rPr>
              <w:t>LBR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5B" w14:textId="77777777" w:rsidR="004447DC" w:rsidRDefault="00000000">
            <w:pPr>
              <w:spacing w:after="0" w:line="259" w:lineRule="auto"/>
              <w:ind w:left="0" w:right="0" w:firstLine="0"/>
              <w:jc w:val="left"/>
            </w:pPr>
            <w:r>
              <w:rPr>
                <w:sz w:val="16"/>
                <w:szCs w:val="16"/>
              </w:rPr>
              <w:t>Liberia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5C"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5D" w14:textId="77777777" w:rsidR="004447DC" w:rsidRDefault="00000000">
            <w:pPr>
              <w:spacing w:after="0" w:line="259" w:lineRule="auto"/>
              <w:ind w:left="0" w:right="48" w:firstLine="0"/>
              <w:jc w:val="center"/>
            </w:pPr>
            <w:r>
              <w:rPr>
                <w:sz w:val="16"/>
                <w:szCs w:val="16"/>
              </w:rPr>
              <w:t>2169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5E" w14:textId="77777777" w:rsidR="004447DC" w:rsidRDefault="00000000">
            <w:pPr>
              <w:spacing w:after="0" w:line="259" w:lineRule="auto"/>
              <w:ind w:left="0" w:right="48" w:firstLine="0"/>
              <w:jc w:val="center"/>
            </w:pPr>
            <w:r>
              <w:rPr>
                <w:sz w:val="16"/>
                <w:szCs w:val="16"/>
              </w:rPr>
              <w:t>0.29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5F" w14:textId="77777777" w:rsidR="004447DC" w:rsidRDefault="00000000">
            <w:pPr>
              <w:spacing w:after="0" w:line="259" w:lineRule="auto"/>
              <w:ind w:left="0" w:right="48"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60" w14:textId="77777777" w:rsidR="004447DC" w:rsidRDefault="00000000">
            <w:pPr>
              <w:spacing w:after="0" w:line="259" w:lineRule="auto"/>
              <w:ind w:left="0" w:right="48" w:firstLine="0"/>
              <w:jc w:val="center"/>
            </w:pPr>
            <w:r>
              <w:rPr>
                <w:sz w:val="16"/>
                <w:szCs w:val="16"/>
              </w:rPr>
              <w:t>0.28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61" w14:textId="77777777" w:rsidR="004447DC" w:rsidRDefault="00000000">
            <w:pPr>
              <w:spacing w:after="0" w:line="259" w:lineRule="auto"/>
              <w:ind w:left="0" w:right="48" w:firstLine="0"/>
              <w:jc w:val="center"/>
            </w:pPr>
            <w:r>
              <w:rPr>
                <w:sz w:val="16"/>
                <w:szCs w:val="16"/>
              </w:rPr>
              <w:t>0.78</w:t>
            </w:r>
          </w:p>
        </w:tc>
      </w:tr>
      <w:tr w:rsidR="004447DC" w14:paraId="2D13766B"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663" w14:textId="77777777" w:rsidR="004447DC" w:rsidRDefault="00000000">
            <w:pPr>
              <w:spacing w:after="0" w:line="259" w:lineRule="auto"/>
              <w:ind w:left="1" w:right="0" w:firstLine="0"/>
              <w:jc w:val="left"/>
            </w:pPr>
            <w:r>
              <w:rPr>
                <w:sz w:val="16"/>
                <w:szCs w:val="16"/>
              </w:rPr>
              <w:t>LKA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64" w14:textId="77777777" w:rsidR="004447DC" w:rsidRDefault="00000000">
            <w:pPr>
              <w:spacing w:after="0" w:line="259" w:lineRule="auto"/>
              <w:ind w:left="0" w:right="0" w:firstLine="0"/>
              <w:jc w:val="left"/>
            </w:pPr>
            <w:r>
              <w:rPr>
                <w:sz w:val="16"/>
                <w:szCs w:val="16"/>
              </w:rPr>
              <w:t>Sri Lanka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65" w14:textId="77777777" w:rsidR="004447DC"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66" w14:textId="77777777" w:rsidR="004447DC" w:rsidRDefault="00000000">
            <w:pPr>
              <w:spacing w:after="0" w:line="259" w:lineRule="auto"/>
              <w:ind w:left="0" w:right="48" w:firstLine="0"/>
              <w:jc w:val="center"/>
            </w:pPr>
            <w:r>
              <w:rPr>
                <w:sz w:val="16"/>
                <w:szCs w:val="16"/>
              </w:rPr>
              <w:t>570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67" w14:textId="77777777" w:rsidR="004447DC" w:rsidRDefault="00000000">
            <w:pPr>
              <w:spacing w:after="0" w:line="259" w:lineRule="auto"/>
              <w:ind w:left="0" w:right="48"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68" w14:textId="77777777" w:rsidR="004447DC" w:rsidRDefault="00000000">
            <w:pPr>
              <w:spacing w:after="0" w:line="259" w:lineRule="auto"/>
              <w:ind w:left="0" w:right="48"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69" w14:textId="77777777" w:rsidR="004447DC" w:rsidRDefault="00000000">
            <w:pPr>
              <w:spacing w:after="0" w:line="259" w:lineRule="auto"/>
              <w:ind w:left="0" w:right="48"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28" w:type="dxa"/>
            </w:tcMar>
          </w:tcPr>
          <w:p w14:paraId="2D13766A" w14:textId="77777777" w:rsidR="004447DC" w:rsidRDefault="00000000">
            <w:pPr>
              <w:spacing w:after="0" w:line="259" w:lineRule="auto"/>
              <w:ind w:left="0" w:right="48" w:firstLine="0"/>
              <w:jc w:val="center"/>
            </w:pPr>
            <w:r>
              <w:rPr>
                <w:sz w:val="16"/>
                <w:szCs w:val="16"/>
              </w:rPr>
              <w:t>0.47</w:t>
            </w:r>
          </w:p>
        </w:tc>
      </w:tr>
      <w:tr w:rsidR="004447DC" w14:paraId="2D137674" w14:textId="77777777">
        <w:trPr>
          <w:trHeight w:val="210"/>
        </w:trPr>
        <w:tc>
          <w:tcPr>
            <w:tcW w:w="593" w:type="dxa"/>
            <w:tcBorders>
              <w:top w:val="single" w:sz="3" w:space="0" w:color="000000"/>
              <w:left w:val="single" w:sz="3" w:space="0" w:color="000000"/>
              <w:bottom w:val="single" w:sz="5" w:space="0" w:color="000000"/>
              <w:right w:val="single" w:sz="3" w:space="0" w:color="000000"/>
            </w:tcBorders>
            <w:shd w:val="clear" w:color="auto" w:fill="auto"/>
            <w:tcMar>
              <w:top w:w="80" w:type="dxa"/>
              <w:left w:w="97" w:type="dxa"/>
              <w:bottom w:w="80" w:type="dxa"/>
              <w:right w:w="80" w:type="dxa"/>
            </w:tcMar>
          </w:tcPr>
          <w:p w14:paraId="2D13766C" w14:textId="77777777" w:rsidR="004447DC" w:rsidRDefault="00000000">
            <w:pPr>
              <w:spacing w:after="0" w:line="259" w:lineRule="auto"/>
              <w:ind w:left="17" w:right="0" w:firstLine="0"/>
              <w:jc w:val="left"/>
            </w:pPr>
            <w:r>
              <w:rPr>
                <w:sz w:val="16"/>
                <w:szCs w:val="16"/>
              </w:rPr>
              <w:t>LSO</w:t>
            </w:r>
          </w:p>
        </w:tc>
        <w:tc>
          <w:tcPr>
            <w:tcW w:w="1878"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66D" w14:textId="77777777" w:rsidR="004447DC" w:rsidRDefault="00000000">
            <w:pPr>
              <w:spacing w:after="0" w:line="259" w:lineRule="auto"/>
              <w:ind w:left="0" w:right="0" w:firstLine="0"/>
              <w:jc w:val="left"/>
            </w:pPr>
            <w:r>
              <w:rPr>
                <w:sz w:val="16"/>
                <w:szCs w:val="16"/>
              </w:rPr>
              <w:t>Lesotho</w:t>
            </w:r>
          </w:p>
        </w:tc>
        <w:tc>
          <w:tcPr>
            <w:tcW w:w="207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66E"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28" w:type="dxa"/>
            </w:tcMar>
          </w:tcPr>
          <w:p w14:paraId="2D13766F" w14:textId="77777777" w:rsidR="004447DC" w:rsidRDefault="00000000">
            <w:pPr>
              <w:spacing w:after="0" w:line="259" w:lineRule="auto"/>
              <w:ind w:left="0" w:right="48" w:firstLine="0"/>
              <w:jc w:val="center"/>
            </w:pPr>
            <w:r>
              <w:rPr>
                <w:sz w:val="16"/>
                <w:szCs w:val="16"/>
              </w:rPr>
              <w:t>308</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28" w:type="dxa"/>
            </w:tcMar>
          </w:tcPr>
          <w:p w14:paraId="2D137670" w14:textId="77777777" w:rsidR="004447DC" w:rsidRDefault="00000000">
            <w:pPr>
              <w:spacing w:after="0" w:line="259" w:lineRule="auto"/>
              <w:ind w:left="0" w:right="48" w:firstLine="0"/>
              <w:jc w:val="center"/>
            </w:pPr>
            <w:r>
              <w:rPr>
                <w:sz w:val="16"/>
                <w:szCs w:val="16"/>
              </w:rPr>
              <w:t>0.49</w:t>
            </w:r>
          </w:p>
        </w:tc>
        <w:tc>
          <w:tcPr>
            <w:tcW w:w="1026"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28" w:type="dxa"/>
            </w:tcMar>
          </w:tcPr>
          <w:p w14:paraId="2D137671" w14:textId="77777777" w:rsidR="004447DC" w:rsidRDefault="00000000">
            <w:pPr>
              <w:spacing w:after="0" w:line="259" w:lineRule="auto"/>
              <w:ind w:left="0" w:right="48" w:firstLine="0"/>
              <w:jc w:val="center"/>
            </w:pPr>
            <w:r>
              <w:rPr>
                <w:sz w:val="16"/>
                <w:szCs w:val="16"/>
              </w:rPr>
              <w:t>0.38</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28" w:type="dxa"/>
            </w:tcMar>
          </w:tcPr>
          <w:p w14:paraId="2D137672" w14:textId="77777777" w:rsidR="004447DC" w:rsidRDefault="00000000">
            <w:pPr>
              <w:spacing w:after="0" w:line="259" w:lineRule="auto"/>
              <w:ind w:left="0" w:right="48" w:firstLine="0"/>
              <w:jc w:val="center"/>
            </w:pPr>
            <w:r>
              <w:rPr>
                <w:sz w:val="16"/>
                <w:szCs w:val="16"/>
              </w:rPr>
              <w:t>0.50</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28" w:type="dxa"/>
            </w:tcMar>
          </w:tcPr>
          <w:p w14:paraId="2D137673" w14:textId="77777777" w:rsidR="004447DC" w:rsidRDefault="00000000">
            <w:pPr>
              <w:spacing w:after="0" w:line="259" w:lineRule="auto"/>
              <w:ind w:left="0" w:right="48" w:firstLine="0"/>
              <w:jc w:val="center"/>
            </w:pPr>
            <w:r>
              <w:rPr>
                <w:sz w:val="16"/>
                <w:szCs w:val="16"/>
              </w:rPr>
              <w:t>0.51</w:t>
            </w:r>
          </w:p>
        </w:tc>
      </w:tr>
    </w:tbl>
    <w:p w14:paraId="2D137675" w14:textId="77777777" w:rsidR="004447DC" w:rsidRDefault="004447DC">
      <w:pPr>
        <w:widowControl w:val="0"/>
        <w:spacing w:after="0" w:line="240" w:lineRule="auto"/>
        <w:ind w:left="0" w:right="0" w:firstLine="0"/>
        <w:jc w:val="left"/>
      </w:pPr>
    </w:p>
    <w:p w14:paraId="2D137676" w14:textId="77777777" w:rsidR="004447DC" w:rsidRDefault="004447DC">
      <w:pPr>
        <w:spacing w:after="0" w:line="259" w:lineRule="auto"/>
        <w:ind w:left="0" w:right="10466" w:firstLine="0"/>
        <w:jc w:val="left"/>
      </w:pPr>
    </w:p>
    <w:tbl>
      <w:tblPr>
        <w:tblW w:w="90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94"/>
        <w:gridCol w:w="1879"/>
        <w:gridCol w:w="2075"/>
        <w:gridCol w:w="763"/>
        <w:gridCol w:w="894"/>
        <w:gridCol w:w="1026"/>
        <w:gridCol w:w="894"/>
        <w:gridCol w:w="894"/>
      </w:tblGrid>
      <w:tr w:rsidR="004447DC" w14:paraId="2D13767F" w14:textId="77777777">
        <w:trPr>
          <w:trHeight w:val="210"/>
        </w:trPr>
        <w:tc>
          <w:tcPr>
            <w:tcW w:w="593" w:type="dxa"/>
            <w:tcBorders>
              <w:top w:val="single" w:sz="5" w:space="0" w:color="000000"/>
              <w:left w:val="single" w:sz="3" w:space="0" w:color="000000"/>
              <w:bottom w:val="single" w:sz="3" w:space="0" w:color="000000"/>
              <w:right w:val="single" w:sz="3" w:space="0" w:color="000000"/>
            </w:tcBorders>
            <w:shd w:val="clear" w:color="auto" w:fill="auto"/>
            <w:tcMar>
              <w:top w:w="80" w:type="dxa"/>
              <w:left w:w="93" w:type="dxa"/>
              <w:bottom w:w="80" w:type="dxa"/>
              <w:right w:w="80" w:type="dxa"/>
            </w:tcMar>
          </w:tcPr>
          <w:p w14:paraId="2D137677" w14:textId="77777777" w:rsidR="004447DC" w:rsidRDefault="00000000">
            <w:pPr>
              <w:spacing w:after="0" w:line="259" w:lineRule="auto"/>
              <w:ind w:left="13" w:right="0" w:firstLine="0"/>
              <w:jc w:val="left"/>
            </w:pPr>
            <w:r>
              <w:rPr>
                <w:sz w:val="16"/>
                <w:szCs w:val="16"/>
              </w:rPr>
              <w:t>LTU</w:t>
            </w:r>
          </w:p>
        </w:tc>
        <w:tc>
          <w:tcPr>
            <w:tcW w:w="1878"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78" w14:textId="77777777" w:rsidR="004447DC" w:rsidRDefault="00000000">
            <w:pPr>
              <w:spacing w:after="0" w:line="259" w:lineRule="auto"/>
              <w:ind w:left="0" w:right="0" w:firstLine="0"/>
              <w:jc w:val="left"/>
            </w:pPr>
            <w:r>
              <w:rPr>
                <w:sz w:val="16"/>
                <w:szCs w:val="16"/>
              </w:rPr>
              <w:t>Lithuania</w:t>
            </w:r>
          </w:p>
        </w:tc>
        <w:tc>
          <w:tcPr>
            <w:tcW w:w="207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79"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7A" w14:textId="77777777" w:rsidR="004447DC" w:rsidRDefault="00000000">
            <w:pPr>
              <w:spacing w:after="0" w:line="259" w:lineRule="auto"/>
              <w:ind w:left="0" w:right="69" w:firstLine="0"/>
              <w:jc w:val="center"/>
            </w:pPr>
            <w:r>
              <w:rPr>
                <w:sz w:val="16"/>
                <w:szCs w:val="16"/>
              </w:rPr>
              <w:t>796</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7B" w14:textId="77777777" w:rsidR="004447DC" w:rsidRDefault="00000000">
            <w:pPr>
              <w:spacing w:after="0" w:line="259" w:lineRule="auto"/>
              <w:ind w:left="0" w:right="69" w:firstLine="0"/>
              <w:jc w:val="center"/>
            </w:pPr>
            <w:r>
              <w:rPr>
                <w:sz w:val="16"/>
                <w:szCs w:val="16"/>
              </w:rPr>
              <w:t>0.48</w:t>
            </w:r>
          </w:p>
        </w:tc>
        <w:tc>
          <w:tcPr>
            <w:tcW w:w="1026"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7C" w14:textId="77777777" w:rsidR="004447DC" w:rsidRDefault="00000000">
            <w:pPr>
              <w:spacing w:after="0" w:line="259" w:lineRule="auto"/>
              <w:ind w:left="0" w:right="69" w:firstLine="0"/>
              <w:jc w:val="center"/>
            </w:pPr>
            <w:r>
              <w:rPr>
                <w:sz w:val="16"/>
                <w:szCs w:val="16"/>
              </w:rPr>
              <w:t>0.70</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7D" w14:textId="77777777" w:rsidR="004447DC" w:rsidRDefault="00000000">
            <w:pPr>
              <w:spacing w:after="0" w:line="259" w:lineRule="auto"/>
              <w:ind w:left="0" w:right="69" w:firstLine="0"/>
              <w:jc w:val="center"/>
            </w:pPr>
            <w:r>
              <w:rPr>
                <w:sz w:val="16"/>
                <w:szCs w:val="16"/>
              </w:rPr>
              <w:t>0.61</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7E" w14:textId="77777777" w:rsidR="004447DC" w:rsidRDefault="00000000">
            <w:pPr>
              <w:spacing w:after="0" w:line="259" w:lineRule="auto"/>
              <w:ind w:left="0" w:right="69" w:firstLine="0"/>
              <w:jc w:val="center"/>
            </w:pPr>
            <w:r>
              <w:rPr>
                <w:sz w:val="16"/>
                <w:szCs w:val="16"/>
              </w:rPr>
              <w:t>0.28</w:t>
            </w:r>
          </w:p>
        </w:tc>
      </w:tr>
      <w:tr w:rsidR="004447DC" w14:paraId="2D137688"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2" w:type="dxa"/>
              <w:bottom w:w="80" w:type="dxa"/>
              <w:right w:w="80" w:type="dxa"/>
            </w:tcMar>
          </w:tcPr>
          <w:p w14:paraId="2D137680" w14:textId="77777777" w:rsidR="004447DC" w:rsidRDefault="00000000">
            <w:pPr>
              <w:spacing w:after="0" w:line="259" w:lineRule="auto"/>
              <w:ind w:left="22" w:right="0" w:firstLine="0"/>
              <w:jc w:val="left"/>
            </w:pPr>
            <w:r>
              <w:rPr>
                <w:sz w:val="16"/>
                <w:szCs w:val="16"/>
              </w:rPr>
              <w:t>LVA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81" w14:textId="77777777" w:rsidR="004447DC" w:rsidRDefault="00000000">
            <w:pPr>
              <w:spacing w:after="0" w:line="259" w:lineRule="auto"/>
              <w:ind w:left="0" w:right="0" w:firstLine="0"/>
              <w:jc w:val="left"/>
            </w:pPr>
            <w:r>
              <w:rPr>
                <w:sz w:val="16"/>
                <w:szCs w:val="16"/>
              </w:rPr>
              <w:t>Latvia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82"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83" w14:textId="77777777" w:rsidR="004447DC" w:rsidRDefault="00000000">
            <w:pPr>
              <w:spacing w:after="0" w:line="259" w:lineRule="auto"/>
              <w:ind w:left="0" w:right="69" w:firstLine="0"/>
              <w:jc w:val="center"/>
            </w:pPr>
            <w:r>
              <w:rPr>
                <w:sz w:val="16"/>
                <w:szCs w:val="16"/>
              </w:rPr>
              <w:t>284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84" w14:textId="77777777" w:rsidR="004447DC" w:rsidRDefault="00000000">
            <w:pPr>
              <w:spacing w:after="0" w:line="259" w:lineRule="auto"/>
              <w:ind w:left="0" w:right="69" w:firstLine="0"/>
              <w:jc w:val="center"/>
            </w:pPr>
            <w:r>
              <w:rPr>
                <w:sz w:val="16"/>
                <w:szCs w:val="16"/>
              </w:rPr>
              <w:t>0.51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85" w14:textId="77777777" w:rsidR="004447DC" w:rsidRDefault="00000000">
            <w:pPr>
              <w:spacing w:after="0" w:line="259" w:lineRule="auto"/>
              <w:ind w:left="0" w:right="69"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86" w14:textId="77777777" w:rsidR="004447DC" w:rsidRDefault="00000000">
            <w:pPr>
              <w:spacing w:after="0" w:line="259" w:lineRule="auto"/>
              <w:ind w:left="0" w:right="69"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87" w14:textId="77777777" w:rsidR="004447DC" w:rsidRDefault="00000000">
            <w:pPr>
              <w:spacing w:after="0" w:line="259" w:lineRule="auto"/>
              <w:ind w:left="0" w:right="69" w:firstLine="0"/>
              <w:jc w:val="center"/>
            </w:pPr>
            <w:r>
              <w:rPr>
                <w:sz w:val="16"/>
                <w:szCs w:val="16"/>
              </w:rPr>
              <w:t>0.35</w:t>
            </w:r>
          </w:p>
        </w:tc>
      </w:tr>
      <w:tr w:rsidR="004447DC" w14:paraId="2D137691"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89" w14:textId="77777777" w:rsidR="004447DC" w:rsidRDefault="00000000">
            <w:pPr>
              <w:spacing w:after="0" w:line="259" w:lineRule="auto"/>
              <w:ind w:left="0" w:right="0" w:firstLine="0"/>
            </w:pPr>
            <w:r>
              <w:rPr>
                <w:sz w:val="16"/>
                <w:szCs w:val="16"/>
              </w:rPr>
              <w:t>MAR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8A" w14:textId="77777777" w:rsidR="004447DC" w:rsidRDefault="00000000">
            <w:pPr>
              <w:spacing w:after="0" w:line="259" w:lineRule="auto"/>
              <w:ind w:left="0" w:right="0" w:firstLine="0"/>
              <w:jc w:val="left"/>
            </w:pPr>
            <w:r>
              <w:rPr>
                <w:sz w:val="16"/>
                <w:szCs w:val="16"/>
              </w:rPr>
              <w:t>Morocco</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8B" w14:textId="77777777" w:rsidR="004447DC"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8C" w14:textId="77777777" w:rsidR="004447DC" w:rsidRDefault="00000000">
            <w:pPr>
              <w:spacing w:after="0" w:line="259" w:lineRule="auto"/>
              <w:ind w:left="0" w:right="69" w:firstLine="0"/>
              <w:jc w:val="center"/>
            </w:pPr>
            <w:r>
              <w:rPr>
                <w:sz w:val="16"/>
                <w:szCs w:val="16"/>
              </w:rPr>
              <w:t>3804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8D" w14:textId="77777777" w:rsidR="004447DC" w:rsidRDefault="00000000">
            <w:pPr>
              <w:spacing w:after="0" w:line="259" w:lineRule="auto"/>
              <w:ind w:left="0" w:right="69" w:firstLine="0"/>
              <w:jc w:val="center"/>
            </w:pPr>
            <w:r>
              <w:rPr>
                <w:sz w:val="16"/>
                <w:szCs w:val="16"/>
              </w:rPr>
              <w:t>0.61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8E" w14:textId="77777777" w:rsidR="004447DC" w:rsidRDefault="00000000">
            <w:pPr>
              <w:spacing w:after="0" w:line="259" w:lineRule="auto"/>
              <w:ind w:left="0" w:right="69" w:firstLine="0"/>
              <w:jc w:val="center"/>
            </w:pPr>
            <w:r>
              <w:rPr>
                <w:sz w:val="16"/>
                <w:szCs w:val="16"/>
              </w:rPr>
              <w:t>0.51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8F" w14:textId="77777777" w:rsidR="004447DC" w:rsidRDefault="00000000">
            <w:pPr>
              <w:spacing w:after="0" w:line="259" w:lineRule="auto"/>
              <w:ind w:left="0" w:right="69"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90" w14:textId="77777777" w:rsidR="004447DC" w:rsidRDefault="00000000">
            <w:pPr>
              <w:spacing w:after="0" w:line="259" w:lineRule="auto"/>
              <w:ind w:left="0" w:right="69" w:firstLine="0"/>
              <w:jc w:val="center"/>
            </w:pPr>
            <w:r>
              <w:rPr>
                <w:sz w:val="16"/>
                <w:szCs w:val="16"/>
              </w:rPr>
              <w:t>0.26</w:t>
            </w:r>
          </w:p>
        </w:tc>
      </w:tr>
      <w:tr w:rsidR="004447DC" w14:paraId="2D13769A"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92" w14:textId="77777777" w:rsidR="004447DC" w:rsidRDefault="00000000">
            <w:pPr>
              <w:spacing w:after="0" w:line="259" w:lineRule="auto"/>
              <w:ind w:left="0" w:right="0" w:firstLine="0"/>
            </w:pPr>
            <w:r>
              <w:rPr>
                <w:sz w:val="16"/>
                <w:szCs w:val="16"/>
              </w:rPr>
              <w:t>MDA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93" w14:textId="77777777" w:rsidR="004447DC" w:rsidRDefault="00000000">
            <w:pPr>
              <w:spacing w:after="0" w:line="259" w:lineRule="auto"/>
              <w:ind w:left="0" w:right="0" w:firstLine="0"/>
              <w:jc w:val="left"/>
            </w:pPr>
            <w:r>
              <w:rPr>
                <w:sz w:val="16"/>
                <w:szCs w:val="16"/>
              </w:rPr>
              <w:t>Moldova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94"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95" w14:textId="77777777" w:rsidR="004447DC" w:rsidRDefault="00000000">
            <w:pPr>
              <w:spacing w:after="0" w:line="259" w:lineRule="auto"/>
              <w:ind w:left="0" w:right="69" w:firstLine="0"/>
              <w:jc w:val="center"/>
            </w:pPr>
            <w:r>
              <w:rPr>
                <w:sz w:val="16"/>
                <w:szCs w:val="16"/>
              </w:rPr>
              <w:t>349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96" w14:textId="77777777" w:rsidR="004447DC" w:rsidRDefault="00000000">
            <w:pPr>
              <w:spacing w:after="0" w:line="259" w:lineRule="auto"/>
              <w:ind w:left="0" w:right="69" w:firstLine="0"/>
              <w:jc w:val="center"/>
            </w:pPr>
            <w:r>
              <w:rPr>
                <w:sz w:val="16"/>
                <w:szCs w:val="16"/>
              </w:rPr>
              <w:t>0.49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97" w14:textId="77777777" w:rsidR="004447DC" w:rsidRDefault="00000000">
            <w:pPr>
              <w:spacing w:after="0" w:line="259" w:lineRule="auto"/>
              <w:ind w:left="0" w:right="69"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98" w14:textId="77777777" w:rsidR="004447DC" w:rsidRDefault="00000000">
            <w:pPr>
              <w:spacing w:after="0" w:line="259" w:lineRule="auto"/>
              <w:ind w:left="0" w:right="69"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99" w14:textId="77777777" w:rsidR="004447DC" w:rsidRDefault="00000000">
            <w:pPr>
              <w:spacing w:after="0" w:line="259" w:lineRule="auto"/>
              <w:ind w:left="0" w:right="69" w:firstLine="0"/>
              <w:jc w:val="center"/>
            </w:pPr>
            <w:r>
              <w:rPr>
                <w:sz w:val="16"/>
                <w:szCs w:val="16"/>
              </w:rPr>
              <w:t>0.37</w:t>
            </w:r>
          </w:p>
        </w:tc>
      </w:tr>
      <w:tr w:rsidR="004447DC" w14:paraId="2D1376A3"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9B" w14:textId="77777777" w:rsidR="004447DC" w:rsidRDefault="00000000">
            <w:pPr>
              <w:spacing w:after="0" w:line="259" w:lineRule="auto"/>
              <w:ind w:left="0" w:right="0" w:firstLine="0"/>
            </w:pPr>
            <w:r>
              <w:rPr>
                <w:sz w:val="16"/>
                <w:szCs w:val="16"/>
              </w:rPr>
              <w:t>MDG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9C" w14:textId="77777777" w:rsidR="004447DC" w:rsidRDefault="00000000">
            <w:pPr>
              <w:spacing w:after="0" w:line="259" w:lineRule="auto"/>
              <w:ind w:left="0" w:right="0" w:firstLine="0"/>
              <w:jc w:val="left"/>
            </w:pPr>
            <w:r>
              <w:rPr>
                <w:sz w:val="16"/>
                <w:szCs w:val="16"/>
              </w:rPr>
              <w:t>Madagascar</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9D"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9E" w14:textId="77777777" w:rsidR="004447DC" w:rsidRDefault="00000000">
            <w:pPr>
              <w:spacing w:after="0" w:line="259" w:lineRule="auto"/>
              <w:ind w:left="0" w:right="69" w:firstLine="0"/>
              <w:jc w:val="center"/>
            </w:pPr>
            <w:r>
              <w:rPr>
                <w:sz w:val="16"/>
                <w:szCs w:val="16"/>
              </w:rPr>
              <w:t>6766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9F" w14:textId="77777777" w:rsidR="004447DC" w:rsidRDefault="00000000">
            <w:pPr>
              <w:spacing w:after="0" w:line="259" w:lineRule="auto"/>
              <w:ind w:left="0" w:right="69" w:firstLine="0"/>
              <w:jc w:val="center"/>
            </w:pPr>
            <w:r>
              <w:rPr>
                <w:sz w:val="16"/>
                <w:szCs w:val="16"/>
              </w:rPr>
              <w:t>0.43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A0" w14:textId="77777777" w:rsidR="004447DC" w:rsidRDefault="00000000">
            <w:pPr>
              <w:spacing w:after="0" w:line="259" w:lineRule="auto"/>
              <w:ind w:left="0" w:right="69" w:firstLine="0"/>
              <w:jc w:val="center"/>
            </w:pPr>
            <w:r>
              <w:rPr>
                <w:sz w:val="16"/>
                <w:szCs w:val="16"/>
              </w:rPr>
              <w:t>0.35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A1" w14:textId="77777777" w:rsidR="004447DC" w:rsidRDefault="00000000">
            <w:pPr>
              <w:spacing w:after="0" w:line="259" w:lineRule="auto"/>
              <w:ind w:left="0" w:right="69"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A2" w14:textId="77777777" w:rsidR="004447DC" w:rsidRDefault="00000000">
            <w:pPr>
              <w:spacing w:after="0" w:line="259" w:lineRule="auto"/>
              <w:ind w:left="0" w:right="69" w:firstLine="0"/>
              <w:jc w:val="center"/>
            </w:pPr>
            <w:r>
              <w:rPr>
                <w:sz w:val="16"/>
                <w:szCs w:val="16"/>
              </w:rPr>
              <w:t>0.44</w:t>
            </w:r>
          </w:p>
        </w:tc>
      </w:tr>
      <w:tr w:rsidR="004447DC" w14:paraId="2D1376AC"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A4" w14:textId="77777777" w:rsidR="004447DC" w:rsidRDefault="00000000">
            <w:pPr>
              <w:spacing w:after="0" w:line="259" w:lineRule="auto"/>
              <w:ind w:left="0" w:right="0" w:firstLine="0"/>
            </w:pPr>
            <w:r>
              <w:rPr>
                <w:sz w:val="16"/>
                <w:szCs w:val="16"/>
              </w:rPr>
              <w:t>MDV</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A5" w14:textId="77777777" w:rsidR="004447DC" w:rsidRDefault="00000000">
            <w:pPr>
              <w:spacing w:after="0" w:line="259" w:lineRule="auto"/>
              <w:ind w:left="0" w:right="0" w:firstLine="0"/>
              <w:jc w:val="left"/>
            </w:pPr>
            <w:r>
              <w:rPr>
                <w:sz w:val="16"/>
                <w:szCs w:val="16"/>
              </w:rPr>
              <w:t>Maldives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A6" w14:textId="77777777" w:rsidR="004447DC"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A7" w14:textId="77777777" w:rsidR="004447DC" w:rsidRDefault="00000000">
            <w:pPr>
              <w:spacing w:after="0" w:line="259" w:lineRule="auto"/>
              <w:ind w:left="0" w:right="69" w:firstLine="0"/>
              <w:jc w:val="center"/>
            </w:pPr>
            <w:r>
              <w:rPr>
                <w:sz w:val="16"/>
                <w:szCs w:val="16"/>
              </w:rPr>
              <w:t>424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A8" w14:textId="77777777" w:rsidR="004447DC" w:rsidRDefault="00000000">
            <w:pPr>
              <w:spacing w:after="0" w:line="259" w:lineRule="auto"/>
              <w:ind w:left="0" w:right="69" w:firstLine="0"/>
              <w:jc w:val="center"/>
            </w:pPr>
            <w:r>
              <w:rPr>
                <w:sz w:val="16"/>
                <w:szCs w:val="16"/>
              </w:rPr>
              <w:t>0.86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A9" w14:textId="77777777" w:rsidR="004447DC" w:rsidRDefault="00000000">
            <w:pPr>
              <w:spacing w:after="0" w:line="259" w:lineRule="auto"/>
              <w:ind w:left="0" w:right="69" w:firstLine="0"/>
              <w:jc w:val="center"/>
            </w:pPr>
            <w:r>
              <w:rPr>
                <w:sz w:val="16"/>
                <w:szCs w:val="16"/>
              </w:rPr>
              <w:t>0.90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AA" w14:textId="77777777" w:rsidR="004447DC" w:rsidRDefault="00000000">
            <w:pPr>
              <w:spacing w:after="0" w:line="259" w:lineRule="auto"/>
              <w:ind w:left="0" w:right="69" w:firstLine="0"/>
              <w:jc w:val="center"/>
            </w:pPr>
            <w:r>
              <w:rPr>
                <w:sz w:val="16"/>
                <w:szCs w:val="16"/>
              </w:rPr>
              <w:t>0.86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AB" w14:textId="77777777" w:rsidR="004447DC" w:rsidRDefault="00000000">
            <w:pPr>
              <w:spacing w:after="0" w:line="259" w:lineRule="auto"/>
              <w:ind w:left="0" w:right="69" w:firstLine="0"/>
              <w:jc w:val="center"/>
            </w:pPr>
            <w:r>
              <w:rPr>
                <w:sz w:val="16"/>
                <w:szCs w:val="16"/>
              </w:rPr>
              <w:t>0.02</w:t>
            </w:r>
          </w:p>
        </w:tc>
      </w:tr>
      <w:tr w:rsidR="004447DC" w14:paraId="2D1376B5"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AD" w14:textId="77777777" w:rsidR="004447DC" w:rsidRDefault="00000000">
            <w:pPr>
              <w:spacing w:after="0" w:line="259" w:lineRule="auto"/>
              <w:ind w:left="0" w:right="0" w:firstLine="0"/>
            </w:pPr>
            <w:r>
              <w:rPr>
                <w:sz w:val="16"/>
                <w:szCs w:val="16"/>
              </w:rPr>
              <w:t>MEX</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AE" w14:textId="77777777" w:rsidR="004447DC" w:rsidRDefault="00000000">
            <w:pPr>
              <w:spacing w:after="0" w:line="259" w:lineRule="auto"/>
              <w:ind w:left="0" w:right="0" w:firstLine="0"/>
              <w:jc w:val="left"/>
            </w:pPr>
            <w:r>
              <w:rPr>
                <w:sz w:val="16"/>
                <w:szCs w:val="16"/>
              </w:rPr>
              <w:t>Mexico</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AF"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0" w14:textId="77777777" w:rsidR="004447DC" w:rsidRDefault="00000000">
            <w:pPr>
              <w:spacing w:after="0" w:line="259" w:lineRule="auto"/>
              <w:ind w:left="0" w:right="69" w:firstLine="0"/>
              <w:jc w:val="center"/>
            </w:pPr>
            <w:r>
              <w:rPr>
                <w:sz w:val="16"/>
                <w:szCs w:val="16"/>
              </w:rPr>
              <w:t>7928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1" w14:textId="77777777" w:rsidR="004447DC" w:rsidRDefault="00000000">
            <w:pPr>
              <w:spacing w:after="0" w:line="259" w:lineRule="auto"/>
              <w:ind w:left="0" w:right="69" w:firstLine="0"/>
              <w:jc w:val="center"/>
            </w:pPr>
            <w:r>
              <w:rPr>
                <w:sz w:val="16"/>
                <w:szCs w:val="16"/>
              </w:rPr>
              <w:t>0.71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2" w14:textId="77777777" w:rsidR="004447DC" w:rsidRDefault="00000000">
            <w:pPr>
              <w:spacing w:after="0" w:line="259" w:lineRule="auto"/>
              <w:ind w:left="0" w:right="69"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3" w14:textId="77777777" w:rsidR="004447DC" w:rsidRDefault="00000000">
            <w:pPr>
              <w:spacing w:after="0" w:line="259" w:lineRule="auto"/>
              <w:ind w:left="0" w:right="69" w:firstLine="0"/>
              <w:jc w:val="center"/>
            </w:pPr>
            <w:r>
              <w:rPr>
                <w:sz w:val="16"/>
                <w:szCs w:val="16"/>
              </w:rPr>
              <w:t>0.72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4" w14:textId="77777777" w:rsidR="004447DC" w:rsidRDefault="00000000">
            <w:pPr>
              <w:spacing w:after="0" w:line="259" w:lineRule="auto"/>
              <w:ind w:left="0" w:right="69" w:firstLine="0"/>
              <w:jc w:val="center"/>
            </w:pPr>
            <w:r>
              <w:rPr>
                <w:sz w:val="16"/>
                <w:szCs w:val="16"/>
              </w:rPr>
              <w:t>0.27</w:t>
            </w:r>
          </w:p>
        </w:tc>
      </w:tr>
      <w:tr w:rsidR="004447DC" w14:paraId="2D1376BE"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B6" w14:textId="77777777" w:rsidR="004447DC" w:rsidRDefault="00000000">
            <w:pPr>
              <w:spacing w:after="0" w:line="259" w:lineRule="auto"/>
              <w:ind w:left="0" w:right="0" w:firstLine="0"/>
            </w:pPr>
            <w:r>
              <w:rPr>
                <w:sz w:val="16"/>
                <w:szCs w:val="16"/>
              </w:rPr>
              <w:t>MKD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B7" w14:textId="77777777" w:rsidR="004447DC" w:rsidRDefault="00000000">
            <w:pPr>
              <w:spacing w:after="0" w:line="259" w:lineRule="auto"/>
              <w:ind w:left="0" w:right="0" w:firstLine="0"/>
              <w:jc w:val="left"/>
            </w:pPr>
            <w:r>
              <w:rPr>
                <w:sz w:val="16"/>
                <w:szCs w:val="16"/>
              </w:rPr>
              <w:t>Macedonia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B8"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9" w14:textId="77777777" w:rsidR="004447DC" w:rsidRDefault="00000000">
            <w:pPr>
              <w:spacing w:after="0" w:line="259" w:lineRule="auto"/>
              <w:ind w:left="0" w:right="69" w:firstLine="0"/>
              <w:jc w:val="center"/>
            </w:pPr>
            <w:r>
              <w:rPr>
                <w:sz w:val="16"/>
                <w:szCs w:val="16"/>
              </w:rPr>
              <w:t>470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A" w14:textId="77777777" w:rsidR="004447DC" w:rsidRDefault="00000000">
            <w:pPr>
              <w:spacing w:after="0" w:line="259" w:lineRule="auto"/>
              <w:ind w:left="0" w:right="69" w:firstLine="0"/>
              <w:jc w:val="center"/>
            </w:pPr>
            <w:r>
              <w:rPr>
                <w:sz w:val="16"/>
                <w:szCs w:val="16"/>
              </w:rPr>
              <w:t>0.57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B" w14:textId="77777777" w:rsidR="004447DC" w:rsidRDefault="00000000">
            <w:pPr>
              <w:spacing w:after="0" w:line="259" w:lineRule="auto"/>
              <w:ind w:left="0" w:right="69" w:firstLine="0"/>
              <w:jc w:val="center"/>
            </w:pPr>
            <w:r>
              <w:rPr>
                <w:sz w:val="16"/>
                <w:szCs w:val="16"/>
              </w:rPr>
              <w:t>0.48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C" w14:textId="77777777" w:rsidR="004447DC" w:rsidRDefault="00000000">
            <w:pPr>
              <w:spacing w:after="0" w:line="259" w:lineRule="auto"/>
              <w:ind w:left="0" w:right="69"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BD" w14:textId="77777777" w:rsidR="004447DC" w:rsidRDefault="00000000">
            <w:pPr>
              <w:spacing w:after="0" w:line="259" w:lineRule="auto"/>
              <w:ind w:left="0" w:right="69" w:firstLine="0"/>
              <w:jc w:val="center"/>
            </w:pPr>
            <w:r>
              <w:rPr>
                <w:sz w:val="16"/>
                <w:szCs w:val="16"/>
              </w:rPr>
              <w:t>0.36</w:t>
            </w:r>
          </w:p>
        </w:tc>
      </w:tr>
      <w:tr w:rsidR="004447DC" w14:paraId="2D1376C7"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2" w:type="dxa"/>
              <w:bottom w:w="80" w:type="dxa"/>
              <w:right w:w="80" w:type="dxa"/>
            </w:tcMar>
          </w:tcPr>
          <w:p w14:paraId="2D1376BF" w14:textId="77777777" w:rsidR="004447DC" w:rsidRDefault="00000000">
            <w:pPr>
              <w:spacing w:after="0" w:line="259" w:lineRule="auto"/>
              <w:ind w:left="22" w:right="0" w:firstLine="0"/>
              <w:jc w:val="left"/>
            </w:pPr>
            <w:r>
              <w:rPr>
                <w:sz w:val="16"/>
                <w:szCs w:val="16"/>
              </w:rPr>
              <w:t>MLI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C0" w14:textId="77777777" w:rsidR="004447DC" w:rsidRDefault="00000000">
            <w:pPr>
              <w:spacing w:after="0" w:line="259" w:lineRule="auto"/>
              <w:ind w:left="0" w:right="0" w:firstLine="0"/>
              <w:jc w:val="left"/>
            </w:pPr>
            <w:r>
              <w:rPr>
                <w:sz w:val="16"/>
                <w:szCs w:val="16"/>
              </w:rPr>
              <w:t>Mali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C1"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2" w14:textId="77777777" w:rsidR="004447DC" w:rsidRDefault="00000000">
            <w:pPr>
              <w:spacing w:after="0" w:line="259" w:lineRule="auto"/>
              <w:ind w:left="0" w:right="69" w:firstLine="0"/>
              <w:jc w:val="center"/>
            </w:pPr>
            <w:r>
              <w:rPr>
                <w:sz w:val="16"/>
                <w:szCs w:val="16"/>
              </w:rPr>
              <w:t>3893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3" w14:textId="77777777" w:rsidR="004447DC" w:rsidRDefault="00000000">
            <w:pPr>
              <w:spacing w:after="0" w:line="259" w:lineRule="auto"/>
              <w:ind w:left="0" w:right="69" w:firstLine="0"/>
              <w:jc w:val="center"/>
            </w:pPr>
            <w:r>
              <w:rPr>
                <w:sz w:val="16"/>
                <w:szCs w:val="16"/>
              </w:rPr>
              <w:t>0.15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4" w14:textId="77777777" w:rsidR="004447DC" w:rsidRDefault="00000000">
            <w:pPr>
              <w:spacing w:after="0" w:line="259" w:lineRule="auto"/>
              <w:ind w:left="0" w:right="69" w:firstLine="0"/>
              <w:jc w:val="center"/>
            </w:pPr>
            <w:r>
              <w:rPr>
                <w:sz w:val="16"/>
                <w:szCs w:val="16"/>
              </w:rPr>
              <w:t>0.29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5" w14:textId="77777777" w:rsidR="004447DC" w:rsidRDefault="00000000">
            <w:pPr>
              <w:spacing w:after="0" w:line="259" w:lineRule="auto"/>
              <w:ind w:left="0" w:right="69" w:firstLine="0"/>
              <w:jc w:val="center"/>
            </w:pPr>
            <w:r>
              <w:rPr>
                <w:sz w:val="16"/>
                <w:szCs w:val="16"/>
              </w:rPr>
              <w:t>0.15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6" w14:textId="77777777" w:rsidR="004447DC" w:rsidRDefault="00000000">
            <w:pPr>
              <w:spacing w:after="0" w:line="259" w:lineRule="auto"/>
              <w:ind w:left="0" w:right="69" w:firstLine="0"/>
              <w:jc w:val="center"/>
            </w:pPr>
            <w:r>
              <w:rPr>
                <w:sz w:val="16"/>
                <w:szCs w:val="16"/>
              </w:rPr>
              <w:t>0.61</w:t>
            </w:r>
          </w:p>
        </w:tc>
      </w:tr>
      <w:tr w:rsidR="004447DC" w14:paraId="2D1376D0"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C8" w14:textId="77777777" w:rsidR="004447DC" w:rsidRDefault="00000000">
            <w:pPr>
              <w:spacing w:after="0" w:line="259" w:lineRule="auto"/>
              <w:ind w:left="0" w:right="0" w:firstLine="0"/>
            </w:pPr>
            <w:r>
              <w:rPr>
                <w:sz w:val="16"/>
                <w:szCs w:val="16"/>
              </w:rPr>
              <w:t>MMR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C9" w14:textId="77777777" w:rsidR="004447DC" w:rsidRDefault="00000000">
            <w:pPr>
              <w:spacing w:after="0" w:line="259" w:lineRule="auto"/>
              <w:ind w:left="0" w:right="0" w:firstLine="0"/>
              <w:jc w:val="left"/>
            </w:pPr>
            <w:r>
              <w:rPr>
                <w:sz w:val="16"/>
                <w:szCs w:val="16"/>
              </w:rPr>
              <w:t>Myanmar</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CA"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B" w14:textId="77777777" w:rsidR="004447DC" w:rsidRDefault="00000000">
            <w:pPr>
              <w:spacing w:after="0" w:line="259" w:lineRule="auto"/>
              <w:ind w:left="0" w:right="69" w:firstLine="0"/>
              <w:jc w:val="center"/>
            </w:pPr>
            <w:r>
              <w:rPr>
                <w:sz w:val="16"/>
                <w:szCs w:val="16"/>
              </w:rPr>
              <w:t>456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C" w14:textId="77777777" w:rsidR="004447DC" w:rsidRDefault="00000000">
            <w:pPr>
              <w:spacing w:after="0" w:line="259" w:lineRule="auto"/>
              <w:ind w:left="0" w:right="69" w:firstLine="0"/>
              <w:jc w:val="center"/>
            </w:pPr>
            <w:r>
              <w:rPr>
                <w:sz w:val="16"/>
                <w:szCs w:val="16"/>
              </w:rPr>
              <w:t>0.52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D" w14:textId="77777777" w:rsidR="004447DC" w:rsidRDefault="00000000">
            <w:pPr>
              <w:spacing w:after="0" w:line="259" w:lineRule="auto"/>
              <w:ind w:left="0" w:right="69" w:firstLine="0"/>
              <w:jc w:val="center"/>
            </w:pPr>
            <w:r>
              <w:rPr>
                <w:sz w:val="16"/>
                <w:szCs w:val="16"/>
              </w:rPr>
              <w:t>0.25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E" w14:textId="77777777" w:rsidR="004447DC" w:rsidRDefault="00000000">
            <w:pPr>
              <w:spacing w:after="0" w:line="259" w:lineRule="auto"/>
              <w:ind w:left="0" w:right="69"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CF" w14:textId="77777777" w:rsidR="004447DC" w:rsidRDefault="00000000">
            <w:pPr>
              <w:spacing w:after="0" w:line="259" w:lineRule="auto"/>
              <w:ind w:left="0" w:right="69" w:firstLine="0"/>
              <w:jc w:val="center"/>
            </w:pPr>
            <w:r>
              <w:rPr>
                <w:sz w:val="16"/>
                <w:szCs w:val="16"/>
              </w:rPr>
              <w:t>0.36</w:t>
            </w:r>
          </w:p>
        </w:tc>
      </w:tr>
      <w:tr w:rsidR="004447DC" w14:paraId="2D1376D9"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D1" w14:textId="77777777" w:rsidR="004447DC" w:rsidRDefault="00000000">
            <w:pPr>
              <w:spacing w:after="0" w:line="259" w:lineRule="auto"/>
              <w:ind w:left="0" w:right="0" w:firstLine="0"/>
            </w:pPr>
            <w:r>
              <w:rPr>
                <w:sz w:val="16"/>
                <w:szCs w:val="16"/>
              </w:rPr>
              <w:t>MNE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D2" w14:textId="77777777" w:rsidR="004447DC" w:rsidRDefault="00000000">
            <w:pPr>
              <w:spacing w:after="0" w:line="259" w:lineRule="auto"/>
              <w:ind w:left="0" w:right="0" w:firstLine="0"/>
              <w:jc w:val="left"/>
            </w:pPr>
            <w:r>
              <w:rPr>
                <w:sz w:val="16"/>
                <w:szCs w:val="16"/>
              </w:rPr>
              <w:t>Montenegro</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D3"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D4" w14:textId="77777777" w:rsidR="004447DC" w:rsidRDefault="00000000">
            <w:pPr>
              <w:spacing w:after="0" w:line="259" w:lineRule="auto"/>
              <w:ind w:left="0" w:right="69" w:firstLine="0"/>
              <w:jc w:val="center"/>
            </w:pPr>
            <w:r>
              <w:rPr>
                <w:sz w:val="16"/>
                <w:szCs w:val="16"/>
              </w:rPr>
              <w:t>562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D5" w14:textId="77777777" w:rsidR="004447DC" w:rsidRDefault="00000000">
            <w:pPr>
              <w:spacing w:after="0" w:line="259" w:lineRule="auto"/>
              <w:ind w:left="0" w:right="69" w:firstLine="0"/>
              <w:jc w:val="center"/>
            </w:pPr>
            <w:r>
              <w:rPr>
                <w:sz w:val="16"/>
                <w:szCs w:val="16"/>
              </w:rPr>
              <w:t>0.48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D6" w14:textId="77777777" w:rsidR="004447DC" w:rsidRDefault="00000000">
            <w:pPr>
              <w:spacing w:after="0" w:line="259" w:lineRule="auto"/>
              <w:ind w:left="0" w:right="69" w:firstLine="0"/>
              <w:jc w:val="center"/>
            </w:pPr>
            <w:r>
              <w:rPr>
                <w:sz w:val="16"/>
                <w:szCs w:val="16"/>
              </w:rPr>
              <w:t>0.46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D7" w14:textId="77777777" w:rsidR="004447DC" w:rsidRDefault="00000000">
            <w:pPr>
              <w:spacing w:after="0" w:line="259" w:lineRule="auto"/>
              <w:ind w:left="0" w:right="69"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D8" w14:textId="77777777" w:rsidR="004447DC" w:rsidRDefault="00000000">
            <w:pPr>
              <w:spacing w:after="0" w:line="259" w:lineRule="auto"/>
              <w:ind w:left="0" w:right="69" w:firstLine="0"/>
              <w:jc w:val="center"/>
            </w:pPr>
            <w:r>
              <w:rPr>
                <w:sz w:val="16"/>
                <w:szCs w:val="16"/>
              </w:rPr>
              <w:t>0.41</w:t>
            </w:r>
          </w:p>
        </w:tc>
      </w:tr>
      <w:tr w:rsidR="004447DC" w14:paraId="2D1376E2"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DA" w14:textId="77777777" w:rsidR="004447DC" w:rsidRDefault="00000000">
            <w:pPr>
              <w:spacing w:after="0" w:line="259" w:lineRule="auto"/>
              <w:ind w:left="0" w:right="0" w:firstLine="0"/>
            </w:pPr>
            <w:r>
              <w:rPr>
                <w:sz w:val="16"/>
                <w:szCs w:val="16"/>
              </w:rPr>
              <w:t>MNG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DB" w14:textId="77777777" w:rsidR="004447DC" w:rsidRDefault="00000000">
            <w:pPr>
              <w:spacing w:after="0" w:line="259" w:lineRule="auto"/>
              <w:ind w:left="0" w:right="0" w:firstLine="0"/>
              <w:jc w:val="left"/>
            </w:pPr>
            <w:r>
              <w:rPr>
                <w:sz w:val="16"/>
                <w:szCs w:val="16"/>
              </w:rPr>
              <w:t>Mongolia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DC"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DD" w14:textId="77777777" w:rsidR="004447DC" w:rsidRDefault="00000000">
            <w:pPr>
              <w:spacing w:after="0" w:line="259" w:lineRule="auto"/>
              <w:ind w:left="0" w:right="69" w:firstLine="0"/>
              <w:jc w:val="center"/>
            </w:pPr>
            <w:r>
              <w:rPr>
                <w:sz w:val="16"/>
                <w:szCs w:val="16"/>
              </w:rPr>
              <w:t>540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DE" w14:textId="77777777" w:rsidR="004447DC" w:rsidRDefault="00000000">
            <w:pPr>
              <w:spacing w:after="0" w:line="259" w:lineRule="auto"/>
              <w:ind w:left="0" w:right="69" w:firstLine="0"/>
              <w:jc w:val="center"/>
            </w:pPr>
            <w:r>
              <w:rPr>
                <w:sz w:val="16"/>
                <w:szCs w:val="16"/>
              </w:rPr>
              <w:t>0.64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DF" w14:textId="77777777" w:rsidR="004447DC" w:rsidRDefault="00000000">
            <w:pPr>
              <w:spacing w:after="0" w:line="259" w:lineRule="auto"/>
              <w:ind w:left="0" w:right="69" w:firstLine="0"/>
              <w:jc w:val="center"/>
            </w:pPr>
            <w:r>
              <w:rPr>
                <w:sz w:val="16"/>
                <w:szCs w:val="16"/>
              </w:rPr>
              <w:t>0.75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E0" w14:textId="77777777" w:rsidR="004447DC" w:rsidRDefault="00000000">
            <w:pPr>
              <w:spacing w:after="0" w:line="259" w:lineRule="auto"/>
              <w:ind w:left="0" w:right="69" w:firstLine="0"/>
              <w:jc w:val="center"/>
            </w:pPr>
            <w:r>
              <w:rPr>
                <w:sz w:val="16"/>
                <w:szCs w:val="16"/>
              </w:rPr>
              <w:t>0.65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E1" w14:textId="77777777" w:rsidR="004447DC" w:rsidRDefault="00000000">
            <w:pPr>
              <w:spacing w:after="0" w:line="259" w:lineRule="auto"/>
              <w:ind w:left="0" w:right="69" w:firstLine="0"/>
              <w:jc w:val="center"/>
            </w:pPr>
            <w:r>
              <w:rPr>
                <w:sz w:val="16"/>
                <w:szCs w:val="16"/>
              </w:rPr>
              <w:t>0.33</w:t>
            </w:r>
          </w:p>
        </w:tc>
      </w:tr>
      <w:tr w:rsidR="004447DC" w14:paraId="2D1376EB"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E3" w14:textId="77777777" w:rsidR="004447DC" w:rsidRDefault="00000000">
            <w:pPr>
              <w:spacing w:after="0" w:line="259" w:lineRule="auto"/>
              <w:ind w:left="0" w:right="0" w:firstLine="0"/>
            </w:pPr>
            <w:r>
              <w:rPr>
                <w:sz w:val="16"/>
                <w:szCs w:val="16"/>
              </w:rPr>
              <w:t>MOZ</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E4" w14:textId="77777777" w:rsidR="004447DC" w:rsidRDefault="00000000">
            <w:pPr>
              <w:spacing w:after="0" w:line="259" w:lineRule="auto"/>
              <w:ind w:left="0" w:right="0" w:firstLine="0"/>
              <w:jc w:val="left"/>
            </w:pPr>
            <w:r>
              <w:rPr>
                <w:sz w:val="16"/>
                <w:szCs w:val="16"/>
              </w:rPr>
              <w:t>Mozambique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E5"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E6" w14:textId="77777777" w:rsidR="004447DC" w:rsidRDefault="00000000">
            <w:pPr>
              <w:spacing w:after="0" w:line="259" w:lineRule="auto"/>
              <w:ind w:left="0" w:right="69" w:firstLine="0"/>
              <w:jc w:val="center"/>
            </w:pPr>
            <w:r>
              <w:rPr>
                <w:sz w:val="16"/>
                <w:szCs w:val="16"/>
              </w:rPr>
              <w:t>442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E7" w14:textId="77777777" w:rsidR="004447DC" w:rsidRDefault="00000000">
            <w:pPr>
              <w:spacing w:after="0" w:line="259" w:lineRule="auto"/>
              <w:ind w:left="0" w:right="69" w:firstLine="0"/>
              <w:jc w:val="center"/>
            </w:pPr>
            <w:r>
              <w:rPr>
                <w:sz w:val="16"/>
                <w:szCs w:val="16"/>
              </w:rPr>
              <w:t>0.37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E8" w14:textId="77777777" w:rsidR="004447DC" w:rsidRDefault="00000000">
            <w:pPr>
              <w:spacing w:after="0" w:line="259" w:lineRule="auto"/>
              <w:ind w:left="0" w:right="69"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E9" w14:textId="77777777" w:rsidR="004447DC" w:rsidRDefault="00000000">
            <w:pPr>
              <w:spacing w:after="0" w:line="259" w:lineRule="auto"/>
              <w:ind w:left="0" w:right="69" w:firstLine="0"/>
              <w:jc w:val="center"/>
            </w:pPr>
            <w:r>
              <w:rPr>
                <w:sz w:val="16"/>
                <w:szCs w:val="16"/>
              </w:rPr>
              <w:t>0.37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EA" w14:textId="77777777" w:rsidR="004447DC" w:rsidRDefault="00000000">
            <w:pPr>
              <w:spacing w:after="0" w:line="259" w:lineRule="auto"/>
              <w:ind w:left="0" w:right="69" w:firstLine="0"/>
              <w:jc w:val="center"/>
            </w:pPr>
            <w:r>
              <w:rPr>
                <w:sz w:val="16"/>
                <w:szCs w:val="16"/>
              </w:rPr>
              <w:t>0.42</w:t>
            </w:r>
          </w:p>
        </w:tc>
      </w:tr>
      <w:tr w:rsidR="004447DC" w14:paraId="2D1376F4"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EC" w14:textId="77777777" w:rsidR="004447DC" w:rsidRDefault="00000000">
            <w:pPr>
              <w:spacing w:after="0" w:line="259" w:lineRule="auto"/>
              <w:ind w:left="0" w:right="0" w:firstLine="0"/>
            </w:pPr>
            <w:r>
              <w:rPr>
                <w:sz w:val="16"/>
                <w:szCs w:val="16"/>
              </w:rPr>
              <w:t>MRT</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ED" w14:textId="77777777" w:rsidR="004447DC" w:rsidRDefault="00000000">
            <w:pPr>
              <w:spacing w:after="0" w:line="259" w:lineRule="auto"/>
              <w:ind w:left="0" w:right="0" w:firstLine="0"/>
              <w:jc w:val="left"/>
            </w:pPr>
            <w:r>
              <w:rPr>
                <w:sz w:val="16"/>
                <w:szCs w:val="16"/>
              </w:rPr>
              <w:t>Mauritania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EE"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EF" w14:textId="77777777" w:rsidR="004447DC" w:rsidRDefault="00000000">
            <w:pPr>
              <w:spacing w:after="0" w:line="259" w:lineRule="auto"/>
              <w:ind w:left="0" w:right="69" w:firstLine="0"/>
              <w:jc w:val="center"/>
            </w:pPr>
            <w:r>
              <w:rPr>
                <w:sz w:val="16"/>
                <w:szCs w:val="16"/>
              </w:rPr>
              <w:t>1673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F0" w14:textId="77777777" w:rsidR="004447DC" w:rsidRDefault="00000000">
            <w:pPr>
              <w:spacing w:after="0" w:line="259" w:lineRule="auto"/>
              <w:ind w:left="0" w:right="69" w:firstLine="0"/>
              <w:jc w:val="center"/>
            </w:pPr>
            <w:r>
              <w:rPr>
                <w:sz w:val="16"/>
                <w:szCs w:val="16"/>
              </w:rPr>
              <w:t>0.31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F1" w14:textId="77777777" w:rsidR="004447DC" w:rsidRDefault="00000000">
            <w:pPr>
              <w:spacing w:after="0" w:line="259" w:lineRule="auto"/>
              <w:ind w:left="0" w:right="69"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F2" w14:textId="77777777" w:rsidR="004447DC" w:rsidRDefault="00000000">
            <w:pPr>
              <w:spacing w:after="0" w:line="259" w:lineRule="auto"/>
              <w:ind w:left="0" w:right="69" w:firstLine="0"/>
              <w:jc w:val="center"/>
            </w:pPr>
            <w:r>
              <w:rPr>
                <w:sz w:val="16"/>
                <w:szCs w:val="16"/>
              </w:rPr>
              <w:t>0.31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F3" w14:textId="77777777" w:rsidR="004447DC" w:rsidRDefault="00000000">
            <w:pPr>
              <w:spacing w:after="0" w:line="259" w:lineRule="auto"/>
              <w:ind w:left="0" w:right="69" w:firstLine="0"/>
              <w:jc w:val="center"/>
            </w:pPr>
            <w:r>
              <w:rPr>
                <w:sz w:val="16"/>
                <w:szCs w:val="16"/>
              </w:rPr>
              <w:t>0.47</w:t>
            </w:r>
          </w:p>
        </w:tc>
      </w:tr>
      <w:tr w:rsidR="004447DC" w14:paraId="2D1376FD"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F5" w14:textId="77777777" w:rsidR="004447DC" w:rsidRDefault="00000000">
            <w:pPr>
              <w:spacing w:after="0" w:line="259" w:lineRule="auto"/>
              <w:ind w:left="0" w:right="0" w:firstLine="0"/>
            </w:pPr>
            <w:r>
              <w:rPr>
                <w:sz w:val="16"/>
                <w:szCs w:val="16"/>
              </w:rPr>
              <w:t>MUS</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F6" w14:textId="77777777" w:rsidR="004447DC" w:rsidRDefault="00000000">
            <w:pPr>
              <w:spacing w:after="0" w:line="259" w:lineRule="auto"/>
              <w:ind w:left="0" w:right="0" w:firstLine="0"/>
              <w:jc w:val="left"/>
            </w:pPr>
            <w:r>
              <w:rPr>
                <w:sz w:val="16"/>
                <w:szCs w:val="16"/>
              </w:rPr>
              <w:t>Mauritius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F7"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F8" w14:textId="77777777" w:rsidR="004447DC" w:rsidRDefault="00000000">
            <w:pPr>
              <w:spacing w:after="0" w:line="259" w:lineRule="auto"/>
              <w:ind w:left="0" w:right="69" w:firstLine="0"/>
              <w:jc w:val="center"/>
            </w:pPr>
            <w:r>
              <w:rPr>
                <w:sz w:val="16"/>
                <w:szCs w:val="16"/>
              </w:rPr>
              <w:t>1092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F9" w14:textId="77777777" w:rsidR="004447DC" w:rsidRDefault="00000000">
            <w:pPr>
              <w:spacing w:after="0" w:line="259" w:lineRule="auto"/>
              <w:ind w:left="0" w:right="69" w:firstLine="0"/>
              <w:jc w:val="center"/>
            </w:pPr>
            <w:r>
              <w:rPr>
                <w:sz w:val="16"/>
                <w:szCs w:val="16"/>
              </w:rPr>
              <w:t>0.58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FA" w14:textId="77777777" w:rsidR="004447DC" w:rsidRDefault="00000000">
            <w:pPr>
              <w:spacing w:after="0" w:line="259" w:lineRule="auto"/>
              <w:ind w:left="0" w:right="69" w:firstLine="0"/>
              <w:jc w:val="center"/>
            </w:pPr>
            <w:r>
              <w:rPr>
                <w:sz w:val="16"/>
                <w:szCs w:val="16"/>
              </w:rPr>
              <w:t>0.88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FB" w14:textId="77777777" w:rsidR="004447DC" w:rsidRDefault="00000000">
            <w:pPr>
              <w:spacing w:after="0" w:line="259" w:lineRule="auto"/>
              <w:ind w:left="0" w:right="69"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6FC" w14:textId="77777777" w:rsidR="004447DC" w:rsidRDefault="00000000">
            <w:pPr>
              <w:spacing w:after="0" w:line="259" w:lineRule="auto"/>
              <w:ind w:left="0" w:right="69" w:firstLine="0"/>
              <w:jc w:val="center"/>
            </w:pPr>
            <w:r>
              <w:rPr>
                <w:sz w:val="16"/>
                <w:szCs w:val="16"/>
              </w:rPr>
              <w:t>0.18</w:t>
            </w:r>
          </w:p>
        </w:tc>
      </w:tr>
      <w:tr w:rsidR="004447DC" w14:paraId="2D137706"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FE" w14:textId="77777777" w:rsidR="004447DC" w:rsidRDefault="00000000">
            <w:pPr>
              <w:spacing w:after="0" w:line="259" w:lineRule="auto"/>
              <w:ind w:left="0" w:right="0" w:firstLine="0"/>
            </w:pPr>
            <w:r>
              <w:rPr>
                <w:sz w:val="16"/>
                <w:szCs w:val="16"/>
              </w:rPr>
              <w:t>MWI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6FF" w14:textId="77777777" w:rsidR="004447DC" w:rsidRDefault="00000000">
            <w:pPr>
              <w:spacing w:after="0" w:line="259" w:lineRule="auto"/>
              <w:ind w:left="0" w:right="0" w:firstLine="0"/>
              <w:jc w:val="left"/>
            </w:pPr>
            <w:r>
              <w:rPr>
                <w:sz w:val="16"/>
                <w:szCs w:val="16"/>
              </w:rPr>
              <w:t>Malawi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00"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1" w14:textId="77777777" w:rsidR="004447DC" w:rsidRDefault="00000000">
            <w:pPr>
              <w:spacing w:after="0" w:line="259" w:lineRule="auto"/>
              <w:ind w:left="0" w:right="69" w:firstLine="0"/>
              <w:jc w:val="center"/>
            </w:pPr>
            <w:r>
              <w:rPr>
                <w:sz w:val="16"/>
                <w:szCs w:val="16"/>
              </w:rPr>
              <w:t>2327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2" w14:textId="77777777" w:rsidR="004447DC" w:rsidRDefault="00000000">
            <w:pPr>
              <w:spacing w:after="0" w:line="259" w:lineRule="auto"/>
              <w:ind w:left="0" w:right="69" w:firstLine="0"/>
              <w:jc w:val="center"/>
            </w:pPr>
            <w:r>
              <w:rPr>
                <w:sz w:val="16"/>
                <w:szCs w:val="16"/>
              </w:rPr>
              <w:t>0.37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3" w14:textId="77777777" w:rsidR="004447DC" w:rsidRDefault="00000000">
            <w:pPr>
              <w:spacing w:after="0" w:line="259" w:lineRule="auto"/>
              <w:ind w:left="0" w:right="69"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4" w14:textId="77777777" w:rsidR="004447DC" w:rsidRDefault="00000000">
            <w:pPr>
              <w:spacing w:after="0" w:line="259" w:lineRule="auto"/>
              <w:ind w:left="0" w:right="69" w:firstLine="0"/>
              <w:jc w:val="center"/>
            </w:pPr>
            <w:r>
              <w:rPr>
                <w:sz w:val="16"/>
                <w:szCs w:val="16"/>
              </w:rPr>
              <w:t>0.36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5" w14:textId="77777777" w:rsidR="004447DC" w:rsidRDefault="00000000">
            <w:pPr>
              <w:spacing w:after="0" w:line="259" w:lineRule="auto"/>
              <w:ind w:left="0" w:right="69" w:firstLine="0"/>
              <w:jc w:val="center"/>
            </w:pPr>
            <w:r>
              <w:rPr>
                <w:sz w:val="16"/>
                <w:szCs w:val="16"/>
              </w:rPr>
              <w:t>0.55</w:t>
            </w:r>
          </w:p>
        </w:tc>
      </w:tr>
      <w:tr w:rsidR="004447DC" w14:paraId="2D13770F"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07" w14:textId="77777777" w:rsidR="004447DC" w:rsidRDefault="00000000">
            <w:pPr>
              <w:spacing w:after="0" w:line="259" w:lineRule="auto"/>
              <w:ind w:left="0" w:right="0" w:firstLine="0"/>
            </w:pPr>
            <w:r>
              <w:rPr>
                <w:sz w:val="16"/>
                <w:szCs w:val="16"/>
              </w:rPr>
              <w:t>MYS</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08" w14:textId="77777777" w:rsidR="004447DC" w:rsidRDefault="00000000">
            <w:pPr>
              <w:spacing w:after="0" w:line="259" w:lineRule="auto"/>
              <w:ind w:left="0" w:right="0" w:firstLine="0"/>
              <w:jc w:val="left"/>
            </w:pPr>
            <w:r>
              <w:rPr>
                <w:sz w:val="16"/>
                <w:szCs w:val="16"/>
              </w:rPr>
              <w:t>Malaysia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09"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A" w14:textId="77777777" w:rsidR="004447DC" w:rsidRDefault="00000000">
            <w:pPr>
              <w:spacing w:after="0" w:line="259" w:lineRule="auto"/>
              <w:ind w:left="0" w:right="69" w:firstLine="0"/>
              <w:jc w:val="center"/>
            </w:pPr>
            <w:r>
              <w:rPr>
                <w:sz w:val="16"/>
                <w:szCs w:val="16"/>
              </w:rPr>
              <w:t>7311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B" w14:textId="77777777" w:rsidR="004447DC" w:rsidRDefault="00000000">
            <w:pPr>
              <w:spacing w:after="0" w:line="259" w:lineRule="auto"/>
              <w:ind w:left="0" w:right="69" w:firstLine="0"/>
              <w:jc w:val="center"/>
            </w:pPr>
            <w:r>
              <w:rPr>
                <w:sz w:val="16"/>
                <w:szCs w:val="16"/>
              </w:rPr>
              <w:t>0.82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C" w14:textId="77777777" w:rsidR="004447DC" w:rsidRDefault="00000000">
            <w:pPr>
              <w:spacing w:after="0" w:line="259" w:lineRule="auto"/>
              <w:ind w:left="0" w:right="69" w:firstLine="0"/>
              <w:jc w:val="center"/>
            </w:pPr>
            <w:r>
              <w:rPr>
                <w:sz w:val="16"/>
                <w:szCs w:val="16"/>
              </w:rPr>
              <w:t>0.71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D" w14:textId="77777777" w:rsidR="004447DC" w:rsidRDefault="00000000">
            <w:pPr>
              <w:spacing w:after="0" w:line="259" w:lineRule="auto"/>
              <w:ind w:left="0" w:right="69" w:firstLine="0"/>
              <w:jc w:val="center"/>
            </w:pPr>
            <w:r>
              <w:rPr>
                <w:sz w:val="16"/>
                <w:szCs w:val="16"/>
              </w:rPr>
              <w:t>0.83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0E" w14:textId="77777777" w:rsidR="004447DC" w:rsidRDefault="00000000">
            <w:pPr>
              <w:spacing w:after="0" w:line="259" w:lineRule="auto"/>
              <w:ind w:left="0" w:right="69" w:firstLine="0"/>
              <w:jc w:val="center"/>
            </w:pPr>
            <w:r>
              <w:rPr>
                <w:sz w:val="16"/>
                <w:szCs w:val="16"/>
              </w:rPr>
              <w:t>0.04</w:t>
            </w:r>
          </w:p>
        </w:tc>
      </w:tr>
      <w:tr w:rsidR="004447DC" w14:paraId="2D137718"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10" w14:textId="77777777" w:rsidR="004447DC" w:rsidRDefault="00000000">
            <w:pPr>
              <w:spacing w:after="0" w:line="259" w:lineRule="auto"/>
              <w:ind w:left="0" w:right="0" w:firstLine="0"/>
            </w:pPr>
            <w:r>
              <w:rPr>
                <w:sz w:val="16"/>
                <w:szCs w:val="16"/>
              </w:rPr>
              <w:t>NAM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11" w14:textId="77777777" w:rsidR="004447DC" w:rsidRDefault="00000000">
            <w:pPr>
              <w:spacing w:after="0" w:line="259" w:lineRule="auto"/>
              <w:ind w:left="0" w:right="0" w:firstLine="0"/>
              <w:jc w:val="left"/>
            </w:pPr>
            <w:r>
              <w:rPr>
                <w:sz w:val="16"/>
                <w:szCs w:val="16"/>
              </w:rPr>
              <w:t>Namibia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12"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13" w14:textId="77777777" w:rsidR="004447DC" w:rsidRDefault="00000000">
            <w:pPr>
              <w:spacing w:after="0" w:line="259" w:lineRule="auto"/>
              <w:ind w:left="0" w:right="69" w:firstLine="0"/>
              <w:jc w:val="center"/>
            </w:pPr>
            <w:r>
              <w:rPr>
                <w:sz w:val="16"/>
                <w:szCs w:val="16"/>
              </w:rPr>
              <w:t>459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14" w14:textId="77777777" w:rsidR="004447DC" w:rsidRDefault="00000000">
            <w:pPr>
              <w:spacing w:after="0" w:line="259" w:lineRule="auto"/>
              <w:ind w:left="0" w:right="69" w:firstLine="0"/>
              <w:jc w:val="center"/>
            </w:pPr>
            <w:r>
              <w:rPr>
                <w:sz w:val="16"/>
                <w:szCs w:val="16"/>
              </w:rPr>
              <w:t>0.38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15" w14:textId="77777777" w:rsidR="004447DC" w:rsidRDefault="00000000">
            <w:pPr>
              <w:spacing w:after="0" w:line="259" w:lineRule="auto"/>
              <w:ind w:left="0" w:right="69"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16" w14:textId="77777777" w:rsidR="004447DC" w:rsidRDefault="00000000">
            <w:pPr>
              <w:spacing w:after="0" w:line="259" w:lineRule="auto"/>
              <w:ind w:left="0" w:right="69"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17" w14:textId="77777777" w:rsidR="004447DC" w:rsidRDefault="00000000">
            <w:pPr>
              <w:spacing w:after="0" w:line="259" w:lineRule="auto"/>
              <w:ind w:left="0" w:right="69" w:firstLine="0"/>
              <w:jc w:val="center"/>
            </w:pPr>
            <w:r>
              <w:rPr>
                <w:sz w:val="16"/>
                <w:szCs w:val="16"/>
              </w:rPr>
              <w:t>0.58</w:t>
            </w:r>
          </w:p>
        </w:tc>
      </w:tr>
      <w:tr w:rsidR="004447DC" w14:paraId="2D137721"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19" w14:textId="77777777" w:rsidR="004447DC" w:rsidRDefault="00000000">
            <w:pPr>
              <w:spacing w:after="0" w:line="259" w:lineRule="auto"/>
              <w:ind w:left="0" w:right="0" w:firstLine="0"/>
              <w:jc w:val="left"/>
            </w:pPr>
            <w:r>
              <w:rPr>
                <w:sz w:val="16"/>
                <w:szCs w:val="16"/>
              </w:rPr>
              <w:t>NER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1A" w14:textId="77777777" w:rsidR="004447DC" w:rsidRDefault="00000000">
            <w:pPr>
              <w:spacing w:after="0" w:line="259" w:lineRule="auto"/>
              <w:ind w:left="0" w:right="0" w:firstLine="0"/>
              <w:jc w:val="left"/>
            </w:pPr>
            <w:r>
              <w:rPr>
                <w:sz w:val="16"/>
                <w:szCs w:val="16"/>
              </w:rPr>
              <w:t>Niger</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1B"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1C" w14:textId="77777777" w:rsidR="004447DC" w:rsidRDefault="00000000">
            <w:pPr>
              <w:spacing w:after="0" w:line="259" w:lineRule="auto"/>
              <w:ind w:left="0" w:right="69" w:firstLine="0"/>
              <w:jc w:val="center"/>
            </w:pPr>
            <w:r>
              <w:rPr>
                <w:sz w:val="16"/>
                <w:szCs w:val="16"/>
              </w:rPr>
              <w:t>2772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1D" w14:textId="77777777" w:rsidR="004447DC" w:rsidRDefault="00000000">
            <w:pPr>
              <w:spacing w:after="0" w:line="259" w:lineRule="auto"/>
              <w:ind w:left="0" w:right="69" w:firstLine="0"/>
              <w:jc w:val="center"/>
            </w:pPr>
            <w:r>
              <w:rPr>
                <w:sz w:val="16"/>
                <w:szCs w:val="16"/>
              </w:rPr>
              <w:t>0.34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1E" w14:textId="77777777" w:rsidR="004447DC" w:rsidRDefault="00000000">
            <w:pPr>
              <w:spacing w:after="0" w:line="259" w:lineRule="auto"/>
              <w:ind w:left="0" w:right="69" w:firstLine="0"/>
              <w:jc w:val="center"/>
            </w:pPr>
            <w:r>
              <w:rPr>
                <w:sz w:val="16"/>
                <w:szCs w:val="16"/>
              </w:rPr>
              <w:t>0.48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1F" w14:textId="77777777" w:rsidR="004447DC" w:rsidRDefault="00000000">
            <w:pPr>
              <w:spacing w:after="0" w:line="259" w:lineRule="auto"/>
              <w:ind w:left="0" w:right="69" w:firstLine="0"/>
              <w:jc w:val="center"/>
            </w:pPr>
            <w:r>
              <w:rPr>
                <w:sz w:val="16"/>
                <w:szCs w:val="16"/>
              </w:rPr>
              <w:t>0.34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20" w14:textId="77777777" w:rsidR="004447DC" w:rsidRDefault="00000000">
            <w:pPr>
              <w:spacing w:after="0" w:line="259" w:lineRule="auto"/>
              <w:ind w:left="0" w:right="69" w:firstLine="0"/>
              <w:jc w:val="center"/>
            </w:pPr>
            <w:r>
              <w:rPr>
                <w:sz w:val="16"/>
                <w:szCs w:val="16"/>
              </w:rPr>
              <w:t>0.49</w:t>
            </w:r>
          </w:p>
        </w:tc>
      </w:tr>
      <w:tr w:rsidR="004447DC" w14:paraId="2D13772A"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22" w14:textId="77777777" w:rsidR="004447DC" w:rsidRDefault="00000000">
            <w:pPr>
              <w:spacing w:after="0" w:line="259" w:lineRule="auto"/>
              <w:ind w:left="0" w:right="0" w:firstLine="0"/>
            </w:pPr>
            <w:r>
              <w:rPr>
                <w:sz w:val="16"/>
                <w:szCs w:val="16"/>
              </w:rPr>
              <w:t>NGA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23" w14:textId="77777777" w:rsidR="004447DC" w:rsidRDefault="00000000">
            <w:pPr>
              <w:spacing w:after="0" w:line="259" w:lineRule="auto"/>
              <w:ind w:left="0" w:right="0" w:firstLine="0"/>
              <w:jc w:val="left"/>
            </w:pPr>
            <w:r>
              <w:rPr>
                <w:sz w:val="16"/>
                <w:szCs w:val="16"/>
              </w:rPr>
              <w:t>Nigeria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24"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25" w14:textId="77777777" w:rsidR="004447DC" w:rsidRDefault="00000000">
            <w:pPr>
              <w:spacing w:after="0" w:line="259" w:lineRule="auto"/>
              <w:ind w:left="0" w:right="69" w:firstLine="0"/>
              <w:jc w:val="center"/>
            </w:pPr>
            <w:r>
              <w:rPr>
                <w:sz w:val="16"/>
                <w:szCs w:val="16"/>
              </w:rPr>
              <w:t>3629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26" w14:textId="77777777" w:rsidR="004447DC" w:rsidRDefault="00000000">
            <w:pPr>
              <w:spacing w:after="0" w:line="259" w:lineRule="auto"/>
              <w:ind w:left="0" w:right="69" w:firstLine="0"/>
              <w:jc w:val="center"/>
            </w:pPr>
            <w:r>
              <w:rPr>
                <w:sz w:val="16"/>
                <w:szCs w:val="16"/>
              </w:rPr>
              <w:t>0.46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27" w14:textId="77777777" w:rsidR="004447DC" w:rsidRDefault="00000000">
            <w:pPr>
              <w:spacing w:after="0" w:line="259" w:lineRule="auto"/>
              <w:ind w:left="0" w:right="69"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28" w14:textId="77777777" w:rsidR="004447DC" w:rsidRDefault="00000000">
            <w:pPr>
              <w:spacing w:after="0" w:line="259" w:lineRule="auto"/>
              <w:ind w:left="0" w:right="69" w:firstLine="0"/>
              <w:jc w:val="center"/>
            </w:pPr>
            <w:r>
              <w:rPr>
                <w:sz w:val="16"/>
                <w:szCs w:val="16"/>
              </w:rPr>
              <w:t>0.50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29" w14:textId="77777777" w:rsidR="004447DC" w:rsidRDefault="00000000">
            <w:pPr>
              <w:spacing w:after="0" w:line="259" w:lineRule="auto"/>
              <w:ind w:left="0" w:right="69" w:firstLine="0"/>
              <w:jc w:val="center"/>
            </w:pPr>
            <w:r>
              <w:rPr>
                <w:sz w:val="16"/>
                <w:szCs w:val="16"/>
              </w:rPr>
              <w:t>0.50</w:t>
            </w:r>
          </w:p>
        </w:tc>
      </w:tr>
      <w:tr w:rsidR="004447DC" w14:paraId="2D137733"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2D13772B" w14:textId="77777777" w:rsidR="004447DC" w:rsidRDefault="00000000">
            <w:pPr>
              <w:spacing w:after="0" w:line="259" w:lineRule="auto"/>
              <w:ind w:left="28" w:right="0" w:firstLine="0"/>
              <w:jc w:val="left"/>
            </w:pPr>
            <w:r>
              <w:rPr>
                <w:sz w:val="16"/>
                <w:szCs w:val="16"/>
              </w:rPr>
              <w:t>NIC</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2C" w14:textId="77777777" w:rsidR="004447DC" w:rsidRDefault="00000000">
            <w:pPr>
              <w:spacing w:after="0" w:line="259" w:lineRule="auto"/>
              <w:ind w:left="0" w:right="0" w:firstLine="0"/>
              <w:jc w:val="left"/>
            </w:pPr>
            <w:r>
              <w:rPr>
                <w:sz w:val="16"/>
                <w:szCs w:val="16"/>
              </w:rPr>
              <w:t>Nicaragua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2D"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2E" w14:textId="77777777" w:rsidR="004447DC" w:rsidRDefault="00000000">
            <w:pPr>
              <w:spacing w:after="0" w:line="259" w:lineRule="auto"/>
              <w:ind w:left="0" w:right="69" w:firstLine="0"/>
              <w:jc w:val="center"/>
            </w:pPr>
            <w:r>
              <w:rPr>
                <w:sz w:val="16"/>
                <w:szCs w:val="16"/>
              </w:rPr>
              <w:t>1726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2F" w14:textId="77777777" w:rsidR="004447DC" w:rsidRDefault="00000000">
            <w:pPr>
              <w:spacing w:after="0" w:line="259" w:lineRule="auto"/>
              <w:ind w:left="0" w:right="69" w:firstLine="0"/>
              <w:jc w:val="center"/>
            </w:pPr>
            <w:r>
              <w:rPr>
                <w:sz w:val="16"/>
                <w:szCs w:val="16"/>
              </w:rPr>
              <w:t>0.44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30" w14:textId="77777777" w:rsidR="004447DC" w:rsidRDefault="00000000">
            <w:pPr>
              <w:spacing w:after="0" w:line="259" w:lineRule="auto"/>
              <w:ind w:left="0" w:right="69"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31" w14:textId="77777777" w:rsidR="004447DC" w:rsidRDefault="00000000">
            <w:pPr>
              <w:spacing w:after="0" w:line="259" w:lineRule="auto"/>
              <w:ind w:left="0" w:right="69"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32" w14:textId="77777777" w:rsidR="004447DC" w:rsidRDefault="00000000">
            <w:pPr>
              <w:spacing w:after="0" w:line="259" w:lineRule="auto"/>
              <w:ind w:left="0" w:right="69" w:firstLine="0"/>
              <w:jc w:val="center"/>
            </w:pPr>
            <w:r>
              <w:rPr>
                <w:sz w:val="16"/>
                <w:szCs w:val="16"/>
              </w:rPr>
              <w:t>0.57</w:t>
            </w:r>
          </w:p>
        </w:tc>
      </w:tr>
      <w:tr w:rsidR="004447DC" w14:paraId="2D13773C"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2" w:type="dxa"/>
              <w:bottom w:w="80" w:type="dxa"/>
              <w:right w:w="80" w:type="dxa"/>
            </w:tcMar>
          </w:tcPr>
          <w:p w14:paraId="2D137734" w14:textId="77777777" w:rsidR="004447DC" w:rsidRDefault="00000000">
            <w:pPr>
              <w:spacing w:after="0" w:line="259" w:lineRule="auto"/>
              <w:ind w:left="2" w:right="0" w:firstLine="0"/>
              <w:jc w:val="left"/>
            </w:pPr>
            <w:r>
              <w:rPr>
                <w:sz w:val="16"/>
                <w:szCs w:val="16"/>
              </w:rPr>
              <w:t>NLD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35" w14:textId="77777777" w:rsidR="004447DC" w:rsidRDefault="00000000">
            <w:pPr>
              <w:spacing w:after="0" w:line="259" w:lineRule="auto"/>
              <w:ind w:left="0" w:right="0" w:firstLine="0"/>
              <w:jc w:val="left"/>
            </w:pPr>
            <w:r>
              <w:rPr>
                <w:sz w:val="16"/>
                <w:szCs w:val="16"/>
              </w:rPr>
              <w:t>Netherlands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36"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37" w14:textId="77777777" w:rsidR="004447DC" w:rsidRDefault="00000000">
            <w:pPr>
              <w:spacing w:after="0" w:line="259" w:lineRule="auto"/>
              <w:ind w:left="0" w:right="69" w:firstLine="0"/>
              <w:jc w:val="center"/>
            </w:pPr>
            <w:r>
              <w:rPr>
                <w:sz w:val="16"/>
                <w:szCs w:val="16"/>
              </w:rPr>
              <w:t>727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38" w14:textId="77777777" w:rsidR="004447DC" w:rsidRDefault="00000000">
            <w:pPr>
              <w:spacing w:after="0" w:line="259" w:lineRule="auto"/>
              <w:ind w:left="0" w:right="69" w:firstLine="0"/>
              <w:jc w:val="center"/>
            </w:pPr>
            <w:r>
              <w:rPr>
                <w:sz w:val="16"/>
                <w:szCs w:val="16"/>
              </w:rPr>
              <w:t>0.73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39" w14:textId="77777777" w:rsidR="004447DC" w:rsidRDefault="00000000">
            <w:pPr>
              <w:spacing w:after="0" w:line="259" w:lineRule="auto"/>
              <w:ind w:left="0" w:right="69" w:firstLine="0"/>
              <w:jc w:val="center"/>
            </w:pPr>
            <w:r>
              <w:rPr>
                <w:sz w:val="16"/>
                <w:szCs w:val="16"/>
              </w:rPr>
              <w:t>0.75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3A" w14:textId="77777777" w:rsidR="004447DC" w:rsidRDefault="00000000">
            <w:pPr>
              <w:spacing w:after="0" w:line="259" w:lineRule="auto"/>
              <w:ind w:left="0" w:right="69" w:firstLine="0"/>
              <w:jc w:val="center"/>
            </w:pPr>
            <w:r>
              <w:rPr>
                <w:sz w:val="16"/>
                <w:szCs w:val="16"/>
              </w:rPr>
              <w:t>0.70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3B" w14:textId="77777777" w:rsidR="004447DC" w:rsidRDefault="00000000">
            <w:pPr>
              <w:spacing w:after="0" w:line="259" w:lineRule="auto"/>
              <w:ind w:left="0" w:right="69" w:firstLine="0"/>
              <w:jc w:val="center"/>
            </w:pPr>
            <w:r>
              <w:rPr>
                <w:sz w:val="16"/>
                <w:szCs w:val="16"/>
              </w:rPr>
              <w:t>0.27</w:t>
            </w:r>
          </w:p>
        </w:tc>
      </w:tr>
      <w:tr w:rsidR="004447DC" w14:paraId="2D137745"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3D" w14:textId="77777777" w:rsidR="004447DC" w:rsidRDefault="00000000">
            <w:pPr>
              <w:spacing w:after="0" w:line="259" w:lineRule="auto"/>
              <w:ind w:left="0" w:right="0" w:firstLine="0"/>
            </w:pPr>
            <w:r>
              <w:rPr>
                <w:sz w:val="16"/>
                <w:szCs w:val="16"/>
              </w:rPr>
              <w:lastRenderedPageBreak/>
              <w:t>NOR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3E" w14:textId="77777777" w:rsidR="004447DC" w:rsidRDefault="00000000">
            <w:pPr>
              <w:spacing w:after="0" w:line="259" w:lineRule="auto"/>
              <w:ind w:left="0" w:right="0" w:firstLine="0"/>
              <w:jc w:val="left"/>
            </w:pPr>
            <w:r>
              <w:rPr>
                <w:sz w:val="16"/>
                <w:szCs w:val="16"/>
              </w:rPr>
              <w:t>Norway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3F"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0" w14:textId="77777777" w:rsidR="004447DC" w:rsidRDefault="00000000">
            <w:pPr>
              <w:spacing w:after="0" w:line="259" w:lineRule="auto"/>
              <w:ind w:left="0" w:right="69" w:firstLine="0"/>
              <w:jc w:val="center"/>
            </w:pPr>
            <w:r>
              <w:rPr>
                <w:sz w:val="16"/>
                <w:szCs w:val="16"/>
              </w:rPr>
              <w:t>809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1" w14:textId="77777777" w:rsidR="004447DC" w:rsidRDefault="00000000">
            <w:pPr>
              <w:spacing w:after="0" w:line="259" w:lineRule="auto"/>
              <w:ind w:left="0" w:right="69"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2" w14:textId="77777777" w:rsidR="004447DC" w:rsidRDefault="00000000">
            <w:pPr>
              <w:spacing w:after="0" w:line="259" w:lineRule="auto"/>
              <w:ind w:left="0" w:right="69"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3" w14:textId="77777777" w:rsidR="004447DC" w:rsidRDefault="00000000">
            <w:pPr>
              <w:spacing w:after="0" w:line="259" w:lineRule="auto"/>
              <w:ind w:left="0" w:right="69"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4" w14:textId="77777777" w:rsidR="004447DC" w:rsidRDefault="00000000">
            <w:pPr>
              <w:spacing w:after="0" w:line="259" w:lineRule="auto"/>
              <w:ind w:left="0" w:right="69" w:firstLine="0"/>
              <w:jc w:val="center"/>
            </w:pPr>
            <w:r>
              <w:rPr>
                <w:sz w:val="16"/>
                <w:szCs w:val="16"/>
              </w:rPr>
              <w:t>0.28</w:t>
            </w:r>
          </w:p>
        </w:tc>
      </w:tr>
      <w:tr w:rsidR="004447DC" w14:paraId="2D13774E"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9" w:type="dxa"/>
              <w:bottom w:w="80" w:type="dxa"/>
              <w:right w:w="80" w:type="dxa"/>
            </w:tcMar>
          </w:tcPr>
          <w:p w14:paraId="2D137746" w14:textId="77777777" w:rsidR="004447DC" w:rsidRDefault="00000000">
            <w:pPr>
              <w:spacing w:after="0" w:line="259" w:lineRule="auto"/>
              <w:ind w:left="9" w:right="0" w:firstLine="0"/>
              <w:jc w:val="left"/>
            </w:pPr>
            <w:r>
              <w:rPr>
                <w:sz w:val="16"/>
                <w:szCs w:val="16"/>
              </w:rPr>
              <w:t>NPL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47" w14:textId="77777777" w:rsidR="004447DC" w:rsidRDefault="00000000">
            <w:pPr>
              <w:spacing w:after="0" w:line="259" w:lineRule="auto"/>
              <w:ind w:left="0" w:right="0" w:firstLine="0"/>
              <w:jc w:val="left"/>
            </w:pPr>
            <w:r>
              <w:rPr>
                <w:sz w:val="16"/>
                <w:szCs w:val="16"/>
              </w:rPr>
              <w:t>Nepal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48" w14:textId="77777777" w:rsidR="004447DC"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9" w14:textId="77777777" w:rsidR="004447DC" w:rsidRDefault="00000000">
            <w:pPr>
              <w:spacing w:after="0" w:line="259" w:lineRule="auto"/>
              <w:ind w:left="0" w:right="69" w:firstLine="0"/>
              <w:jc w:val="center"/>
            </w:pPr>
            <w:r>
              <w:rPr>
                <w:sz w:val="16"/>
                <w:szCs w:val="16"/>
              </w:rPr>
              <w:t>3799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A" w14:textId="77777777" w:rsidR="004447DC" w:rsidRDefault="00000000">
            <w:pPr>
              <w:spacing w:after="0" w:line="259" w:lineRule="auto"/>
              <w:ind w:left="0" w:right="69" w:firstLine="0"/>
              <w:jc w:val="center"/>
            </w:pPr>
            <w:r>
              <w:rPr>
                <w:sz w:val="16"/>
                <w:szCs w:val="16"/>
              </w:rPr>
              <w:t>0.45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B" w14:textId="77777777" w:rsidR="004447DC" w:rsidRDefault="00000000">
            <w:pPr>
              <w:spacing w:after="0" w:line="259" w:lineRule="auto"/>
              <w:ind w:left="0" w:right="69" w:firstLine="0"/>
              <w:jc w:val="center"/>
            </w:pPr>
            <w:r>
              <w:rPr>
                <w:sz w:val="16"/>
                <w:szCs w:val="16"/>
              </w:rPr>
              <w:t>0.39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C" w14:textId="77777777" w:rsidR="004447DC" w:rsidRDefault="00000000">
            <w:pPr>
              <w:spacing w:after="0" w:line="259" w:lineRule="auto"/>
              <w:ind w:left="0" w:right="69"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4D" w14:textId="77777777" w:rsidR="004447DC" w:rsidRDefault="00000000">
            <w:pPr>
              <w:spacing w:after="0" w:line="259" w:lineRule="auto"/>
              <w:ind w:left="0" w:right="69" w:firstLine="0"/>
              <w:jc w:val="center"/>
            </w:pPr>
            <w:r>
              <w:rPr>
                <w:sz w:val="16"/>
                <w:szCs w:val="16"/>
              </w:rPr>
              <w:t>0.43</w:t>
            </w:r>
          </w:p>
        </w:tc>
      </w:tr>
      <w:tr w:rsidR="004447DC" w14:paraId="2D137757"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2D13774F" w14:textId="77777777" w:rsidR="004447DC" w:rsidRDefault="00000000">
            <w:pPr>
              <w:spacing w:after="0" w:line="259" w:lineRule="auto"/>
              <w:ind w:left="15" w:right="0" w:firstLine="0"/>
              <w:jc w:val="left"/>
            </w:pPr>
            <w:r>
              <w:rPr>
                <w:sz w:val="16"/>
                <w:szCs w:val="16"/>
              </w:rPr>
              <w:t>NZL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50" w14:textId="77777777" w:rsidR="004447DC" w:rsidRDefault="00000000">
            <w:pPr>
              <w:spacing w:after="0" w:line="259" w:lineRule="auto"/>
              <w:ind w:left="0" w:right="0" w:firstLine="0"/>
              <w:jc w:val="left"/>
            </w:pPr>
            <w:r>
              <w:rPr>
                <w:sz w:val="16"/>
                <w:szCs w:val="16"/>
              </w:rPr>
              <w:t>New Zealand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51"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2" w14:textId="77777777" w:rsidR="004447DC" w:rsidRDefault="00000000">
            <w:pPr>
              <w:spacing w:after="0" w:line="259" w:lineRule="auto"/>
              <w:ind w:left="0" w:right="69" w:firstLine="0"/>
              <w:jc w:val="center"/>
            </w:pPr>
            <w:r>
              <w:rPr>
                <w:sz w:val="16"/>
                <w:szCs w:val="16"/>
              </w:rPr>
              <w:t>116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3" w14:textId="77777777" w:rsidR="004447DC" w:rsidRDefault="00000000">
            <w:pPr>
              <w:spacing w:after="0" w:line="259" w:lineRule="auto"/>
              <w:ind w:left="0" w:right="69" w:firstLine="0"/>
              <w:jc w:val="center"/>
            </w:pPr>
            <w:r>
              <w:rPr>
                <w:sz w:val="16"/>
                <w:szCs w:val="16"/>
              </w:rPr>
              <w:t>0.67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4" w14:textId="77777777" w:rsidR="004447DC" w:rsidRDefault="00000000">
            <w:pPr>
              <w:spacing w:after="0" w:line="259" w:lineRule="auto"/>
              <w:ind w:left="0" w:right="69" w:firstLine="0"/>
              <w:jc w:val="center"/>
            </w:pPr>
            <w:r>
              <w:rPr>
                <w:sz w:val="16"/>
                <w:szCs w:val="16"/>
              </w:rPr>
              <w:t>0.81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5" w14:textId="77777777" w:rsidR="004447DC" w:rsidRDefault="00000000">
            <w:pPr>
              <w:spacing w:after="0" w:line="259" w:lineRule="auto"/>
              <w:ind w:left="0" w:right="69"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6" w14:textId="77777777" w:rsidR="004447DC" w:rsidRDefault="00000000">
            <w:pPr>
              <w:spacing w:after="0" w:line="259" w:lineRule="auto"/>
              <w:ind w:left="0" w:right="69" w:firstLine="0"/>
              <w:jc w:val="center"/>
            </w:pPr>
            <w:r>
              <w:rPr>
                <w:sz w:val="16"/>
                <w:szCs w:val="16"/>
              </w:rPr>
              <w:t>0.28</w:t>
            </w:r>
          </w:p>
        </w:tc>
      </w:tr>
      <w:tr w:rsidR="004447DC" w14:paraId="2D137760"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3" w:type="dxa"/>
              <w:bottom w:w="80" w:type="dxa"/>
              <w:right w:w="80" w:type="dxa"/>
            </w:tcMar>
          </w:tcPr>
          <w:p w14:paraId="2D137758" w14:textId="77777777" w:rsidR="004447DC" w:rsidRDefault="00000000">
            <w:pPr>
              <w:spacing w:after="0" w:line="259" w:lineRule="auto"/>
              <w:ind w:left="3" w:right="0" w:firstLine="0"/>
              <w:jc w:val="left"/>
            </w:pPr>
            <w:r>
              <w:rPr>
                <w:sz w:val="16"/>
                <w:szCs w:val="16"/>
              </w:rPr>
              <w:t>PAK</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59" w14:textId="77777777" w:rsidR="004447DC" w:rsidRDefault="00000000">
            <w:pPr>
              <w:spacing w:after="0" w:line="259" w:lineRule="auto"/>
              <w:ind w:left="0" w:right="0" w:firstLine="0"/>
              <w:jc w:val="left"/>
            </w:pPr>
            <w:r>
              <w:rPr>
                <w:sz w:val="16"/>
                <w:szCs w:val="16"/>
              </w:rPr>
              <w:t>Pakistan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5A" w14:textId="77777777" w:rsidR="004447DC"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B" w14:textId="77777777" w:rsidR="004447DC" w:rsidRDefault="00000000">
            <w:pPr>
              <w:spacing w:after="0" w:line="259" w:lineRule="auto"/>
              <w:ind w:left="0" w:right="69" w:firstLine="0"/>
              <w:jc w:val="center"/>
            </w:pPr>
            <w:r>
              <w:rPr>
                <w:sz w:val="16"/>
                <w:szCs w:val="16"/>
              </w:rPr>
              <w:t>4504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C" w14:textId="77777777" w:rsidR="004447DC" w:rsidRDefault="00000000">
            <w:pPr>
              <w:spacing w:after="0" w:line="259" w:lineRule="auto"/>
              <w:ind w:left="0" w:right="69" w:firstLine="0"/>
              <w:jc w:val="center"/>
            </w:pPr>
            <w:r>
              <w:rPr>
                <w:sz w:val="16"/>
                <w:szCs w:val="16"/>
              </w:rPr>
              <w:t>0.45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D" w14:textId="77777777" w:rsidR="004447DC" w:rsidRDefault="00000000">
            <w:pPr>
              <w:spacing w:after="0" w:line="259" w:lineRule="auto"/>
              <w:ind w:left="0" w:right="69"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E" w14:textId="77777777" w:rsidR="004447DC" w:rsidRDefault="00000000">
            <w:pPr>
              <w:spacing w:after="0" w:line="259" w:lineRule="auto"/>
              <w:ind w:left="0" w:right="69"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5F" w14:textId="77777777" w:rsidR="004447DC" w:rsidRDefault="00000000">
            <w:pPr>
              <w:spacing w:after="0" w:line="259" w:lineRule="auto"/>
              <w:ind w:left="0" w:right="69" w:firstLine="0"/>
              <w:jc w:val="center"/>
            </w:pPr>
            <w:r>
              <w:rPr>
                <w:sz w:val="16"/>
                <w:szCs w:val="16"/>
              </w:rPr>
              <w:t>0.43</w:t>
            </w:r>
          </w:p>
        </w:tc>
      </w:tr>
      <w:tr w:rsidR="004447DC" w14:paraId="2D137769"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6" w:type="dxa"/>
              <w:bottom w:w="80" w:type="dxa"/>
              <w:right w:w="80" w:type="dxa"/>
            </w:tcMar>
          </w:tcPr>
          <w:p w14:paraId="2D137761" w14:textId="77777777" w:rsidR="004447DC" w:rsidRDefault="00000000">
            <w:pPr>
              <w:spacing w:after="0" w:line="259" w:lineRule="auto"/>
              <w:ind w:left="6" w:right="0" w:firstLine="0"/>
              <w:jc w:val="left"/>
            </w:pPr>
            <w:r>
              <w:rPr>
                <w:sz w:val="16"/>
                <w:szCs w:val="16"/>
              </w:rPr>
              <w:t>PAN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62" w14:textId="77777777" w:rsidR="004447DC" w:rsidRDefault="00000000">
            <w:pPr>
              <w:spacing w:after="0" w:line="259" w:lineRule="auto"/>
              <w:ind w:left="0" w:right="0" w:firstLine="0"/>
              <w:jc w:val="left"/>
            </w:pPr>
            <w:r>
              <w:rPr>
                <w:sz w:val="16"/>
                <w:szCs w:val="16"/>
              </w:rPr>
              <w:t>Panama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63"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64" w14:textId="77777777" w:rsidR="004447DC" w:rsidRDefault="00000000">
            <w:pPr>
              <w:spacing w:after="0" w:line="259" w:lineRule="auto"/>
              <w:ind w:left="0" w:right="69" w:firstLine="0"/>
              <w:jc w:val="center"/>
            </w:pPr>
            <w:r>
              <w:rPr>
                <w:sz w:val="16"/>
                <w:szCs w:val="16"/>
              </w:rPr>
              <w:t>2545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65" w14:textId="77777777" w:rsidR="004447DC" w:rsidRDefault="00000000">
            <w:pPr>
              <w:spacing w:after="0" w:line="259" w:lineRule="auto"/>
              <w:ind w:left="0" w:right="69"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66" w14:textId="77777777" w:rsidR="004447DC" w:rsidRDefault="00000000">
            <w:pPr>
              <w:spacing w:after="0" w:line="259" w:lineRule="auto"/>
              <w:ind w:left="0" w:right="69" w:firstLine="0"/>
              <w:jc w:val="center"/>
            </w:pPr>
            <w:r>
              <w:rPr>
                <w:sz w:val="16"/>
                <w:szCs w:val="16"/>
              </w:rPr>
              <w:t>0.51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67" w14:textId="77777777" w:rsidR="004447DC" w:rsidRDefault="00000000">
            <w:pPr>
              <w:spacing w:after="0" w:line="259" w:lineRule="auto"/>
              <w:ind w:left="0" w:right="69"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68" w14:textId="77777777" w:rsidR="004447DC" w:rsidRDefault="00000000">
            <w:pPr>
              <w:spacing w:after="0" w:line="259" w:lineRule="auto"/>
              <w:ind w:left="0" w:right="69" w:firstLine="0"/>
              <w:jc w:val="center"/>
            </w:pPr>
            <w:r>
              <w:rPr>
                <w:sz w:val="16"/>
                <w:szCs w:val="16"/>
              </w:rPr>
              <w:t>0.46</w:t>
            </w:r>
          </w:p>
        </w:tc>
      </w:tr>
      <w:tr w:rsidR="004447DC" w14:paraId="2D137772"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5" w:type="dxa"/>
              <w:bottom w:w="80" w:type="dxa"/>
              <w:right w:w="80" w:type="dxa"/>
            </w:tcMar>
          </w:tcPr>
          <w:p w14:paraId="2D13776A" w14:textId="77777777" w:rsidR="004447DC" w:rsidRDefault="00000000">
            <w:pPr>
              <w:spacing w:after="0" w:line="259" w:lineRule="auto"/>
              <w:ind w:left="5" w:right="0" w:firstLine="0"/>
              <w:jc w:val="left"/>
            </w:pPr>
            <w:r>
              <w:rPr>
                <w:sz w:val="16"/>
                <w:szCs w:val="16"/>
              </w:rPr>
              <w:t>PER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6B" w14:textId="77777777" w:rsidR="004447DC" w:rsidRDefault="00000000">
            <w:pPr>
              <w:spacing w:after="0" w:line="259" w:lineRule="auto"/>
              <w:ind w:left="0" w:right="0" w:firstLine="0"/>
              <w:jc w:val="left"/>
            </w:pPr>
            <w:r>
              <w:rPr>
                <w:sz w:val="16"/>
                <w:szCs w:val="16"/>
              </w:rPr>
              <w:t>Peru</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6C"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6D" w14:textId="77777777" w:rsidR="004447DC" w:rsidRDefault="00000000">
            <w:pPr>
              <w:spacing w:after="0" w:line="259" w:lineRule="auto"/>
              <w:ind w:left="0" w:right="69" w:firstLine="0"/>
              <w:jc w:val="center"/>
            </w:pPr>
            <w:r>
              <w:rPr>
                <w:sz w:val="16"/>
                <w:szCs w:val="16"/>
              </w:rPr>
              <w:t>2334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6E" w14:textId="77777777" w:rsidR="004447DC" w:rsidRDefault="00000000">
            <w:pPr>
              <w:spacing w:after="0" w:line="259" w:lineRule="auto"/>
              <w:ind w:left="0" w:right="69" w:firstLine="0"/>
              <w:jc w:val="center"/>
            </w:pPr>
            <w:r>
              <w:rPr>
                <w:sz w:val="16"/>
                <w:szCs w:val="16"/>
              </w:rPr>
              <w:t>0.64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6F" w14:textId="77777777" w:rsidR="004447DC" w:rsidRDefault="00000000">
            <w:pPr>
              <w:spacing w:after="0" w:line="259" w:lineRule="auto"/>
              <w:ind w:left="0" w:right="69"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70" w14:textId="77777777" w:rsidR="004447DC" w:rsidRDefault="00000000">
            <w:pPr>
              <w:spacing w:after="0" w:line="259" w:lineRule="auto"/>
              <w:ind w:left="0" w:right="69"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71" w14:textId="77777777" w:rsidR="004447DC" w:rsidRDefault="00000000">
            <w:pPr>
              <w:spacing w:after="0" w:line="259" w:lineRule="auto"/>
              <w:ind w:left="0" w:right="69" w:firstLine="0"/>
              <w:jc w:val="center"/>
            </w:pPr>
            <w:r>
              <w:rPr>
                <w:sz w:val="16"/>
                <w:szCs w:val="16"/>
              </w:rPr>
              <w:t>0.30</w:t>
            </w:r>
          </w:p>
        </w:tc>
      </w:tr>
      <w:tr w:rsidR="004447DC" w14:paraId="2D13777B"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9" w:type="dxa"/>
              <w:bottom w:w="80" w:type="dxa"/>
              <w:right w:w="80" w:type="dxa"/>
            </w:tcMar>
          </w:tcPr>
          <w:p w14:paraId="2D137773" w14:textId="77777777" w:rsidR="004447DC" w:rsidRDefault="00000000">
            <w:pPr>
              <w:spacing w:after="0" w:line="259" w:lineRule="auto"/>
              <w:ind w:left="9" w:right="0" w:firstLine="0"/>
              <w:jc w:val="left"/>
            </w:pPr>
            <w:r>
              <w:rPr>
                <w:sz w:val="16"/>
                <w:szCs w:val="16"/>
              </w:rPr>
              <w:t>PHL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74" w14:textId="77777777" w:rsidR="004447DC" w:rsidRDefault="00000000">
            <w:pPr>
              <w:spacing w:after="0" w:line="259" w:lineRule="auto"/>
              <w:ind w:left="0" w:right="0" w:firstLine="0"/>
              <w:jc w:val="left"/>
            </w:pPr>
            <w:r>
              <w:rPr>
                <w:sz w:val="16"/>
                <w:szCs w:val="16"/>
              </w:rPr>
              <w:t>Philippines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75"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76" w14:textId="77777777" w:rsidR="004447DC" w:rsidRDefault="00000000">
            <w:pPr>
              <w:spacing w:after="0" w:line="259" w:lineRule="auto"/>
              <w:ind w:left="0" w:right="69" w:firstLine="0"/>
              <w:jc w:val="center"/>
            </w:pPr>
            <w:r>
              <w:rPr>
                <w:sz w:val="16"/>
                <w:szCs w:val="16"/>
              </w:rPr>
              <w:t>8252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77" w14:textId="77777777" w:rsidR="004447DC" w:rsidRDefault="00000000">
            <w:pPr>
              <w:spacing w:after="0" w:line="259" w:lineRule="auto"/>
              <w:ind w:left="0" w:right="69"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78" w14:textId="77777777" w:rsidR="004447DC" w:rsidRDefault="00000000">
            <w:pPr>
              <w:spacing w:after="0" w:line="259" w:lineRule="auto"/>
              <w:ind w:left="0" w:right="69" w:firstLine="0"/>
              <w:jc w:val="center"/>
            </w:pPr>
            <w:r>
              <w:rPr>
                <w:sz w:val="16"/>
                <w:szCs w:val="16"/>
              </w:rPr>
              <w:t>0.85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79" w14:textId="77777777" w:rsidR="004447DC" w:rsidRDefault="00000000">
            <w:pPr>
              <w:spacing w:after="0" w:line="259" w:lineRule="auto"/>
              <w:ind w:left="0" w:right="69"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7A" w14:textId="77777777" w:rsidR="004447DC" w:rsidRDefault="00000000">
            <w:pPr>
              <w:spacing w:after="0" w:line="259" w:lineRule="auto"/>
              <w:ind w:left="0" w:right="69" w:firstLine="0"/>
              <w:jc w:val="center"/>
            </w:pPr>
            <w:r>
              <w:rPr>
                <w:sz w:val="16"/>
                <w:szCs w:val="16"/>
              </w:rPr>
              <w:t>0.65</w:t>
            </w:r>
          </w:p>
        </w:tc>
      </w:tr>
      <w:tr w:rsidR="004447DC" w14:paraId="2D137784"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7C" w14:textId="77777777" w:rsidR="004447DC" w:rsidRDefault="00000000">
            <w:pPr>
              <w:spacing w:after="0" w:line="259" w:lineRule="auto"/>
              <w:ind w:left="0" w:right="0" w:firstLine="0"/>
            </w:pPr>
            <w:r>
              <w:rPr>
                <w:sz w:val="16"/>
                <w:szCs w:val="16"/>
              </w:rPr>
              <w:t>PNG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7D" w14:textId="77777777" w:rsidR="004447DC" w:rsidRDefault="00000000">
            <w:pPr>
              <w:spacing w:after="0" w:line="259" w:lineRule="auto"/>
              <w:ind w:left="0" w:right="0" w:firstLine="0"/>
              <w:jc w:val="left"/>
            </w:pPr>
            <w:r>
              <w:rPr>
                <w:sz w:val="16"/>
                <w:szCs w:val="16"/>
              </w:rPr>
              <w:t>Papua New Guinea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7E"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7F" w14:textId="77777777" w:rsidR="004447DC" w:rsidRDefault="00000000">
            <w:pPr>
              <w:spacing w:after="0" w:line="259" w:lineRule="auto"/>
              <w:ind w:left="0" w:right="69" w:firstLine="0"/>
              <w:jc w:val="center"/>
            </w:pPr>
            <w:r>
              <w:rPr>
                <w:sz w:val="16"/>
                <w:szCs w:val="16"/>
              </w:rPr>
              <w:t>622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80" w14:textId="77777777" w:rsidR="004447DC" w:rsidRDefault="00000000">
            <w:pPr>
              <w:spacing w:after="0" w:line="259" w:lineRule="auto"/>
              <w:ind w:left="0" w:right="69" w:firstLine="0"/>
              <w:jc w:val="center"/>
            </w:pPr>
            <w:r>
              <w:rPr>
                <w:sz w:val="16"/>
                <w:szCs w:val="16"/>
              </w:rPr>
              <w:t>0.42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81" w14:textId="77777777" w:rsidR="004447DC" w:rsidRDefault="00000000">
            <w:pPr>
              <w:spacing w:after="0" w:line="259" w:lineRule="auto"/>
              <w:ind w:left="0" w:right="69"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82" w14:textId="77777777" w:rsidR="004447DC" w:rsidRDefault="00000000">
            <w:pPr>
              <w:spacing w:after="0" w:line="259" w:lineRule="auto"/>
              <w:ind w:left="0" w:right="69" w:firstLine="0"/>
              <w:jc w:val="center"/>
            </w:pPr>
            <w:r>
              <w:rPr>
                <w:sz w:val="16"/>
                <w:szCs w:val="16"/>
              </w:rPr>
              <w:t>0.42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83" w14:textId="77777777" w:rsidR="004447DC" w:rsidRDefault="00000000">
            <w:pPr>
              <w:spacing w:after="0" w:line="259" w:lineRule="auto"/>
              <w:ind w:left="0" w:right="69" w:firstLine="0"/>
              <w:jc w:val="center"/>
            </w:pPr>
            <w:r>
              <w:rPr>
                <w:sz w:val="16"/>
                <w:szCs w:val="16"/>
              </w:rPr>
              <w:t>0.66</w:t>
            </w:r>
          </w:p>
        </w:tc>
      </w:tr>
      <w:tr w:rsidR="004447DC" w14:paraId="2D13778D"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7" w:type="dxa"/>
              <w:bottom w:w="80" w:type="dxa"/>
              <w:right w:w="80" w:type="dxa"/>
            </w:tcMar>
          </w:tcPr>
          <w:p w14:paraId="2D137785" w14:textId="77777777" w:rsidR="004447DC" w:rsidRDefault="00000000">
            <w:pPr>
              <w:spacing w:after="0" w:line="259" w:lineRule="auto"/>
              <w:ind w:left="7" w:right="0" w:firstLine="0"/>
              <w:jc w:val="left"/>
            </w:pPr>
            <w:r>
              <w:rPr>
                <w:sz w:val="16"/>
                <w:szCs w:val="16"/>
              </w:rPr>
              <w:t>POL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86" w14:textId="77777777" w:rsidR="004447DC" w:rsidRDefault="00000000">
            <w:pPr>
              <w:spacing w:after="0" w:line="259" w:lineRule="auto"/>
              <w:ind w:left="0" w:right="0" w:firstLine="0"/>
              <w:jc w:val="left"/>
            </w:pPr>
            <w:r>
              <w:rPr>
                <w:sz w:val="16"/>
                <w:szCs w:val="16"/>
              </w:rPr>
              <w:t>Poland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87"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88" w14:textId="77777777" w:rsidR="004447DC" w:rsidRDefault="00000000">
            <w:pPr>
              <w:spacing w:after="0" w:line="259" w:lineRule="auto"/>
              <w:ind w:left="0" w:right="69" w:firstLine="0"/>
              <w:jc w:val="center"/>
            </w:pPr>
            <w:r>
              <w:rPr>
                <w:sz w:val="16"/>
                <w:szCs w:val="16"/>
              </w:rPr>
              <w:t>1143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89" w14:textId="77777777" w:rsidR="004447DC" w:rsidRDefault="00000000">
            <w:pPr>
              <w:spacing w:after="0" w:line="259" w:lineRule="auto"/>
              <w:ind w:left="0" w:right="69" w:firstLine="0"/>
              <w:jc w:val="center"/>
            </w:pPr>
            <w:r>
              <w:rPr>
                <w:sz w:val="16"/>
                <w:szCs w:val="16"/>
              </w:rPr>
              <w:t>0.60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8A" w14:textId="77777777" w:rsidR="004447DC" w:rsidRDefault="00000000">
            <w:pPr>
              <w:spacing w:after="0" w:line="259" w:lineRule="auto"/>
              <w:ind w:left="0" w:right="69" w:firstLine="0"/>
              <w:jc w:val="center"/>
            </w:pPr>
            <w:r>
              <w:rPr>
                <w:sz w:val="16"/>
                <w:szCs w:val="16"/>
              </w:rPr>
              <w:t>0.65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8B" w14:textId="77777777" w:rsidR="004447DC" w:rsidRDefault="00000000">
            <w:pPr>
              <w:spacing w:after="0" w:line="259" w:lineRule="auto"/>
              <w:ind w:left="0" w:right="69"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8C" w14:textId="77777777" w:rsidR="004447DC" w:rsidRDefault="00000000">
            <w:pPr>
              <w:spacing w:after="0" w:line="259" w:lineRule="auto"/>
              <w:ind w:left="0" w:right="69" w:firstLine="0"/>
              <w:jc w:val="center"/>
            </w:pPr>
            <w:r>
              <w:rPr>
                <w:sz w:val="16"/>
                <w:szCs w:val="16"/>
              </w:rPr>
              <w:t>0.27</w:t>
            </w:r>
          </w:p>
        </w:tc>
      </w:tr>
      <w:tr w:rsidR="004447DC" w14:paraId="2D137796"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9" w:type="dxa"/>
              <w:bottom w:w="80" w:type="dxa"/>
              <w:right w:w="80" w:type="dxa"/>
            </w:tcMar>
          </w:tcPr>
          <w:p w14:paraId="2D13778E" w14:textId="77777777" w:rsidR="004447DC" w:rsidRDefault="00000000">
            <w:pPr>
              <w:spacing w:after="0" w:line="259" w:lineRule="auto"/>
              <w:ind w:left="9" w:right="0" w:firstLine="0"/>
              <w:jc w:val="left"/>
            </w:pPr>
            <w:r>
              <w:rPr>
                <w:sz w:val="16"/>
                <w:szCs w:val="16"/>
              </w:rPr>
              <w:t>PRT</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8F" w14:textId="77777777" w:rsidR="004447DC" w:rsidRDefault="00000000">
            <w:pPr>
              <w:spacing w:after="0" w:line="259" w:lineRule="auto"/>
              <w:ind w:left="0" w:right="0" w:firstLine="0"/>
              <w:jc w:val="left"/>
            </w:pPr>
            <w:r>
              <w:rPr>
                <w:sz w:val="16"/>
                <w:szCs w:val="16"/>
              </w:rPr>
              <w:t>Portugal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90"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1" w14:textId="77777777" w:rsidR="004447DC" w:rsidRDefault="00000000">
            <w:pPr>
              <w:spacing w:after="0" w:line="259" w:lineRule="auto"/>
              <w:ind w:left="0" w:right="69" w:firstLine="0"/>
              <w:jc w:val="center"/>
            </w:pPr>
            <w:r>
              <w:rPr>
                <w:sz w:val="16"/>
                <w:szCs w:val="16"/>
              </w:rPr>
              <w:t>726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2" w14:textId="77777777" w:rsidR="004447DC" w:rsidRDefault="00000000">
            <w:pPr>
              <w:spacing w:after="0" w:line="259" w:lineRule="auto"/>
              <w:ind w:left="0" w:right="69" w:firstLine="0"/>
              <w:jc w:val="center"/>
            </w:pPr>
            <w:r>
              <w:rPr>
                <w:sz w:val="16"/>
                <w:szCs w:val="16"/>
              </w:rPr>
              <w:t>0.77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3" w14:textId="77777777" w:rsidR="004447DC" w:rsidRDefault="00000000">
            <w:pPr>
              <w:spacing w:after="0" w:line="259" w:lineRule="auto"/>
              <w:ind w:left="0" w:right="69"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4" w14:textId="77777777" w:rsidR="004447DC" w:rsidRDefault="00000000">
            <w:pPr>
              <w:spacing w:after="0" w:line="259" w:lineRule="auto"/>
              <w:ind w:left="0" w:right="69" w:firstLine="0"/>
              <w:jc w:val="center"/>
            </w:pPr>
            <w:r>
              <w:rPr>
                <w:sz w:val="16"/>
                <w:szCs w:val="16"/>
              </w:rPr>
              <w:t>0.77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5" w14:textId="77777777" w:rsidR="004447DC" w:rsidRDefault="00000000">
            <w:pPr>
              <w:spacing w:after="0" w:line="259" w:lineRule="auto"/>
              <w:ind w:left="0" w:right="69" w:firstLine="0"/>
              <w:jc w:val="center"/>
            </w:pPr>
            <w:r>
              <w:rPr>
                <w:sz w:val="16"/>
                <w:szCs w:val="16"/>
              </w:rPr>
              <w:t>0.16</w:t>
            </w:r>
          </w:p>
        </w:tc>
      </w:tr>
      <w:tr w:rsidR="004447DC" w14:paraId="2D13779F"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7" w:type="dxa"/>
              <w:bottom w:w="80" w:type="dxa"/>
              <w:right w:w="80" w:type="dxa"/>
            </w:tcMar>
          </w:tcPr>
          <w:p w14:paraId="2D137797" w14:textId="77777777" w:rsidR="004447DC" w:rsidRDefault="00000000">
            <w:pPr>
              <w:spacing w:after="0" w:line="259" w:lineRule="auto"/>
              <w:ind w:left="7" w:right="0" w:firstLine="0"/>
              <w:jc w:val="left"/>
            </w:pPr>
            <w:r>
              <w:rPr>
                <w:sz w:val="16"/>
                <w:szCs w:val="16"/>
              </w:rPr>
              <w:t>PRY</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98" w14:textId="77777777" w:rsidR="004447DC" w:rsidRDefault="00000000">
            <w:pPr>
              <w:spacing w:after="0" w:line="259" w:lineRule="auto"/>
              <w:ind w:left="0" w:right="0" w:firstLine="0"/>
              <w:jc w:val="left"/>
            </w:pPr>
            <w:r>
              <w:rPr>
                <w:sz w:val="16"/>
                <w:szCs w:val="16"/>
              </w:rPr>
              <w:t>Paraguay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99"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A" w14:textId="77777777" w:rsidR="004447DC" w:rsidRDefault="00000000">
            <w:pPr>
              <w:spacing w:after="0" w:line="259" w:lineRule="auto"/>
              <w:ind w:left="0" w:right="69" w:firstLine="0"/>
              <w:jc w:val="center"/>
            </w:pPr>
            <w:r>
              <w:rPr>
                <w:sz w:val="16"/>
                <w:szCs w:val="16"/>
              </w:rPr>
              <w:t>2108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B" w14:textId="77777777" w:rsidR="004447DC" w:rsidRDefault="00000000">
            <w:pPr>
              <w:spacing w:after="0" w:line="259" w:lineRule="auto"/>
              <w:ind w:left="0" w:right="69" w:firstLine="0"/>
              <w:jc w:val="center"/>
            </w:pPr>
            <w:r>
              <w:rPr>
                <w:sz w:val="16"/>
                <w:szCs w:val="16"/>
              </w:rPr>
              <w:t>0.59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C" w14:textId="77777777" w:rsidR="004447DC" w:rsidRDefault="00000000">
            <w:pPr>
              <w:spacing w:after="0" w:line="259" w:lineRule="auto"/>
              <w:ind w:left="0" w:right="69"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D" w14:textId="77777777" w:rsidR="004447DC" w:rsidRDefault="00000000">
            <w:pPr>
              <w:spacing w:after="0" w:line="259" w:lineRule="auto"/>
              <w:ind w:left="0" w:right="69"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9E" w14:textId="77777777" w:rsidR="004447DC" w:rsidRDefault="00000000">
            <w:pPr>
              <w:spacing w:after="0" w:line="259" w:lineRule="auto"/>
              <w:ind w:left="0" w:right="69" w:firstLine="0"/>
              <w:jc w:val="center"/>
            </w:pPr>
            <w:r>
              <w:rPr>
                <w:sz w:val="16"/>
                <w:szCs w:val="16"/>
              </w:rPr>
              <w:t>0.26</w:t>
            </w:r>
          </w:p>
        </w:tc>
      </w:tr>
      <w:tr w:rsidR="004447DC" w14:paraId="2D1377A8"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tcPr>
          <w:p w14:paraId="2D1377A0" w14:textId="77777777" w:rsidR="004447DC" w:rsidRDefault="00000000">
            <w:pPr>
              <w:spacing w:after="0" w:line="259" w:lineRule="auto"/>
              <w:ind w:left="21" w:right="0" w:firstLine="0"/>
              <w:jc w:val="left"/>
            </w:pPr>
            <w:r>
              <w:rPr>
                <w:sz w:val="16"/>
                <w:szCs w:val="16"/>
              </w:rPr>
              <w:t>PSE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A1" w14:textId="77777777" w:rsidR="004447DC" w:rsidRDefault="00000000">
            <w:pPr>
              <w:spacing w:after="0" w:line="259" w:lineRule="auto"/>
              <w:ind w:left="0" w:right="0" w:firstLine="0"/>
              <w:jc w:val="left"/>
            </w:pPr>
            <w:r>
              <w:rPr>
                <w:sz w:val="16"/>
                <w:szCs w:val="16"/>
              </w:rPr>
              <w:t>Palestine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A2" w14:textId="77777777" w:rsidR="004447DC"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A3" w14:textId="77777777" w:rsidR="004447DC" w:rsidRDefault="00000000">
            <w:pPr>
              <w:spacing w:after="0" w:line="259" w:lineRule="auto"/>
              <w:ind w:left="0" w:right="69" w:firstLine="0"/>
              <w:jc w:val="center"/>
            </w:pPr>
            <w:r>
              <w:rPr>
                <w:sz w:val="16"/>
                <w:szCs w:val="16"/>
              </w:rPr>
              <w:t>1071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A4" w14:textId="77777777" w:rsidR="004447DC" w:rsidRDefault="00000000">
            <w:pPr>
              <w:spacing w:after="0" w:line="259" w:lineRule="auto"/>
              <w:ind w:left="0" w:right="69" w:firstLine="0"/>
              <w:jc w:val="center"/>
            </w:pPr>
            <w:r>
              <w:rPr>
                <w:sz w:val="16"/>
                <w:szCs w:val="16"/>
              </w:rPr>
              <w:t>0.53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A5" w14:textId="77777777" w:rsidR="004447DC" w:rsidRDefault="00000000">
            <w:pPr>
              <w:spacing w:after="0" w:line="259" w:lineRule="auto"/>
              <w:ind w:left="0" w:right="69" w:firstLine="0"/>
              <w:jc w:val="center"/>
            </w:pPr>
            <w:r>
              <w:rPr>
                <w:sz w:val="16"/>
                <w:szCs w:val="16"/>
              </w:rPr>
              <w:t>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A6" w14:textId="77777777" w:rsidR="004447DC" w:rsidRDefault="00000000">
            <w:pPr>
              <w:spacing w:after="0" w:line="259" w:lineRule="auto"/>
              <w:ind w:left="0" w:right="69"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A7" w14:textId="77777777" w:rsidR="004447DC" w:rsidRDefault="00000000">
            <w:pPr>
              <w:spacing w:after="0" w:line="259" w:lineRule="auto"/>
              <w:ind w:left="0" w:right="69" w:firstLine="0"/>
              <w:jc w:val="center"/>
            </w:pPr>
            <w:r>
              <w:rPr>
                <w:sz w:val="16"/>
                <w:szCs w:val="16"/>
              </w:rPr>
              <w:t>0.47</w:t>
            </w:r>
          </w:p>
        </w:tc>
      </w:tr>
      <w:tr w:rsidR="004447DC" w14:paraId="2D1377B1"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A9" w14:textId="77777777" w:rsidR="004447DC" w:rsidRDefault="00000000">
            <w:pPr>
              <w:spacing w:after="0" w:line="259" w:lineRule="auto"/>
              <w:ind w:left="0" w:right="0" w:firstLine="0"/>
            </w:pPr>
            <w:r>
              <w:rPr>
                <w:sz w:val="16"/>
                <w:szCs w:val="16"/>
              </w:rPr>
              <w:t>ROU</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AA" w14:textId="77777777" w:rsidR="004447DC" w:rsidRDefault="00000000">
            <w:pPr>
              <w:spacing w:after="0" w:line="259" w:lineRule="auto"/>
              <w:ind w:left="0" w:right="0" w:firstLine="0"/>
              <w:jc w:val="left"/>
            </w:pPr>
            <w:r>
              <w:rPr>
                <w:sz w:val="16"/>
                <w:szCs w:val="16"/>
              </w:rPr>
              <w:t>Romania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AB"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AC" w14:textId="77777777" w:rsidR="004447DC" w:rsidRDefault="00000000">
            <w:pPr>
              <w:spacing w:after="0" w:line="259" w:lineRule="auto"/>
              <w:ind w:left="0" w:right="69" w:firstLine="0"/>
              <w:jc w:val="center"/>
            </w:pPr>
            <w:r>
              <w:rPr>
                <w:sz w:val="16"/>
                <w:szCs w:val="16"/>
              </w:rPr>
              <w:t>316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AD" w14:textId="77777777" w:rsidR="004447DC" w:rsidRDefault="00000000">
            <w:pPr>
              <w:spacing w:after="0" w:line="259" w:lineRule="auto"/>
              <w:ind w:left="0" w:right="69" w:firstLine="0"/>
              <w:jc w:val="center"/>
            </w:pPr>
            <w:r>
              <w:rPr>
                <w:sz w:val="16"/>
                <w:szCs w:val="16"/>
              </w:rPr>
              <w:t>0.54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AE" w14:textId="77777777" w:rsidR="004447DC" w:rsidRDefault="00000000">
            <w:pPr>
              <w:spacing w:after="0" w:line="259" w:lineRule="auto"/>
              <w:ind w:left="0" w:right="69" w:firstLine="0"/>
              <w:jc w:val="center"/>
            </w:pPr>
            <w:r>
              <w:rPr>
                <w:sz w:val="16"/>
                <w:szCs w:val="16"/>
              </w:rPr>
              <w:t>0.31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AF" w14:textId="77777777" w:rsidR="004447DC" w:rsidRDefault="00000000">
            <w:pPr>
              <w:spacing w:after="0" w:line="259" w:lineRule="auto"/>
              <w:ind w:left="0" w:right="69"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B0" w14:textId="77777777" w:rsidR="004447DC" w:rsidRDefault="00000000">
            <w:pPr>
              <w:spacing w:after="0" w:line="259" w:lineRule="auto"/>
              <w:ind w:left="0" w:right="69" w:firstLine="0"/>
              <w:jc w:val="center"/>
            </w:pPr>
            <w:r>
              <w:rPr>
                <w:sz w:val="16"/>
                <w:szCs w:val="16"/>
              </w:rPr>
              <w:t>0.45</w:t>
            </w:r>
          </w:p>
        </w:tc>
      </w:tr>
      <w:tr w:rsidR="004447DC" w14:paraId="2D1377BA"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3" w:type="dxa"/>
              <w:bottom w:w="80" w:type="dxa"/>
              <w:right w:w="80" w:type="dxa"/>
            </w:tcMar>
          </w:tcPr>
          <w:p w14:paraId="2D1377B2" w14:textId="77777777" w:rsidR="004447DC" w:rsidRDefault="00000000">
            <w:pPr>
              <w:spacing w:after="0" w:line="259" w:lineRule="auto"/>
              <w:ind w:left="13" w:right="0" w:firstLine="0"/>
              <w:jc w:val="left"/>
            </w:pPr>
            <w:r>
              <w:rPr>
                <w:sz w:val="16"/>
                <w:szCs w:val="16"/>
              </w:rPr>
              <w:t>RUS</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B3" w14:textId="77777777" w:rsidR="004447DC" w:rsidRDefault="00000000">
            <w:pPr>
              <w:spacing w:after="0" w:line="259" w:lineRule="auto"/>
              <w:ind w:left="0" w:right="0" w:firstLine="0"/>
              <w:jc w:val="left"/>
            </w:pPr>
            <w:r>
              <w:rPr>
                <w:sz w:val="16"/>
                <w:szCs w:val="16"/>
              </w:rPr>
              <w:t>Russia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B4" w14:textId="77777777" w:rsidR="004447DC"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B5" w14:textId="77777777" w:rsidR="004447DC" w:rsidRDefault="00000000">
            <w:pPr>
              <w:spacing w:after="0" w:line="259" w:lineRule="auto"/>
              <w:ind w:left="0" w:right="69" w:firstLine="0"/>
              <w:jc w:val="center"/>
            </w:pPr>
            <w:r>
              <w:rPr>
                <w:sz w:val="16"/>
                <w:szCs w:val="16"/>
              </w:rPr>
              <w:t>1166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B6" w14:textId="77777777" w:rsidR="004447DC" w:rsidRDefault="00000000">
            <w:pPr>
              <w:spacing w:after="0" w:line="259" w:lineRule="auto"/>
              <w:ind w:left="0" w:right="69" w:firstLine="0"/>
              <w:jc w:val="center"/>
            </w:pPr>
            <w:r>
              <w:rPr>
                <w:sz w:val="16"/>
                <w:szCs w:val="16"/>
              </w:rPr>
              <w:t>0.48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B7" w14:textId="77777777" w:rsidR="004447DC" w:rsidRDefault="00000000">
            <w:pPr>
              <w:spacing w:after="0" w:line="259" w:lineRule="auto"/>
              <w:ind w:left="0" w:right="69"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B8" w14:textId="77777777" w:rsidR="004447DC" w:rsidRDefault="00000000">
            <w:pPr>
              <w:spacing w:after="0" w:line="259" w:lineRule="auto"/>
              <w:ind w:left="0" w:right="69"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B9" w14:textId="77777777" w:rsidR="004447DC" w:rsidRDefault="00000000">
            <w:pPr>
              <w:spacing w:after="0" w:line="259" w:lineRule="auto"/>
              <w:ind w:left="0" w:right="69" w:firstLine="0"/>
              <w:jc w:val="center"/>
            </w:pPr>
            <w:r>
              <w:rPr>
                <w:sz w:val="16"/>
                <w:szCs w:val="16"/>
              </w:rPr>
              <w:t>0.32</w:t>
            </w:r>
          </w:p>
        </w:tc>
      </w:tr>
      <w:tr w:rsidR="004447DC" w14:paraId="2D1377C3"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BB" w14:textId="77777777" w:rsidR="004447DC" w:rsidRDefault="00000000">
            <w:pPr>
              <w:spacing w:after="0" w:line="259" w:lineRule="auto"/>
              <w:ind w:left="0" w:right="0" w:firstLine="0"/>
            </w:pPr>
            <w:r>
              <w:rPr>
                <w:sz w:val="16"/>
                <w:szCs w:val="16"/>
              </w:rPr>
              <w:t>RWA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BC" w14:textId="77777777" w:rsidR="004447DC" w:rsidRDefault="00000000">
            <w:pPr>
              <w:spacing w:after="0" w:line="259" w:lineRule="auto"/>
              <w:ind w:left="0" w:right="0" w:firstLine="0"/>
              <w:jc w:val="left"/>
            </w:pPr>
            <w:r>
              <w:rPr>
                <w:sz w:val="16"/>
                <w:szCs w:val="16"/>
              </w:rPr>
              <w:t>Rwanda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BD"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BE" w14:textId="77777777" w:rsidR="004447DC" w:rsidRDefault="00000000">
            <w:pPr>
              <w:spacing w:after="0" w:line="259" w:lineRule="auto"/>
              <w:ind w:left="0" w:right="69" w:firstLine="0"/>
              <w:jc w:val="center"/>
            </w:pPr>
            <w:r>
              <w:rPr>
                <w:sz w:val="16"/>
                <w:szCs w:val="16"/>
              </w:rPr>
              <w:t>1154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BF" w14:textId="77777777" w:rsidR="004447DC" w:rsidRDefault="00000000">
            <w:pPr>
              <w:spacing w:after="0" w:line="259" w:lineRule="auto"/>
              <w:ind w:left="0" w:right="69" w:firstLine="0"/>
              <w:jc w:val="center"/>
            </w:pPr>
            <w:r>
              <w:rPr>
                <w:sz w:val="16"/>
                <w:szCs w:val="16"/>
              </w:rPr>
              <w:t>0.38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C0" w14:textId="77777777" w:rsidR="004447DC" w:rsidRDefault="00000000">
            <w:pPr>
              <w:spacing w:after="0" w:line="259" w:lineRule="auto"/>
              <w:ind w:left="0" w:right="69" w:firstLine="0"/>
              <w:jc w:val="center"/>
            </w:pPr>
            <w:r>
              <w:rPr>
                <w:sz w:val="16"/>
                <w:szCs w:val="16"/>
              </w:rPr>
              <w:t>0.49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C1" w14:textId="77777777" w:rsidR="004447DC" w:rsidRDefault="00000000">
            <w:pPr>
              <w:spacing w:after="0" w:line="259" w:lineRule="auto"/>
              <w:ind w:left="0" w:right="69"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C2" w14:textId="77777777" w:rsidR="004447DC" w:rsidRDefault="00000000">
            <w:pPr>
              <w:spacing w:after="0" w:line="259" w:lineRule="auto"/>
              <w:ind w:left="0" w:right="69" w:firstLine="0"/>
              <w:jc w:val="center"/>
            </w:pPr>
            <w:r>
              <w:rPr>
                <w:sz w:val="16"/>
                <w:szCs w:val="16"/>
              </w:rPr>
              <w:t>0.41</w:t>
            </w:r>
          </w:p>
        </w:tc>
      </w:tr>
      <w:tr w:rsidR="004447DC" w14:paraId="2D1377CC"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8" w:type="dxa"/>
              <w:bottom w:w="80" w:type="dxa"/>
              <w:right w:w="80" w:type="dxa"/>
            </w:tcMar>
          </w:tcPr>
          <w:p w14:paraId="2D1377C4" w14:textId="77777777" w:rsidR="004447DC" w:rsidRDefault="00000000">
            <w:pPr>
              <w:spacing w:after="0" w:line="259" w:lineRule="auto"/>
              <w:ind w:left="8" w:right="0" w:firstLine="0"/>
              <w:jc w:val="left"/>
            </w:pPr>
            <w:r>
              <w:rPr>
                <w:sz w:val="16"/>
                <w:szCs w:val="16"/>
              </w:rPr>
              <w:t>SDN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C5" w14:textId="77777777" w:rsidR="004447DC" w:rsidRDefault="00000000">
            <w:pPr>
              <w:spacing w:after="0" w:line="259" w:lineRule="auto"/>
              <w:ind w:left="0" w:right="0" w:firstLine="0"/>
              <w:jc w:val="left"/>
            </w:pPr>
            <w:r>
              <w:rPr>
                <w:sz w:val="16"/>
                <w:szCs w:val="16"/>
              </w:rPr>
              <w:t>Sudan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C6"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C7" w14:textId="77777777" w:rsidR="004447DC" w:rsidRDefault="00000000">
            <w:pPr>
              <w:spacing w:after="0" w:line="259" w:lineRule="auto"/>
              <w:ind w:left="0" w:right="69" w:firstLine="0"/>
              <w:jc w:val="center"/>
            </w:pPr>
            <w:r>
              <w:rPr>
                <w:sz w:val="16"/>
                <w:szCs w:val="16"/>
              </w:rPr>
              <w:t>1077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C8" w14:textId="77777777" w:rsidR="004447DC" w:rsidRDefault="00000000">
            <w:pPr>
              <w:spacing w:after="0" w:line="259" w:lineRule="auto"/>
              <w:ind w:left="0" w:right="69" w:firstLine="0"/>
              <w:jc w:val="center"/>
            </w:pPr>
            <w:r>
              <w:rPr>
                <w:sz w:val="16"/>
                <w:szCs w:val="16"/>
              </w:rPr>
              <w:t>0.37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C9" w14:textId="77777777" w:rsidR="004447DC" w:rsidRDefault="00000000">
            <w:pPr>
              <w:spacing w:after="0" w:line="259" w:lineRule="auto"/>
              <w:ind w:left="0" w:right="69" w:firstLine="0"/>
              <w:jc w:val="center"/>
            </w:pPr>
            <w:r>
              <w:rPr>
                <w:sz w:val="16"/>
                <w:szCs w:val="16"/>
              </w:rPr>
              <w:t>0.29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CA" w14:textId="77777777" w:rsidR="004447DC" w:rsidRDefault="00000000">
            <w:pPr>
              <w:spacing w:after="0" w:line="259" w:lineRule="auto"/>
              <w:ind w:left="0" w:right="69"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CB" w14:textId="77777777" w:rsidR="004447DC" w:rsidRDefault="00000000">
            <w:pPr>
              <w:spacing w:after="0" w:line="259" w:lineRule="auto"/>
              <w:ind w:left="0" w:right="69" w:firstLine="0"/>
              <w:jc w:val="center"/>
            </w:pPr>
            <w:r>
              <w:rPr>
                <w:sz w:val="16"/>
                <w:szCs w:val="16"/>
              </w:rPr>
              <w:t>0.36</w:t>
            </w:r>
          </w:p>
        </w:tc>
      </w:tr>
      <w:tr w:rsidR="004447DC" w14:paraId="2D1377D5"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2D1377CD" w14:textId="77777777" w:rsidR="004447DC" w:rsidRDefault="00000000">
            <w:pPr>
              <w:spacing w:after="0" w:line="259" w:lineRule="auto"/>
              <w:ind w:left="15" w:right="0" w:firstLine="0"/>
              <w:jc w:val="left"/>
            </w:pPr>
            <w:r>
              <w:rPr>
                <w:sz w:val="16"/>
                <w:szCs w:val="16"/>
              </w:rPr>
              <w:t>SEN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CE" w14:textId="77777777" w:rsidR="004447DC" w:rsidRDefault="00000000">
            <w:pPr>
              <w:spacing w:after="0" w:line="259" w:lineRule="auto"/>
              <w:ind w:left="0" w:right="0" w:firstLine="0"/>
              <w:jc w:val="left"/>
            </w:pPr>
            <w:r>
              <w:rPr>
                <w:sz w:val="16"/>
                <w:szCs w:val="16"/>
              </w:rPr>
              <w:t>Senegal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CF"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0" w14:textId="77777777" w:rsidR="004447DC" w:rsidRDefault="00000000">
            <w:pPr>
              <w:spacing w:after="0" w:line="259" w:lineRule="auto"/>
              <w:ind w:left="0" w:right="69" w:firstLine="0"/>
              <w:jc w:val="center"/>
            </w:pPr>
            <w:r>
              <w:rPr>
                <w:sz w:val="16"/>
                <w:szCs w:val="16"/>
              </w:rPr>
              <w:t>1086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1" w14:textId="77777777" w:rsidR="004447DC" w:rsidRDefault="00000000">
            <w:pPr>
              <w:spacing w:after="0" w:line="259" w:lineRule="auto"/>
              <w:ind w:left="0" w:right="69" w:firstLine="0"/>
              <w:jc w:val="center"/>
            </w:pPr>
            <w:r>
              <w:rPr>
                <w:sz w:val="16"/>
                <w:szCs w:val="16"/>
              </w:rPr>
              <w:t>0.23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2" w14:textId="77777777" w:rsidR="004447DC" w:rsidRDefault="00000000">
            <w:pPr>
              <w:spacing w:after="0" w:line="259" w:lineRule="auto"/>
              <w:ind w:left="0" w:right="69"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3" w14:textId="77777777" w:rsidR="004447DC" w:rsidRDefault="00000000">
            <w:pPr>
              <w:spacing w:after="0" w:line="259" w:lineRule="auto"/>
              <w:ind w:left="0" w:right="69" w:firstLine="0"/>
              <w:jc w:val="center"/>
            </w:pPr>
            <w:r>
              <w:rPr>
                <w:sz w:val="16"/>
                <w:szCs w:val="16"/>
              </w:rPr>
              <w:t>0.24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4" w14:textId="77777777" w:rsidR="004447DC" w:rsidRDefault="00000000">
            <w:pPr>
              <w:spacing w:after="0" w:line="259" w:lineRule="auto"/>
              <w:ind w:left="0" w:right="69" w:firstLine="0"/>
              <w:jc w:val="center"/>
            </w:pPr>
            <w:r>
              <w:rPr>
                <w:sz w:val="16"/>
                <w:szCs w:val="16"/>
              </w:rPr>
              <w:t>0.61</w:t>
            </w:r>
          </w:p>
        </w:tc>
      </w:tr>
      <w:tr w:rsidR="004447DC" w14:paraId="2D1377DE"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3" w:type="dxa"/>
              <w:bottom w:w="80" w:type="dxa"/>
              <w:right w:w="80" w:type="dxa"/>
            </w:tcMar>
          </w:tcPr>
          <w:p w14:paraId="2D1377D6" w14:textId="77777777" w:rsidR="004447DC" w:rsidRDefault="00000000">
            <w:pPr>
              <w:spacing w:after="0" w:line="259" w:lineRule="auto"/>
              <w:ind w:left="23" w:right="0" w:firstLine="0"/>
              <w:jc w:val="left"/>
            </w:pPr>
            <w:r>
              <w:rPr>
                <w:sz w:val="16"/>
                <w:szCs w:val="16"/>
              </w:rPr>
              <w:t>SLB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D7" w14:textId="77777777" w:rsidR="004447DC" w:rsidRDefault="00000000">
            <w:pPr>
              <w:spacing w:after="0" w:line="259" w:lineRule="auto"/>
              <w:ind w:left="0" w:right="0" w:firstLine="0"/>
              <w:jc w:val="left"/>
            </w:pPr>
            <w:r>
              <w:rPr>
                <w:sz w:val="16"/>
                <w:szCs w:val="16"/>
              </w:rPr>
              <w:t>Solomons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D8" w14:textId="77777777" w:rsidR="004447DC"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9" w14:textId="77777777" w:rsidR="004447DC" w:rsidRDefault="00000000">
            <w:pPr>
              <w:spacing w:after="0" w:line="259" w:lineRule="auto"/>
              <w:ind w:left="0" w:right="69" w:firstLine="0"/>
              <w:jc w:val="center"/>
            </w:pPr>
            <w:r>
              <w:rPr>
                <w:sz w:val="16"/>
                <w:szCs w:val="16"/>
              </w:rPr>
              <w:t>521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A" w14:textId="77777777" w:rsidR="004447DC" w:rsidRDefault="00000000">
            <w:pPr>
              <w:spacing w:after="0" w:line="259" w:lineRule="auto"/>
              <w:ind w:left="0" w:right="69" w:firstLine="0"/>
              <w:jc w:val="center"/>
            </w:pPr>
            <w:r>
              <w:rPr>
                <w:sz w:val="16"/>
                <w:szCs w:val="16"/>
              </w:rPr>
              <w:t>0.54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B" w14:textId="77777777" w:rsidR="004447DC" w:rsidRDefault="00000000">
            <w:pPr>
              <w:spacing w:after="0" w:line="259" w:lineRule="auto"/>
              <w:ind w:left="0" w:right="69"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C" w14:textId="77777777" w:rsidR="004447DC" w:rsidRDefault="00000000">
            <w:pPr>
              <w:spacing w:after="0" w:line="259" w:lineRule="auto"/>
              <w:ind w:left="0" w:right="69"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DD" w14:textId="77777777" w:rsidR="004447DC" w:rsidRDefault="00000000">
            <w:pPr>
              <w:spacing w:after="0" w:line="259" w:lineRule="auto"/>
              <w:ind w:left="0" w:right="69" w:firstLine="0"/>
              <w:jc w:val="center"/>
            </w:pPr>
            <w:r>
              <w:rPr>
                <w:sz w:val="16"/>
                <w:szCs w:val="16"/>
              </w:rPr>
              <w:t>0.49</w:t>
            </w:r>
          </w:p>
        </w:tc>
      </w:tr>
      <w:tr w:rsidR="004447DC" w14:paraId="2D1377E7" w14:textId="77777777">
        <w:trPr>
          <w:trHeight w:val="208"/>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5" w:type="dxa"/>
              <w:bottom w:w="80" w:type="dxa"/>
              <w:right w:w="80" w:type="dxa"/>
            </w:tcMar>
          </w:tcPr>
          <w:p w14:paraId="2D1377DF" w14:textId="77777777" w:rsidR="004447DC" w:rsidRDefault="00000000">
            <w:pPr>
              <w:spacing w:after="0" w:line="259" w:lineRule="auto"/>
              <w:ind w:left="25" w:right="0" w:firstLine="0"/>
              <w:jc w:val="left"/>
            </w:pPr>
            <w:r>
              <w:rPr>
                <w:sz w:val="16"/>
                <w:szCs w:val="16"/>
              </w:rPr>
              <w:t>SLE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E0" w14:textId="77777777" w:rsidR="004447DC" w:rsidRDefault="00000000">
            <w:pPr>
              <w:spacing w:after="0" w:line="259" w:lineRule="auto"/>
              <w:ind w:left="0" w:right="0" w:firstLine="0"/>
              <w:jc w:val="left"/>
            </w:pPr>
            <w:r>
              <w:rPr>
                <w:sz w:val="16"/>
                <w:szCs w:val="16"/>
              </w:rPr>
              <w:t>Sierra Leone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E1" w14:textId="77777777" w:rsidR="004447DC"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E2" w14:textId="77777777" w:rsidR="004447DC" w:rsidRDefault="00000000">
            <w:pPr>
              <w:spacing w:after="0" w:line="259" w:lineRule="auto"/>
              <w:ind w:left="0" w:right="69" w:firstLine="0"/>
              <w:jc w:val="center"/>
            </w:pPr>
            <w:r>
              <w:rPr>
                <w:sz w:val="16"/>
                <w:szCs w:val="16"/>
              </w:rPr>
              <w:t>616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E3" w14:textId="77777777" w:rsidR="004447DC" w:rsidRDefault="00000000">
            <w:pPr>
              <w:spacing w:after="0" w:line="259" w:lineRule="auto"/>
              <w:ind w:left="0" w:right="69" w:firstLine="0"/>
              <w:jc w:val="center"/>
            </w:pPr>
            <w:r>
              <w:rPr>
                <w:sz w:val="16"/>
                <w:szCs w:val="16"/>
              </w:rPr>
              <w:t>0.39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E4" w14:textId="77777777" w:rsidR="004447DC" w:rsidRDefault="00000000">
            <w:pPr>
              <w:spacing w:after="0" w:line="259" w:lineRule="auto"/>
              <w:ind w:left="0" w:right="69" w:firstLine="0"/>
              <w:jc w:val="center"/>
            </w:pPr>
            <w:r>
              <w:rPr>
                <w:sz w:val="16"/>
                <w:szCs w:val="16"/>
              </w:rPr>
              <w:t>0.39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E5" w14:textId="77777777" w:rsidR="004447DC" w:rsidRDefault="00000000">
            <w:pPr>
              <w:spacing w:after="0" w:line="259" w:lineRule="auto"/>
              <w:ind w:left="0" w:right="69"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49" w:type="dxa"/>
            </w:tcMar>
          </w:tcPr>
          <w:p w14:paraId="2D1377E6" w14:textId="77777777" w:rsidR="004447DC" w:rsidRDefault="00000000">
            <w:pPr>
              <w:spacing w:after="0" w:line="259" w:lineRule="auto"/>
              <w:ind w:left="0" w:right="69" w:firstLine="0"/>
              <w:jc w:val="center"/>
            </w:pPr>
            <w:r>
              <w:rPr>
                <w:sz w:val="16"/>
                <w:szCs w:val="16"/>
              </w:rPr>
              <w:t>0.42</w:t>
            </w:r>
          </w:p>
        </w:tc>
      </w:tr>
      <w:tr w:rsidR="004447DC" w14:paraId="2D1377F0" w14:textId="77777777">
        <w:trPr>
          <w:trHeight w:val="210"/>
        </w:trPr>
        <w:tc>
          <w:tcPr>
            <w:tcW w:w="593" w:type="dxa"/>
            <w:tcBorders>
              <w:top w:val="single" w:sz="3" w:space="0" w:color="000000"/>
              <w:left w:val="single" w:sz="3" w:space="0" w:color="000000"/>
              <w:bottom w:val="single" w:sz="5" w:space="0" w:color="000000"/>
              <w:right w:val="single" w:sz="3" w:space="0" w:color="000000"/>
            </w:tcBorders>
            <w:shd w:val="clear" w:color="auto" w:fill="auto"/>
            <w:tcMar>
              <w:top w:w="80" w:type="dxa"/>
              <w:left w:w="109" w:type="dxa"/>
              <w:bottom w:w="80" w:type="dxa"/>
              <w:right w:w="80" w:type="dxa"/>
            </w:tcMar>
          </w:tcPr>
          <w:p w14:paraId="2D1377E8" w14:textId="77777777" w:rsidR="004447DC" w:rsidRDefault="00000000">
            <w:pPr>
              <w:spacing w:after="0" w:line="259" w:lineRule="auto"/>
              <w:ind w:left="29" w:right="0" w:firstLine="0"/>
              <w:jc w:val="left"/>
            </w:pPr>
            <w:r>
              <w:rPr>
                <w:sz w:val="16"/>
                <w:szCs w:val="16"/>
              </w:rPr>
              <w:t>SLV</w:t>
            </w:r>
          </w:p>
        </w:tc>
        <w:tc>
          <w:tcPr>
            <w:tcW w:w="1878"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7E9" w14:textId="77777777" w:rsidR="004447DC" w:rsidRDefault="00000000">
            <w:pPr>
              <w:spacing w:after="0" w:line="259" w:lineRule="auto"/>
              <w:ind w:left="0" w:right="0" w:firstLine="0"/>
              <w:jc w:val="left"/>
            </w:pPr>
            <w:r>
              <w:rPr>
                <w:sz w:val="16"/>
                <w:szCs w:val="16"/>
              </w:rPr>
              <w:t>El Salvador</w:t>
            </w:r>
          </w:p>
        </w:tc>
        <w:tc>
          <w:tcPr>
            <w:tcW w:w="207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7EA" w14:textId="77777777" w:rsidR="004447DC"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49" w:type="dxa"/>
            </w:tcMar>
          </w:tcPr>
          <w:p w14:paraId="2D1377EB" w14:textId="77777777" w:rsidR="004447DC" w:rsidRDefault="00000000">
            <w:pPr>
              <w:spacing w:after="0" w:line="259" w:lineRule="auto"/>
              <w:ind w:left="0" w:right="69" w:firstLine="0"/>
              <w:jc w:val="center"/>
            </w:pPr>
            <w:r>
              <w:rPr>
                <w:sz w:val="16"/>
                <w:szCs w:val="16"/>
              </w:rPr>
              <w:t>1669</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49" w:type="dxa"/>
            </w:tcMar>
          </w:tcPr>
          <w:p w14:paraId="2D1377EC" w14:textId="77777777" w:rsidR="004447DC" w:rsidRDefault="00000000">
            <w:pPr>
              <w:spacing w:after="0" w:line="259" w:lineRule="auto"/>
              <w:ind w:left="0" w:right="69" w:firstLine="0"/>
              <w:jc w:val="center"/>
            </w:pPr>
            <w:r>
              <w:rPr>
                <w:sz w:val="16"/>
                <w:szCs w:val="16"/>
              </w:rPr>
              <w:t>0.44</w:t>
            </w:r>
          </w:p>
        </w:tc>
        <w:tc>
          <w:tcPr>
            <w:tcW w:w="1026"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49" w:type="dxa"/>
            </w:tcMar>
          </w:tcPr>
          <w:p w14:paraId="2D1377ED" w14:textId="77777777" w:rsidR="004447DC" w:rsidRDefault="00000000">
            <w:pPr>
              <w:spacing w:after="0" w:line="259" w:lineRule="auto"/>
              <w:ind w:left="0" w:right="69" w:firstLine="0"/>
              <w:jc w:val="center"/>
            </w:pPr>
            <w:r>
              <w:rPr>
                <w:sz w:val="16"/>
                <w:szCs w:val="16"/>
              </w:rPr>
              <w:t>0.55</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49" w:type="dxa"/>
            </w:tcMar>
          </w:tcPr>
          <w:p w14:paraId="2D1377EE" w14:textId="77777777" w:rsidR="004447DC" w:rsidRDefault="00000000">
            <w:pPr>
              <w:spacing w:after="0" w:line="259" w:lineRule="auto"/>
              <w:ind w:left="0" w:right="69" w:firstLine="0"/>
              <w:jc w:val="center"/>
            </w:pPr>
            <w:r>
              <w:rPr>
                <w:sz w:val="16"/>
                <w:szCs w:val="16"/>
              </w:rPr>
              <w:t>0.44</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49" w:type="dxa"/>
            </w:tcMar>
          </w:tcPr>
          <w:p w14:paraId="2D1377EF" w14:textId="77777777" w:rsidR="004447DC" w:rsidRDefault="00000000">
            <w:pPr>
              <w:spacing w:after="0" w:line="259" w:lineRule="auto"/>
              <w:ind w:left="0" w:right="69" w:firstLine="0"/>
              <w:jc w:val="center"/>
            </w:pPr>
            <w:r>
              <w:rPr>
                <w:sz w:val="16"/>
                <w:szCs w:val="16"/>
              </w:rPr>
              <w:t>0.43</w:t>
            </w:r>
          </w:p>
        </w:tc>
      </w:tr>
    </w:tbl>
    <w:p w14:paraId="2D1377F1" w14:textId="77777777" w:rsidR="004447DC" w:rsidRDefault="004447DC">
      <w:pPr>
        <w:widowControl w:val="0"/>
        <w:spacing w:after="0" w:line="240" w:lineRule="auto"/>
        <w:ind w:left="0" w:right="0" w:firstLine="0"/>
        <w:jc w:val="left"/>
      </w:pPr>
    </w:p>
    <w:p w14:paraId="2D1377F2" w14:textId="77777777" w:rsidR="004447DC" w:rsidRDefault="004447DC">
      <w:pPr>
        <w:sectPr w:rsidR="004447DC">
          <w:headerReference w:type="even" r:id="rId37"/>
          <w:headerReference w:type="default" r:id="rId38"/>
          <w:footerReference w:type="even" r:id="rId39"/>
          <w:footerReference w:type="default" r:id="rId40"/>
          <w:headerReference w:type="first" r:id="rId41"/>
          <w:footerReference w:type="first" r:id="rId42"/>
          <w:pgSz w:w="11900" w:h="16840"/>
          <w:pgMar w:top="1440" w:right="1440" w:bottom="1440" w:left="1440" w:header="708" w:footer="708" w:gutter="0"/>
          <w:cols w:space="720"/>
          <w:titlePg/>
        </w:sectPr>
      </w:pPr>
    </w:p>
    <w:tbl>
      <w:tblPr>
        <w:tblW w:w="9147" w:type="dxa"/>
        <w:tblInd w:w="11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602"/>
        <w:gridCol w:w="1906"/>
        <w:gridCol w:w="2104"/>
        <w:gridCol w:w="774"/>
        <w:gridCol w:w="907"/>
        <w:gridCol w:w="1040"/>
        <w:gridCol w:w="907"/>
        <w:gridCol w:w="907"/>
      </w:tblGrid>
      <w:tr w:rsidR="004447DC" w14:paraId="2D1377FB" w14:textId="77777777">
        <w:trPr>
          <w:trHeight w:val="210"/>
        </w:trPr>
        <w:tc>
          <w:tcPr>
            <w:tcW w:w="601" w:type="dxa"/>
            <w:tcBorders>
              <w:top w:val="single" w:sz="5" w:space="0" w:color="000000"/>
              <w:left w:val="single" w:sz="3" w:space="0" w:color="000000"/>
              <w:bottom w:val="single" w:sz="3" w:space="0" w:color="000000"/>
              <w:right w:val="single" w:sz="3" w:space="0" w:color="000000"/>
            </w:tcBorders>
            <w:shd w:val="clear" w:color="auto" w:fill="auto"/>
            <w:tcMar>
              <w:top w:w="80" w:type="dxa"/>
              <w:left w:w="94" w:type="dxa"/>
              <w:bottom w:w="80" w:type="dxa"/>
              <w:right w:w="80" w:type="dxa"/>
            </w:tcMar>
          </w:tcPr>
          <w:p w14:paraId="2D1377F3" w14:textId="77777777" w:rsidR="004447DC" w:rsidRDefault="00000000">
            <w:pPr>
              <w:spacing w:after="0" w:line="259" w:lineRule="auto"/>
              <w:ind w:left="14" w:right="0" w:firstLine="0"/>
              <w:jc w:val="left"/>
            </w:pPr>
            <w:r>
              <w:rPr>
                <w:sz w:val="16"/>
                <w:szCs w:val="16"/>
              </w:rPr>
              <w:lastRenderedPageBreak/>
              <w:t>SRB</w:t>
            </w:r>
          </w:p>
        </w:tc>
        <w:tc>
          <w:tcPr>
            <w:tcW w:w="190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F4" w14:textId="77777777" w:rsidR="004447DC" w:rsidRDefault="00000000">
            <w:pPr>
              <w:spacing w:after="0" w:line="259" w:lineRule="auto"/>
              <w:ind w:left="0" w:right="0" w:firstLine="0"/>
              <w:jc w:val="left"/>
            </w:pPr>
            <w:r>
              <w:rPr>
                <w:sz w:val="16"/>
                <w:szCs w:val="16"/>
              </w:rPr>
              <w:t>Serbia</w:t>
            </w:r>
          </w:p>
        </w:tc>
        <w:tc>
          <w:tcPr>
            <w:tcW w:w="2103"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F5" w14:textId="77777777" w:rsidR="004447DC" w:rsidRDefault="00000000">
            <w:pPr>
              <w:spacing w:after="0" w:line="259" w:lineRule="auto"/>
              <w:ind w:left="0" w:right="0" w:firstLine="0"/>
              <w:jc w:val="left"/>
            </w:pPr>
            <w:r>
              <w:rPr>
                <w:sz w:val="16"/>
                <w:szCs w:val="16"/>
              </w:rPr>
              <w:t>Europe Central Asia</w:t>
            </w:r>
          </w:p>
        </w:tc>
        <w:tc>
          <w:tcPr>
            <w:tcW w:w="77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7F6" w14:textId="77777777" w:rsidR="004447DC" w:rsidRDefault="00000000">
            <w:pPr>
              <w:spacing w:after="0" w:line="259" w:lineRule="auto"/>
              <w:ind w:left="0" w:right="57" w:firstLine="0"/>
              <w:jc w:val="center"/>
            </w:pPr>
            <w:r>
              <w:rPr>
                <w:sz w:val="16"/>
                <w:szCs w:val="16"/>
              </w:rPr>
              <w:t>489</w:t>
            </w:r>
          </w:p>
        </w:tc>
        <w:tc>
          <w:tcPr>
            <w:tcW w:w="907"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7F7" w14:textId="77777777" w:rsidR="004447DC" w:rsidRDefault="00000000">
            <w:pPr>
              <w:spacing w:after="0" w:line="259" w:lineRule="auto"/>
              <w:ind w:left="0" w:right="57" w:firstLine="0"/>
              <w:jc w:val="center"/>
            </w:pPr>
            <w:r>
              <w:rPr>
                <w:sz w:val="16"/>
                <w:szCs w:val="16"/>
              </w:rPr>
              <w:t>0.44</w:t>
            </w:r>
          </w:p>
        </w:tc>
        <w:tc>
          <w:tcPr>
            <w:tcW w:w="1040"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7F8" w14:textId="77777777" w:rsidR="004447DC" w:rsidRDefault="00000000">
            <w:pPr>
              <w:spacing w:after="0" w:line="259" w:lineRule="auto"/>
              <w:ind w:left="0" w:right="57" w:firstLine="0"/>
              <w:jc w:val="center"/>
            </w:pPr>
            <w:r>
              <w:rPr>
                <w:sz w:val="16"/>
                <w:szCs w:val="16"/>
              </w:rPr>
              <w:t>0.55</w:t>
            </w:r>
          </w:p>
        </w:tc>
        <w:tc>
          <w:tcPr>
            <w:tcW w:w="907"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7F9" w14:textId="77777777" w:rsidR="004447DC" w:rsidRDefault="00000000">
            <w:pPr>
              <w:spacing w:after="0" w:line="259" w:lineRule="auto"/>
              <w:ind w:left="0" w:right="57" w:firstLine="0"/>
              <w:jc w:val="center"/>
            </w:pPr>
            <w:r>
              <w:rPr>
                <w:sz w:val="16"/>
                <w:szCs w:val="16"/>
              </w:rPr>
              <w:t>0.46</w:t>
            </w:r>
          </w:p>
        </w:tc>
        <w:tc>
          <w:tcPr>
            <w:tcW w:w="907"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7FA" w14:textId="77777777" w:rsidR="004447DC" w:rsidRDefault="00000000">
            <w:pPr>
              <w:spacing w:after="0" w:line="259" w:lineRule="auto"/>
              <w:ind w:left="0" w:right="57" w:firstLine="0"/>
              <w:jc w:val="center"/>
            </w:pPr>
            <w:r>
              <w:rPr>
                <w:sz w:val="16"/>
                <w:szCs w:val="16"/>
              </w:rPr>
              <w:t>0.46</w:t>
            </w:r>
          </w:p>
        </w:tc>
      </w:tr>
      <w:tr w:rsidR="004447DC" w14:paraId="2D137804"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2D1377FC" w14:textId="77777777" w:rsidR="004447DC" w:rsidRDefault="00000000">
            <w:pPr>
              <w:spacing w:after="0" w:line="259" w:lineRule="auto"/>
              <w:ind w:left="24" w:right="0" w:firstLine="0"/>
              <w:jc w:val="left"/>
            </w:pPr>
            <w:r>
              <w:rPr>
                <w:sz w:val="16"/>
                <w:szCs w:val="16"/>
              </w:rPr>
              <w:t>SSD</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FD" w14:textId="77777777" w:rsidR="004447DC" w:rsidRDefault="00000000">
            <w:pPr>
              <w:spacing w:after="0" w:line="259" w:lineRule="auto"/>
              <w:ind w:left="0" w:right="0" w:firstLine="0"/>
              <w:jc w:val="left"/>
            </w:pPr>
            <w:r>
              <w:rPr>
                <w:sz w:val="16"/>
                <w:szCs w:val="16"/>
              </w:rPr>
              <w:t>South Sudan</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7FE" w14:textId="77777777" w:rsidR="004447DC" w:rsidRDefault="00000000">
            <w:pPr>
              <w:spacing w:after="0" w:line="259" w:lineRule="auto"/>
              <w:ind w:left="0" w:right="0" w:firstLine="0"/>
              <w:jc w:val="left"/>
            </w:pPr>
            <w:r>
              <w:rPr>
                <w:sz w:val="16"/>
                <w:szCs w:val="16"/>
              </w:rPr>
              <w:t>Sub-Saharan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7FF" w14:textId="77777777" w:rsidR="004447DC" w:rsidRDefault="00000000">
            <w:pPr>
              <w:spacing w:after="0" w:line="259" w:lineRule="auto"/>
              <w:ind w:left="0" w:right="57" w:firstLine="0"/>
              <w:jc w:val="center"/>
            </w:pPr>
            <w:r>
              <w:rPr>
                <w:sz w:val="16"/>
                <w:szCs w:val="16"/>
              </w:rPr>
              <w:t>343</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00" w14:textId="77777777" w:rsidR="004447DC" w:rsidRDefault="00000000">
            <w:pPr>
              <w:spacing w:after="0" w:line="259" w:lineRule="auto"/>
              <w:ind w:left="0" w:right="57" w:firstLine="0"/>
              <w:jc w:val="center"/>
            </w:pPr>
            <w:r>
              <w:rPr>
                <w:sz w:val="16"/>
                <w:szCs w:val="16"/>
              </w:rPr>
              <w:t>0.05</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01" w14:textId="77777777" w:rsidR="004447DC" w:rsidRDefault="00000000">
            <w:pPr>
              <w:spacing w:after="0" w:line="259" w:lineRule="auto"/>
              <w:ind w:left="0" w:right="57" w:firstLine="0"/>
              <w:jc w:val="center"/>
            </w:pPr>
            <w:r>
              <w:rPr>
                <w:sz w:val="16"/>
                <w:szCs w:val="16"/>
              </w:rPr>
              <w:t>0.64</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02" w14:textId="77777777" w:rsidR="004447DC" w:rsidRDefault="00000000">
            <w:pPr>
              <w:spacing w:after="0" w:line="259" w:lineRule="auto"/>
              <w:ind w:left="0" w:right="57" w:firstLine="0"/>
              <w:jc w:val="center"/>
            </w:pPr>
            <w:r>
              <w:rPr>
                <w:sz w:val="16"/>
                <w:szCs w:val="16"/>
              </w:rPr>
              <w:t>0.05</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03" w14:textId="77777777" w:rsidR="004447DC" w:rsidRDefault="00000000">
            <w:pPr>
              <w:spacing w:after="0" w:line="259" w:lineRule="auto"/>
              <w:ind w:left="0" w:right="57" w:firstLine="0"/>
              <w:jc w:val="center"/>
            </w:pPr>
            <w:r>
              <w:rPr>
                <w:sz w:val="16"/>
                <w:szCs w:val="16"/>
              </w:rPr>
              <w:t>0.68</w:t>
            </w:r>
          </w:p>
        </w:tc>
      </w:tr>
      <w:tr w:rsidR="004447DC" w14:paraId="2D13780D"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97" w:type="dxa"/>
              <w:bottom w:w="80" w:type="dxa"/>
              <w:right w:w="80" w:type="dxa"/>
            </w:tcMar>
          </w:tcPr>
          <w:p w14:paraId="2D137805" w14:textId="77777777" w:rsidR="004447DC" w:rsidRDefault="00000000">
            <w:pPr>
              <w:spacing w:after="0" w:line="259" w:lineRule="auto"/>
              <w:ind w:left="17" w:right="0" w:firstLine="0"/>
              <w:jc w:val="left"/>
            </w:pPr>
            <w:r>
              <w:rPr>
                <w:sz w:val="16"/>
                <w:szCs w:val="16"/>
              </w:rPr>
              <w:t>STP</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06" w14:textId="77777777" w:rsidR="004447DC" w:rsidRDefault="00000000">
            <w:pPr>
              <w:spacing w:after="0" w:line="259" w:lineRule="auto"/>
              <w:ind w:left="0" w:right="0" w:firstLine="0"/>
              <w:jc w:val="left"/>
            </w:pPr>
            <w:r>
              <w:rPr>
                <w:sz w:val="16"/>
                <w:szCs w:val="16"/>
              </w:rPr>
              <w:t>Sao Tome and Principe</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07" w14:textId="77777777" w:rsidR="004447DC" w:rsidRDefault="00000000">
            <w:pPr>
              <w:spacing w:after="0" w:line="259" w:lineRule="auto"/>
              <w:ind w:left="0" w:right="0" w:firstLine="0"/>
              <w:jc w:val="left"/>
            </w:pPr>
            <w:r>
              <w:rPr>
                <w:sz w:val="16"/>
                <w:szCs w:val="16"/>
              </w:rPr>
              <w:t>Sub-Saharan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08" w14:textId="77777777" w:rsidR="004447DC" w:rsidRDefault="00000000">
            <w:pPr>
              <w:spacing w:after="0" w:line="259" w:lineRule="auto"/>
              <w:ind w:left="0" w:right="57" w:firstLine="0"/>
              <w:jc w:val="center"/>
            </w:pPr>
            <w:r>
              <w:rPr>
                <w:sz w:val="16"/>
                <w:szCs w:val="16"/>
              </w:rPr>
              <w:t>189</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09" w14:textId="77777777" w:rsidR="004447DC" w:rsidRDefault="00000000">
            <w:pPr>
              <w:spacing w:after="0" w:line="259" w:lineRule="auto"/>
              <w:ind w:left="0" w:right="57" w:firstLine="0"/>
              <w:jc w:val="center"/>
            </w:pPr>
            <w:r>
              <w:rPr>
                <w:sz w:val="16"/>
                <w:szCs w:val="16"/>
              </w:rPr>
              <w:t>0.42</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0A" w14:textId="77777777" w:rsidR="004447DC" w:rsidRDefault="00000000">
            <w:pPr>
              <w:spacing w:after="0" w:line="259" w:lineRule="auto"/>
              <w:ind w:left="0" w:right="57" w:firstLine="0"/>
              <w:jc w:val="center"/>
            </w:pPr>
            <w:r>
              <w:rPr>
                <w:sz w:val="16"/>
                <w:szCs w:val="16"/>
              </w:rPr>
              <w:t>0.77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0B" w14:textId="77777777" w:rsidR="004447DC" w:rsidRDefault="00000000">
            <w:pPr>
              <w:spacing w:after="0" w:line="259" w:lineRule="auto"/>
              <w:ind w:left="0" w:right="57" w:firstLine="0"/>
              <w:jc w:val="center"/>
            </w:pPr>
            <w:r>
              <w:rPr>
                <w:sz w:val="16"/>
                <w:szCs w:val="16"/>
              </w:rPr>
              <w:t>0.40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0C" w14:textId="77777777" w:rsidR="004447DC" w:rsidRDefault="00000000">
            <w:pPr>
              <w:spacing w:after="0" w:line="259" w:lineRule="auto"/>
              <w:ind w:left="0" w:right="57" w:firstLine="0"/>
              <w:jc w:val="center"/>
            </w:pPr>
            <w:r>
              <w:rPr>
                <w:sz w:val="16"/>
                <w:szCs w:val="16"/>
              </w:rPr>
              <w:t>0.55</w:t>
            </w:r>
          </w:p>
        </w:tc>
      </w:tr>
      <w:tr w:rsidR="004447DC" w14:paraId="2D137816"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7" w:type="dxa"/>
              <w:bottom w:w="80" w:type="dxa"/>
              <w:right w:w="80" w:type="dxa"/>
            </w:tcMar>
          </w:tcPr>
          <w:p w14:paraId="2D13780E" w14:textId="77777777" w:rsidR="004447DC" w:rsidRDefault="00000000">
            <w:pPr>
              <w:spacing w:after="0" w:line="259" w:lineRule="auto"/>
              <w:ind w:left="7" w:right="0" w:firstLine="0"/>
              <w:jc w:val="left"/>
            </w:pPr>
            <w:r>
              <w:rPr>
                <w:sz w:val="16"/>
                <w:szCs w:val="16"/>
              </w:rPr>
              <w:t>SVK</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0F" w14:textId="77777777" w:rsidR="004447DC" w:rsidRDefault="00000000">
            <w:pPr>
              <w:spacing w:after="0" w:line="259" w:lineRule="auto"/>
              <w:ind w:left="0" w:right="0" w:firstLine="0"/>
              <w:jc w:val="left"/>
            </w:pPr>
            <w:r>
              <w:rPr>
                <w:sz w:val="16"/>
                <w:szCs w:val="16"/>
              </w:rPr>
              <w:t>Slovakia</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10" w14:textId="77777777" w:rsidR="004447DC" w:rsidRDefault="00000000">
            <w:pPr>
              <w:spacing w:after="0" w:line="259" w:lineRule="auto"/>
              <w:ind w:left="0" w:right="0" w:firstLine="0"/>
              <w:jc w:val="left"/>
            </w:pPr>
            <w:r>
              <w:rPr>
                <w:sz w:val="16"/>
                <w:szCs w:val="16"/>
              </w:rPr>
              <w:t>Europe Central Asia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1" w14:textId="77777777" w:rsidR="004447DC" w:rsidRDefault="00000000">
            <w:pPr>
              <w:spacing w:after="0" w:line="259" w:lineRule="auto"/>
              <w:ind w:left="0" w:right="57" w:firstLine="0"/>
              <w:jc w:val="center"/>
            </w:pPr>
            <w:r>
              <w:rPr>
                <w:sz w:val="16"/>
                <w:szCs w:val="16"/>
              </w:rPr>
              <w:t>461</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2" w14:textId="77777777" w:rsidR="004447DC" w:rsidRDefault="00000000">
            <w:pPr>
              <w:spacing w:after="0" w:line="259" w:lineRule="auto"/>
              <w:ind w:left="0" w:right="57" w:firstLine="0"/>
              <w:jc w:val="center"/>
            </w:pPr>
            <w:r>
              <w:rPr>
                <w:sz w:val="16"/>
                <w:szCs w:val="16"/>
              </w:rPr>
              <w:t>0.32</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3" w14:textId="77777777" w:rsidR="004447DC" w:rsidRDefault="00000000">
            <w:pPr>
              <w:spacing w:after="0" w:line="259" w:lineRule="auto"/>
              <w:ind w:left="0" w:right="57" w:firstLine="0"/>
              <w:jc w:val="center"/>
            </w:pPr>
            <w:r>
              <w:rPr>
                <w:sz w:val="16"/>
                <w:szCs w:val="16"/>
              </w:rPr>
              <w:t>0.61</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4" w14:textId="77777777" w:rsidR="004447DC" w:rsidRDefault="00000000">
            <w:pPr>
              <w:spacing w:after="0" w:line="259" w:lineRule="auto"/>
              <w:ind w:left="0" w:right="57" w:firstLine="0"/>
              <w:jc w:val="center"/>
            </w:pPr>
            <w:r>
              <w:rPr>
                <w:sz w:val="16"/>
                <w:szCs w:val="16"/>
              </w:rPr>
              <w:t>0.40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5" w14:textId="77777777" w:rsidR="004447DC" w:rsidRDefault="00000000">
            <w:pPr>
              <w:spacing w:after="0" w:line="259" w:lineRule="auto"/>
              <w:ind w:left="0" w:right="57" w:firstLine="0"/>
              <w:jc w:val="center"/>
            </w:pPr>
            <w:r>
              <w:rPr>
                <w:sz w:val="16"/>
                <w:szCs w:val="16"/>
              </w:rPr>
              <w:t>0.37</w:t>
            </w:r>
          </w:p>
        </w:tc>
      </w:tr>
      <w:tr w:rsidR="004447DC" w14:paraId="2D13781F"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9" w:type="dxa"/>
              <w:bottom w:w="80" w:type="dxa"/>
              <w:right w:w="80" w:type="dxa"/>
            </w:tcMar>
          </w:tcPr>
          <w:p w14:paraId="2D137817" w14:textId="77777777" w:rsidR="004447DC" w:rsidRDefault="00000000">
            <w:pPr>
              <w:spacing w:after="0" w:line="259" w:lineRule="auto"/>
              <w:ind w:left="9" w:right="0" w:firstLine="0"/>
              <w:jc w:val="left"/>
            </w:pPr>
            <w:r>
              <w:rPr>
                <w:sz w:val="16"/>
                <w:szCs w:val="16"/>
              </w:rPr>
              <w:t>SVN</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18" w14:textId="77777777" w:rsidR="004447DC" w:rsidRDefault="00000000">
            <w:pPr>
              <w:spacing w:after="0" w:line="259" w:lineRule="auto"/>
              <w:ind w:left="0" w:right="0" w:firstLine="0"/>
              <w:jc w:val="left"/>
            </w:pPr>
            <w:r>
              <w:rPr>
                <w:sz w:val="16"/>
                <w:szCs w:val="16"/>
              </w:rPr>
              <w:t>Slovenia</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19" w14:textId="77777777" w:rsidR="004447DC" w:rsidRDefault="00000000">
            <w:pPr>
              <w:spacing w:after="0" w:line="259" w:lineRule="auto"/>
              <w:ind w:left="0" w:right="0" w:firstLine="0"/>
              <w:jc w:val="left"/>
            </w:pPr>
            <w:r>
              <w:rPr>
                <w:sz w:val="16"/>
                <w:szCs w:val="16"/>
              </w:rPr>
              <w:t>Europe Central Asia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A" w14:textId="77777777" w:rsidR="004447DC" w:rsidRDefault="00000000">
            <w:pPr>
              <w:spacing w:after="0" w:line="259" w:lineRule="auto"/>
              <w:ind w:left="0" w:right="57" w:firstLine="0"/>
              <w:jc w:val="center"/>
            </w:pPr>
            <w:r>
              <w:rPr>
                <w:sz w:val="16"/>
                <w:szCs w:val="16"/>
              </w:rPr>
              <w:t>689</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B" w14:textId="77777777" w:rsidR="004447DC" w:rsidRDefault="00000000">
            <w:pPr>
              <w:spacing w:after="0" w:line="259" w:lineRule="auto"/>
              <w:ind w:left="0" w:right="57" w:firstLine="0"/>
              <w:jc w:val="center"/>
            </w:pPr>
            <w:r>
              <w:rPr>
                <w:sz w:val="16"/>
                <w:szCs w:val="16"/>
              </w:rPr>
              <w:t>0.54</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C" w14:textId="77777777" w:rsidR="004447DC" w:rsidRDefault="00000000">
            <w:pPr>
              <w:spacing w:after="0" w:line="259" w:lineRule="auto"/>
              <w:ind w:left="0" w:right="57" w:firstLine="0"/>
              <w:jc w:val="center"/>
            </w:pPr>
            <w:r>
              <w:rPr>
                <w:sz w:val="16"/>
                <w:szCs w:val="16"/>
              </w:rPr>
              <w:t>0.64</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D" w14:textId="77777777" w:rsidR="004447DC" w:rsidRDefault="00000000">
            <w:pPr>
              <w:spacing w:after="0" w:line="259" w:lineRule="auto"/>
              <w:ind w:left="0" w:right="57" w:firstLine="0"/>
              <w:jc w:val="center"/>
            </w:pPr>
            <w:r>
              <w:rPr>
                <w:sz w:val="16"/>
                <w:szCs w:val="16"/>
              </w:rPr>
              <w:t>0.56</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1E" w14:textId="77777777" w:rsidR="004447DC" w:rsidRDefault="00000000">
            <w:pPr>
              <w:spacing w:after="0" w:line="259" w:lineRule="auto"/>
              <w:ind w:left="0" w:right="57" w:firstLine="0"/>
              <w:jc w:val="center"/>
            </w:pPr>
            <w:r>
              <w:rPr>
                <w:sz w:val="16"/>
                <w:szCs w:val="16"/>
              </w:rPr>
              <w:t>0.29</w:t>
            </w:r>
          </w:p>
        </w:tc>
      </w:tr>
      <w:tr w:rsidR="004447DC" w14:paraId="2D137828"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20" w14:textId="77777777" w:rsidR="004447DC" w:rsidRDefault="00000000">
            <w:pPr>
              <w:spacing w:after="0" w:line="259" w:lineRule="auto"/>
              <w:ind w:left="0" w:right="0" w:firstLine="0"/>
            </w:pPr>
            <w:r>
              <w:rPr>
                <w:sz w:val="16"/>
                <w:szCs w:val="16"/>
              </w:rPr>
              <w:t>SWE</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21" w14:textId="77777777" w:rsidR="004447DC" w:rsidRDefault="00000000">
            <w:pPr>
              <w:spacing w:after="0" w:line="259" w:lineRule="auto"/>
              <w:ind w:left="0" w:right="0" w:firstLine="0"/>
              <w:jc w:val="left"/>
            </w:pPr>
            <w:r>
              <w:rPr>
                <w:sz w:val="16"/>
                <w:szCs w:val="16"/>
              </w:rPr>
              <w:t>Sweden</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22" w14:textId="77777777" w:rsidR="004447DC" w:rsidRDefault="00000000">
            <w:pPr>
              <w:spacing w:after="0" w:line="259" w:lineRule="auto"/>
              <w:ind w:left="0" w:right="0" w:firstLine="0"/>
              <w:jc w:val="left"/>
            </w:pPr>
            <w:r>
              <w:rPr>
                <w:sz w:val="16"/>
                <w:szCs w:val="16"/>
              </w:rPr>
              <w:t>Europe Central Asia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23" w14:textId="77777777" w:rsidR="004447DC" w:rsidRDefault="00000000">
            <w:pPr>
              <w:spacing w:after="0" w:line="259" w:lineRule="auto"/>
              <w:ind w:left="0" w:right="57" w:firstLine="0"/>
              <w:jc w:val="center"/>
            </w:pPr>
            <w:r>
              <w:rPr>
                <w:sz w:val="16"/>
                <w:szCs w:val="16"/>
              </w:rPr>
              <w:t>769</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24" w14:textId="77777777" w:rsidR="004447DC" w:rsidRDefault="00000000">
            <w:pPr>
              <w:spacing w:after="0" w:line="259" w:lineRule="auto"/>
              <w:ind w:left="0" w:right="57" w:firstLine="0"/>
              <w:jc w:val="center"/>
            </w:pPr>
            <w:r>
              <w:rPr>
                <w:sz w:val="16"/>
                <w:szCs w:val="16"/>
              </w:rPr>
              <w:t>0.59</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25" w14:textId="77777777" w:rsidR="004447DC" w:rsidRDefault="00000000">
            <w:pPr>
              <w:spacing w:after="0" w:line="259" w:lineRule="auto"/>
              <w:ind w:left="0" w:right="57" w:firstLine="0"/>
              <w:jc w:val="center"/>
            </w:pPr>
            <w:r>
              <w:rPr>
                <w:sz w:val="16"/>
                <w:szCs w:val="16"/>
              </w:rPr>
              <w:t>0.64</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26" w14:textId="77777777" w:rsidR="004447DC" w:rsidRDefault="00000000">
            <w:pPr>
              <w:spacing w:after="0" w:line="259" w:lineRule="auto"/>
              <w:ind w:left="0" w:right="57" w:firstLine="0"/>
              <w:jc w:val="center"/>
            </w:pPr>
            <w:r>
              <w:rPr>
                <w:sz w:val="16"/>
                <w:szCs w:val="16"/>
              </w:rPr>
              <w:t>0.66</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27" w14:textId="77777777" w:rsidR="004447DC" w:rsidRDefault="00000000">
            <w:pPr>
              <w:spacing w:after="0" w:line="259" w:lineRule="auto"/>
              <w:ind w:left="0" w:right="57" w:firstLine="0"/>
              <w:jc w:val="center"/>
            </w:pPr>
            <w:r>
              <w:rPr>
                <w:sz w:val="16"/>
                <w:szCs w:val="16"/>
              </w:rPr>
              <w:t>0.25</w:t>
            </w:r>
          </w:p>
        </w:tc>
      </w:tr>
      <w:tr w:rsidR="004447DC" w14:paraId="2D137831"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29" w14:textId="77777777" w:rsidR="004447DC" w:rsidRDefault="00000000">
            <w:pPr>
              <w:spacing w:after="0" w:line="259" w:lineRule="auto"/>
              <w:ind w:left="0" w:right="0" w:firstLine="0"/>
            </w:pPr>
            <w:r>
              <w:rPr>
                <w:sz w:val="16"/>
                <w:szCs w:val="16"/>
              </w:rPr>
              <w:t>SWZ</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2A" w14:textId="77777777" w:rsidR="004447DC" w:rsidRDefault="00000000">
            <w:pPr>
              <w:spacing w:after="0" w:line="259" w:lineRule="auto"/>
              <w:ind w:left="0" w:right="0" w:firstLine="0"/>
              <w:jc w:val="left"/>
            </w:pPr>
            <w:r>
              <w:rPr>
                <w:sz w:val="16"/>
                <w:szCs w:val="16"/>
              </w:rPr>
              <w:t>Eswatini</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2B" w14:textId="77777777" w:rsidR="004447DC" w:rsidRDefault="00000000">
            <w:pPr>
              <w:spacing w:after="0" w:line="259" w:lineRule="auto"/>
              <w:ind w:left="0" w:right="0" w:firstLine="0"/>
              <w:jc w:val="left"/>
            </w:pPr>
            <w:r>
              <w:rPr>
                <w:sz w:val="16"/>
                <w:szCs w:val="16"/>
              </w:rPr>
              <w:t>Sub-Saharan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2C" w14:textId="77777777" w:rsidR="004447DC" w:rsidRDefault="00000000">
            <w:pPr>
              <w:spacing w:after="0" w:line="259" w:lineRule="auto"/>
              <w:ind w:left="0" w:right="57" w:firstLine="0"/>
              <w:jc w:val="center"/>
            </w:pPr>
            <w:r>
              <w:rPr>
                <w:sz w:val="16"/>
                <w:szCs w:val="16"/>
              </w:rPr>
              <w:t>191</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2D" w14:textId="77777777" w:rsidR="004447DC" w:rsidRDefault="00000000">
            <w:pPr>
              <w:spacing w:after="0" w:line="259" w:lineRule="auto"/>
              <w:ind w:left="0" w:right="57" w:firstLine="0"/>
              <w:jc w:val="center"/>
            </w:pPr>
            <w:r>
              <w:rPr>
                <w:sz w:val="16"/>
                <w:szCs w:val="16"/>
              </w:rPr>
              <w:t>0.38</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2E" w14:textId="77777777" w:rsidR="004447DC" w:rsidRDefault="00000000">
            <w:pPr>
              <w:spacing w:after="0" w:line="259" w:lineRule="auto"/>
              <w:ind w:left="0" w:right="57" w:firstLine="0"/>
              <w:jc w:val="center"/>
            </w:pPr>
            <w:r>
              <w:rPr>
                <w:sz w:val="16"/>
                <w:szCs w:val="16"/>
              </w:rPr>
              <w:t>0.62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2F" w14:textId="77777777" w:rsidR="004447DC" w:rsidRDefault="00000000">
            <w:pPr>
              <w:spacing w:after="0" w:line="259" w:lineRule="auto"/>
              <w:ind w:left="0" w:right="57" w:firstLine="0"/>
              <w:jc w:val="center"/>
            </w:pPr>
            <w:r>
              <w:rPr>
                <w:sz w:val="16"/>
                <w:szCs w:val="16"/>
              </w:rPr>
              <w:t>0.38</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30" w14:textId="77777777" w:rsidR="004447DC" w:rsidRDefault="00000000">
            <w:pPr>
              <w:spacing w:after="0" w:line="259" w:lineRule="auto"/>
              <w:ind w:left="0" w:right="57" w:firstLine="0"/>
              <w:jc w:val="center"/>
            </w:pPr>
            <w:r>
              <w:rPr>
                <w:sz w:val="16"/>
                <w:szCs w:val="16"/>
              </w:rPr>
              <w:t>0.71</w:t>
            </w:r>
          </w:p>
        </w:tc>
      </w:tr>
      <w:tr w:rsidR="004447DC" w14:paraId="2D13783A"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32" w14:textId="77777777" w:rsidR="004447DC" w:rsidRDefault="00000000">
            <w:pPr>
              <w:spacing w:after="0" w:line="259" w:lineRule="auto"/>
              <w:ind w:left="0" w:right="0" w:firstLine="0"/>
            </w:pPr>
            <w:r>
              <w:rPr>
                <w:sz w:val="16"/>
                <w:szCs w:val="16"/>
              </w:rPr>
              <w:t>TCD</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33" w14:textId="77777777" w:rsidR="004447DC" w:rsidRDefault="00000000">
            <w:pPr>
              <w:spacing w:after="0" w:line="259" w:lineRule="auto"/>
              <w:ind w:left="0" w:right="0" w:firstLine="0"/>
              <w:jc w:val="left"/>
            </w:pPr>
            <w:r>
              <w:rPr>
                <w:sz w:val="16"/>
                <w:szCs w:val="16"/>
              </w:rPr>
              <w:t>Chad</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34" w14:textId="77777777" w:rsidR="004447DC" w:rsidRDefault="00000000">
            <w:pPr>
              <w:spacing w:after="0" w:line="259" w:lineRule="auto"/>
              <w:ind w:left="0" w:right="0" w:firstLine="0"/>
              <w:jc w:val="left"/>
            </w:pPr>
            <w:r>
              <w:rPr>
                <w:sz w:val="16"/>
                <w:szCs w:val="16"/>
              </w:rPr>
              <w:t>Sub-Saharan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35" w14:textId="77777777" w:rsidR="004447DC" w:rsidRDefault="00000000">
            <w:pPr>
              <w:spacing w:after="0" w:line="259" w:lineRule="auto"/>
              <w:ind w:left="0" w:right="57" w:firstLine="0"/>
              <w:jc w:val="center"/>
            </w:pPr>
            <w:r>
              <w:rPr>
                <w:sz w:val="16"/>
                <w:szCs w:val="16"/>
              </w:rPr>
              <w:t>517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36" w14:textId="77777777" w:rsidR="004447DC" w:rsidRDefault="00000000">
            <w:pPr>
              <w:spacing w:after="0" w:line="259" w:lineRule="auto"/>
              <w:ind w:left="0" w:right="57" w:firstLine="0"/>
              <w:jc w:val="center"/>
            </w:pPr>
            <w:r>
              <w:rPr>
                <w:sz w:val="16"/>
                <w:szCs w:val="16"/>
              </w:rPr>
              <w:t>0.12</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37" w14:textId="77777777" w:rsidR="004447DC" w:rsidRDefault="00000000">
            <w:pPr>
              <w:spacing w:after="0" w:line="259" w:lineRule="auto"/>
              <w:ind w:left="0" w:right="57" w:firstLine="0"/>
              <w:jc w:val="center"/>
            </w:pPr>
            <w:r>
              <w:rPr>
                <w:sz w:val="16"/>
                <w:szCs w:val="16"/>
              </w:rPr>
              <w:t>0.46</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38" w14:textId="77777777" w:rsidR="004447DC" w:rsidRDefault="00000000">
            <w:pPr>
              <w:spacing w:after="0" w:line="259" w:lineRule="auto"/>
              <w:ind w:left="0" w:right="57" w:firstLine="0"/>
              <w:jc w:val="center"/>
            </w:pPr>
            <w:r>
              <w:rPr>
                <w:sz w:val="16"/>
                <w:szCs w:val="16"/>
              </w:rPr>
              <w:t>0.13</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39" w14:textId="77777777" w:rsidR="004447DC" w:rsidRDefault="00000000">
            <w:pPr>
              <w:spacing w:after="0" w:line="259" w:lineRule="auto"/>
              <w:ind w:left="0" w:right="57" w:firstLine="0"/>
              <w:jc w:val="center"/>
            </w:pPr>
            <w:r>
              <w:rPr>
                <w:sz w:val="16"/>
                <w:szCs w:val="16"/>
              </w:rPr>
              <w:t>0.59</w:t>
            </w:r>
          </w:p>
        </w:tc>
      </w:tr>
      <w:tr w:rsidR="004447DC" w14:paraId="2D137843"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3B" w14:textId="77777777" w:rsidR="004447DC" w:rsidRDefault="00000000">
            <w:pPr>
              <w:spacing w:after="0" w:line="259" w:lineRule="auto"/>
              <w:ind w:left="0" w:right="0" w:firstLine="0"/>
            </w:pPr>
            <w:r>
              <w:rPr>
                <w:sz w:val="16"/>
                <w:szCs w:val="16"/>
              </w:rPr>
              <w:t>TGO</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3C" w14:textId="77777777" w:rsidR="004447DC" w:rsidRDefault="00000000">
            <w:pPr>
              <w:spacing w:after="0" w:line="259" w:lineRule="auto"/>
              <w:ind w:left="0" w:right="0" w:firstLine="0"/>
              <w:jc w:val="left"/>
            </w:pPr>
            <w:r>
              <w:rPr>
                <w:sz w:val="16"/>
                <w:szCs w:val="16"/>
              </w:rPr>
              <w:t>Togo</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3D" w14:textId="77777777" w:rsidR="004447DC" w:rsidRDefault="00000000">
            <w:pPr>
              <w:spacing w:after="0" w:line="259" w:lineRule="auto"/>
              <w:ind w:left="0" w:right="0" w:firstLine="0"/>
              <w:jc w:val="left"/>
            </w:pPr>
            <w:r>
              <w:rPr>
                <w:sz w:val="16"/>
                <w:szCs w:val="16"/>
              </w:rPr>
              <w:t>Sub-Saharan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3E" w14:textId="77777777" w:rsidR="004447DC" w:rsidRDefault="00000000">
            <w:pPr>
              <w:spacing w:after="0" w:line="259" w:lineRule="auto"/>
              <w:ind w:left="0" w:right="57" w:firstLine="0"/>
              <w:jc w:val="center"/>
            </w:pPr>
            <w:r>
              <w:rPr>
                <w:sz w:val="16"/>
                <w:szCs w:val="16"/>
              </w:rPr>
              <w:t>1363</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3F" w14:textId="77777777" w:rsidR="004447DC" w:rsidRDefault="00000000">
            <w:pPr>
              <w:spacing w:after="0" w:line="259" w:lineRule="auto"/>
              <w:ind w:left="0" w:right="57" w:firstLine="0"/>
              <w:jc w:val="center"/>
            </w:pPr>
            <w:r>
              <w:rPr>
                <w:sz w:val="16"/>
                <w:szCs w:val="16"/>
              </w:rPr>
              <w:t>0.36</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40" w14:textId="77777777" w:rsidR="004447DC" w:rsidRDefault="00000000">
            <w:pPr>
              <w:spacing w:after="0" w:line="259" w:lineRule="auto"/>
              <w:ind w:left="0" w:right="57" w:firstLine="0"/>
              <w:jc w:val="center"/>
            </w:pPr>
            <w:r>
              <w:rPr>
                <w:sz w:val="16"/>
                <w:szCs w:val="16"/>
              </w:rPr>
              <w:t>0.42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41" w14:textId="77777777" w:rsidR="004447DC" w:rsidRDefault="00000000">
            <w:pPr>
              <w:spacing w:after="0" w:line="259" w:lineRule="auto"/>
              <w:ind w:left="0" w:right="57" w:firstLine="0"/>
              <w:jc w:val="center"/>
            </w:pPr>
            <w:r>
              <w:rPr>
                <w:sz w:val="16"/>
                <w:szCs w:val="16"/>
              </w:rPr>
              <w:t>0.37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42" w14:textId="77777777" w:rsidR="004447DC" w:rsidRDefault="00000000">
            <w:pPr>
              <w:spacing w:after="0" w:line="259" w:lineRule="auto"/>
              <w:ind w:left="0" w:right="57" w:firstLine="0"/>
              <w:jc w:val="center"/>
            </w:pPr>
            <w:r>
              <w:rPr>
                <w:sz w:val="16"/>
                <w:szCs w:val="16"/>
              </w:rPr>
              <w:t>0.54</w:t>
            </w:r>
          </w:p>
        </w:tc>
      </w:tr>
      <w:tr w:rsidR="004447DC" w14:paraId="2D13784C"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44" w14:textId="77777777" w:rsidR="004447DC" w:rsidRDefault="00000000">
            <w:pPr>
              <w:spacing w:after="0" w:line="259" w:lineRule="auto"/>
              <w:ind w:left="0" w:right="0" w:firstLine="0"/>
            </w:pPr>
            <w:r>
              <w:rPr>
                <w:sz w:val="16"/>
                <w:szCs w:val="16"/>
              </w:rPr>
              <w:t>THA</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45" w14:textId="77777777" w:rsidR="004447DC" w:rsidRDefault="00000000">
            <w:pPr>
              <w:spacing w:after="0" w:line="259" w:lineRule="auto"/>
              <w:ind w:left="0" w:right="0" w:firstLine="0"/>
              <w:jc w:val="left"/>
            </w:pPr>
            <w:r>
              <w:rPr>
                <w:sz w:val="16"/>
                <w:szCs w:val="16"/>
              </w:rPr>
              <w:t>Thailand</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46" w14:textId="77777777" w:rsidR="004447DC" w:rsidRDefault="00000000">
            <w:pPr>
              <w:spacing w:after="0" w:line="259" w:lineRule="auto"/>
              <w:ind w:left="0" w:right="0" w:firstLine="0"/>
              <w:jc w:val="left"/>
            </w:pPr>
            <w:r>
              <w:rPr>
                <w:sz w:val="16"/>
                <w:szCs w:val="16"/>
              </w:rPr>
              <w:t>East Asia Pacific</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47" w14:textId="77777777" w:rsidR="004447DC" w:rsidRDefault="00000000">
            <w:pPr>
              <w:spacing w:after="0" w:line="259" w:lineRule="auto"/>
              <w:ind w:left="0" w:right="57" w:firstLine="0"/>
              <w:jc w:val="center"/>
            </w:pPr>
            <w:r>
              <w:rPr>
                <w:sz w:val="16"/>
                <w:szCs w:val="16"/>
              </w:rPr>
              <w:t>2603</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48" w14:textId="77777777" w:rsidR="004447DC" w:rsidRDefault="00000000">
            <w:pPr>
              <w:spacing w:after="0" w:line="259" w:lineRule="auto"/>
              <w:ind w:left="0" w:right="57" w:firstLine="0"/>
              <w:jc w:val="center"/>
            </w:pPr>
            <w:r>
              <w:rPr>
                <w:sz w:val="16"/>
                <w:szCs w:val="16"/>
              </w:rPr>
              <w:t>0.85</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49" w14:textId="77777777" w:rsidR="004447DC" w:rsidRDefault="00000000">
            <w:pPr>
              <w:spacing w:after="0" w:line="259" w:lineRule="auto"/>
              <w:ind w:left="0" w:right="57" w:firstLine="0"/>
              <w:jc w:val="center"/>
            </w:pPr>
            <w:r>
              <w:rPr>
                <w:sz w:val="16"/>
                <w:szCs w:val="16"/>
              </w:rPr>
              <w:t>0.64</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4A" w14:textId="77777777" w:rsidR="004447DC" w:rsidRDefault="00000000">
            <w:pPr>
              <w:spacing w:after="0" w:line="259" w:lineRule="auto"/>
              <w:ind w:left="0" w:right="57" w:firstLine="0"/>
              <w:jc w:val="center"/>
            </w:pPr>
            <w:r>
              <w:rPr>
                <w:sz w:val="16"/>
                <w:szCs w:val="16"/>
              </w:rPr>
              <w:t>0.86</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4B" w14:textId="77777777" w:rsidR="004447DC" w:rsidRDefault="00000000">
            <w:pPr>
              <w:spacing w:after="0" w:line="259" w:lineRule="auto"/>
              <w:ind w:left="0" w:right="57" w:firstLine="0"/>
              <w:jc w:val="center"/>
            </w:pPr>
            <w:r>
              <w:rPr>
                <w:sz w:val="16"/>
                <w:szCs w:val="16"/>
              </w:rPr>
              <w:t>0.03</w:t>
            </w:r>
          </w:p>
        </w:tc>
      </w:tr>
      <w:tr w:rsidR="004447DC" w14:paraId="2D137855"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93" w:type="dxa"/>
              <w:bottom w:w="80" w:type="dxa"/>
              <w:right w:w="80" w:type="dxa"/>
            </w:tcMar>
          </w:tcPr>
          <w:p w14:paraId="2D13784D" w14:textId="77777777" w:rsidR="004447DC" w:rsidRDefault="00000000">
            <w:pPr>
              <w:spacing w:after="0" w:line="259" w:lineRule="auto"/>
              <w:ind w:left="13" w:right="0" w:firstLine="0"/>
              <w:jc w:val="left"/>
            </w:pPr>
            <w:r>
              <w:rPr>
                <w:sz w:val="16"/>
                <w:szCs w:val="16"/>
              </w:rPr>
              <w:t>TJK</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4E" w14:textId="77777777" w:rsidR="004447DC" w:rsidRDefault="00000000">
            <w:pPr>
              <w:spacing w:after="0" w:line="259" w:lineRule="auto"/>
              <w:ind w:left="0" w:right="0" w:firstLine="0"/>
              <w:jc w:val="left"/>
            </w:pPr>
            <w:r>
              <w:rPr>
                <w:sz w:val="16"/>
                <w:szCs w:val="16"/>
              </w:rPr>
              <w:t>Tajikistan</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4F" w14:textId="77777777" w:rsidR="004447DC" w:rsidRDefault="00000000">
            <w:pPr>
              <w:spacing w:after="0" w:line="259" w:lineRule="auto"/>
              <w:ind w:left="0" w:right="0" w:firstLine="0"/>
              <w:jc w:val="left"/>
            </w:pPr>
            <w:r>
              <w:rPr>
                <w:sz w:val="16"/>
                <w:szCs w:val="16"/>
              </w:rPr>
              <w:t>Europe Central Asia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50" w14:textId="77777777" w:rsidR="004447DC" w:rsidRDefault="00000000">
            <w:pPr>
              <w:spacing w:after="0" w:line="259" w:lineRule="auto"/>
              <w:ind w:left="0" w:right="57" w:firstLine="0"/>
              <w:jc w:val="center"/>
            </w:pPr>
            <w:r>
              <w:rPr>
                <w:sz w:val="16"/>
                <w:szCs w:val="16"/>
              </w:rPr>
              <w:t>541</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51" w14:textId="77777777" w:rsidR="004447DC" w:rsidRDefault="00000000">
            <w:pPr>
              <w:spacing w:after="0" w:line="259" w:lineRule="auto"/>
              <w:ind w:left="0" w:right="57" w:firstLine="0"/>
              <w:jc w:val="center"/>
            </w:pPr>
            <w:r>
              <w:rPr>
                <w:sz w:val="16"/>
                <w:szCs w:val="16"/>
              </w:rPr>
              <w:t>0.50</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52" w14:textId="77777777" w:rsidR="004447DC" w:rsidRDefault="00000000">
            <w:pPr>
              <w:spacing w:after="0" w:line="259" w:lineRule="auto"/>
              <w:ind w:left="0" w:right="57" w:firstLine="0"/>
              <w:jc w:val="center"/>
            </w:pPr>
            <w:r>
              <w:rPr>
                <w:sz w:val="16"/>
                <w:szCs w:val="16"/>
              </w:rPr>
              <w:t>0.77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53" w14:textId="77777777" w:rsidR="004447DC" w:rsidRDefault="00000000">
            <w:pPr>
              <w:spacing w:after="0" w:line="259" w:lineRule="auto"/>
              <w:ind w:left="0" w:right="57" w:firstLine="0"/>
              <w:jc w:val="center"/>
            </w:pPr>
            <w:r>
              <w:rPr>
                <w:sz w:val="16"/>
                <w:szCs w:val="16"/>
              </w:rPr>
              <w:t>0.50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54" w14:textId="77777777" w:rsidR="004447DC" w:rsidRDefault="00000000">
            <w:pPr>
              <w:spacing w:after="0" w:line="259" w:lineRule="auto"/>
              <w:ind w:left="0" w:right="57" w:firstLine="0"/>
              <w:jc w:val="center"/>
            </w:pPr>
            <w:r>
              <w:rPr>
                <w:sz w:val="16"/>
                <w:szCs w:val="16"/>
              </w:rPr>
              <w:t>0.43</w:t>
            </w:r>
          </w:p>
        </w:tc>
      </w:tr>
      <w:tr w:rsidR="004447DC" w14:paraId="2D13785E"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102" w:type="dxa"/>
              <w:bottom w:w="80" w:type="dxa"/>
              <w:right w:w="80" w:type="dxa"/>
            </w:tcMar>
          </w:tcPr>
          <w:p w14:paraId="2D137856" w14:textId="77777777" w:rsidR="004447DC" w:rsidRDefault="00000000">
            <w:pPr>
              <w:spacing w:after="0" w:line="259" w:lineRule="auto"/>
              <w:ind w:left="22" w:right="0" w:firstLine="0"/>
              <w:jc w:val="left"/>
            </w:pPr>
            <w:r>
              <w:rPr>
                <w:sz w:val="16"/>
                <w:szCs w:val="16"/>
              </w:rPr>
              <w:t>TLS</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57" w14:textId="77777777" w:rsidR="004447DC" w:rsidRDefault="00000000">
            <w:pPr>
              <w:spacing w:after="0" w:line="259" w:lineRule="auto"/>
              <w:ind w:left="0" w:right="0" w:firstLine="0"/>
              <w:jc w:val="left"/>
            </w:pPr>
            <w:r>
              <w:rPr>
                <w:sz w:val="16"/>
                <w:szCs w:val="16"/>
              </w:rPr>
              <w:t>Timor-Leste</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58" w14:textId="77777777" w:rsidR="004447DC" w:rsidRDefault="00000000">
            <w:pPr>
              <w:spacing w:after="0" w:line="259" w:lineRule="auto"/>
              <w:ind w:left="0" w:right="0" w:firstLine="0"/>
              <w:jc w:val="left"/>
            </w:pPr>
            <w:r>
              <w:rPr>
                <w:sz w:val="16"/>
                <w:szCs w:val="16"/>
              </w:rPr>
              <w:t>East Asia Pacific</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59" w14:textId="77777777" w:rsidR="004447DC" w:rsidRDefault="00000000">
            <w:pPr>
              <w:spacing w:after="0" w:line="259" w:lineRule="auto"/>
              <w:ind w:left="0" w:right="57" w:firstLine="0"/>
              <w:jc w:val="center"/>
            </w:pPr>
            <w:r>
              <w:rPr>
                <w:sz w:val="16"/>
                <w:szCs w:val="16"/>
              </w:rPr>
              <w:t>2203</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8" w:type="dxa"/>
            </w:tcMar>
          </w:tcPr>
          <w:p w14:paraId="2D13785A" w14:textId="77777777" w:rsidR="004447DC" w:rsidRDefault="00000000">
            <w:pPr>
              <w:spacing w:after="0" w:line="259" w:lineRule="auto"/>
              <w:ind w:left="0" w:right="58" w:firstLine="0"/>
              <w:jc w:val="center"/>
            </w:pPr>
            <w:r>
              <w:rPr>
                <w:sz w:val="16"/>
                <w:szCs w:val="16"/>
              </w:rPr>
              <w:t>0.62</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5B" w14:textId="77777777" w:rsidR="004447DC" w:rsidRDefault="00000000">
            <w:pPr>
              <w:spacing w:after="0" w:line="259" w:lineRule="auto"/>
              <w:ind w:left="0" w:right="57" w:firstLine="0"/>
              <w:jc w:val="center"/>
            </w:pPr>
            <w:r>
              <w:rPr>
                <w:sz w:val="16"/>
                <w:szCs w:val="16"/>
              </w:rPr>
              <w:t>0.42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5C" w14:textId="77777777" w:rsidR="004447DC" w:rsidRDefault="00000000">
            <w:pPr>
              <w:spacing w:after="0" w:line="259" w:lineRule="auto"/>
              <w:ind w:left="0" w:right="57" w:firstLine="0"/>
              <w:jc w:val="center"/>
            </w:pPr>
            <w:r>
              <w:rPr>
                <w:sz w:val="16"/>
                <w:szCs w:val="16"/>
              </w:rPr>
              <w:t>0.62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5D" w14:textId="77777777" w:rsidR="004447DC" w:rsidRDefault="00000000">
            <w:pPr>
              <w:spacing w:after="0" w:line="259" w:lineRule="auto"/>
              <w:ind w:left="0" w:right="57" w:firstLine="0"/>
              <w:jc w:val="center"/>
            </w:pPr>
            <w:r>
              <w:rPr>
                <w:sz w:val="16"/>
                <w:szCs w:val="16"/>
              </w:rPr>
              <w:t>0.09</w:t>
            </w:r>
          </w:p>
        </w:tc>
      </w:tr>
      <w:tr w:rsidR="004447DC" w14:paraId="2D137867"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5F" w14:textId="77777777" w:rsidR="004447DC" w:rsidRDefault="00000000">
            <w:pPr>
              <w:spacing w:after="0" w:line="259" w:lineRule="auto"/>
              <w:ind w:left="0" w:right="0" w:firstLine="0"/>
            </w:pPr>
            <w:r>
              <w:rPr>
                <w:sz w:val="16"/>
                <w:szCs w:val="16"/>
              </w:rPr>
              <w:t>TON</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60" w14:textId="77777777" w:rsidR="004447DC" w:rsidRDefault="00000000">
            <w:pPr>
              <w:spacing w:after="0" w:line="259" w:lineRule="auto"/>
              <w:ind w:left="0" w:right="0" w:firstLine="0"/>
              <w:jc w:val="left"/>
            </w:pPr>
            <w:r>
              <w:rPr>
                <w:sz w:val="16"/>
                <w:szCs w:val="16"/>
              </w:rPr>
              <w:t>Tonga</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61" w14:textId="77777777" w:rsidR="004447DC" w:rsidRDefault="00000000">
            <w:pPr>
              <w:spacing w:after="0" w:line="259" w:lineRule="auto"/>
              <w:ind w:left="0" w:right="0" w:firstLine="0"/>
              <w:jc w:val="left"/>
            </w:pPr>
            <w:r>
              <w:rPr>
                <w:sz w:val="16"/>
                <w:szCs w:val="16"/>
              </w:rPr>
              <w:t>East Asia Pacific</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2" w14:textId="77777777" w:rsidR="004447DC" w:rsidRDefault="00000000">
            <w:pPr>
              <w:spacing w:after="0" w:line="259" w:lineRule="auto"/>
              <w:ind w:left="0" w:right="57" w:firstLine="0"/>
              <w:jc w:val="center"/>
            </w:pPr>
            <w:r>
              <w:rPr>
                <w:sz w:val="16"/>
                <w:szCs w:val="16"/>
              </w:rPr>
              <w:t>239</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3" w14:textId="77777777" w:rsidR="004447DC" w:rsidRDefault="00000000">
            <w:pPr>
              <w:spacing w:after="0" w:line="259" w:lineRule="auto"/>
              <w:ind w:left="0" w:right="57" w:firstLine="0"/>
              <w:jc w:val="center"/>
            </w:pPr>
            <w:r>
              <w:rPr>
                <w:sz w:val="16"/>
                <w:szCs w:val="16"/>
              </w:rPr>
              <w:t>0.29</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4" w14:textId="77777777" w:rsidR="004447DC" w:rsidRDefault="00000000">
            <w:pPr>
              <w:spacing w:after="0" w:line="259" w:lineRule="auto"/>
              <w:ind w:left="0" w:right="57" w:firstLine="0"/>
              <w:jc w:val="center"/>
            </w:pPr>
            <w:r>
              <w:rPr>
                <w:sz w:val="16"/>
                <w:szCs w:val="16"/>
              </w:rPr>
              <w:t>0.73</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5" w14:textId="77777777" w:rsidR="004447DC" w:rsidRDefault="00000000">
            <w:pPr>
              <w:spacing w:after="0" w:line="259" w:lineRule="auto"/>
              <w:ind w:left="0" w:right="57" w:firstLine="0"/>
              <w:jc w:val="center"/>
            </w:pPr>
            <w:r>
              <w:rPr>
                <w:sz w:val="16"/>
                <w:szCs w:val="16"/>
              </w:rPr>
              <w:t>0.29</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6" w14:textId="77777777" w:rsidR="004447DC" w:rsidRDefault="00000000">
            <w:pPr>
              <w:spacing w:after="0" w:line="259" w:lineRule="auto"/>
              <w:ind w:left="0" w:right="57" w:firstLine="0"/>
              <w:jc w:val="center"/>
            </w:pPr>
            <w:r>
              <w:rPr>
                <w:sz w:val="16"/>
                <w:szCs w:val="16"/>
              </w:rPr>
              <w:t>0.64</w:t>
            </w:r>
          </w:p>
        </w:tc>
      </w:tr>
      <w:tr w:rsidR="004447DC" w14:paraId="2D137870"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68" w14:textId="77777777" w:rsidR="004447DC" w:rsidRDefault="00000000">
            <w:pPr>
              <w:spacing w:after="0" w:line="259" w:lineRule="auto"/>
              <w:ind w:left="0" w:right="0" w:firstLine="0"/>
            </w:pPr>
            <w:r>
              <w:rPr>
                <w:sz w:val="16"/>
                <w:szCs w:val="16"/>
              </w:rPr>
              <w:t>TUN</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69" w14:textId="77777777" w:rsidR="004447DC" w:rsidRDefault="00000000">
            <w:pPr>
              <w:spacing w:after="0" w:line="259" w:lineRule="auto"/>
              <w:ind w:left="0" w:right="0" w:firstLine="0"/>
              <w:jc w:val="left"/>
            </w:pPr>
            <w:r>
              <w:rPr>
                <w:sz w:val="16"/>
                <w:szCs w:val="16"/>
              </w:rPr>
              <w:t>Tunisia</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6A" w14:textId="77777777" w:rsidR="004447DC" w:rsidRDefault="00000000">
            <w:pPr>
              <w:spacing w:after="0" w:line="259" w:lineRule="auto"/>
              <w:ind w:left="0" w:right="0" w:firstLine="0"/>
              <w:jc w:val="left"/>
            </w:pPr>
            <w:r>
              <w:rPr>
                <w:sz w:val="16"/>
                <w:szCs w:val="16"/>
              </w:rPr>
              <w:t>Middle East North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B" w14:textId="77777777" w:rsidR="004447DC" w:rsidRDefault="00000000">
            <w:pPr>
              <w:spacing w:after="0" w:line="259" w:lineRule="auto"/>
              <w:ind w:left="0" w:right="57" w:firstLine="0"/>
              <w:jc w:val="center"/>
            </w:pPr>
            <w:r>
              <w:rPr>
                <w:sz w:val="16"/>
                <w:szCs w:val="16"/>
              </w:rPr>
              <w:t>1844</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C" w14:textId="77777777" w:rsidR="004447DC" w:rsidRDefault="00000000">
            <w:pPr>
              <w:spacing w:after="0" w:line="259" w:lineRule="auto"/>
              <w:ind w:left="0" w:right="57" w:firstLine="0"/>
              <w:jc w:val="center"/>
            </w:pPr>
            <w:r>
              <w:rPr>
                <w:sz w:val="16"/>
                <w:szCs w:val="16"/>
              </w:rPr>
              <w:t>0.64</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D" w14:textId="77777777" w:rsidR="004447DC" w:rsidRDefault="00000000">
            <w:pPr>
              <w:spacing w:after="0" w:line="259" w:lineRule="auto"/>
              <w:ind w:left="0" w:right="57" w:firstLine="0"/>
              <w:jc w:val="center"/>
            </w:pPr>
            <w:r>
              <w:rPr>
                <w:sz w:val="16"/>
                <w:szCs w:val="16"/>
              </w:rPr>
              <w:t>0.60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E" w14:textId="77777777" w:rsidR="004447DC" w:rsidRDefault="00000000">
            <w:pPr>
              <w:spacing w:after="0" w:line="259" w:lineRule="auto"/>
              <w:ind w:left="0" w:right="57" w:firstLine="0"/>
              <w:jc w:val="center"/>
            </w:pPr>
            <w:r>
              <w:rPr>
                <w:sz w:val="16"/>
                <w:szCs w:val="16"/>
              </w:rPr>
              <w:t>0.64</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6F" w14:textId="77777777" w:rsidR="004447DC" w:rsidRDefault="00000000">
            <w:pPr>
              <w:spacing w:after="0" w:line="259" w:lineRule="auto"/>
              <w:ind w:left="0" w:right="57" w:firstLine="0"/>
              <w:jc w:val="center"/>
            </w:pPr>
            <w:r>
              <w:rPr>
                <w:sz w:val="16"/>
                <w:szCs w:val="16"/>
              </w:rPr>
              <w:t>0.28</w:t>
            </w:r>
          </w:p>
        </w:tc>
      </w:tr>
      <w:tr w:rsidR="004447DC" w14:paraId="2D137879"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71" w14:textId="77777777" w:rsidR="004447DC" w:rsidRDefault="00000000">
            <w:pPr>
              <w:spacing w:after="0" w:line="259" w:lineRule="auto"/>
              <w:ind w:left="0" w:right="0" w:firstLine="0"/>
            </w:pPr>
            <w:r>
              <w:rPr>
                <w:sz w:val="16"/>
                <w:szCs w:val="16"/>
              </w:rPr>
              <w:t>TUR</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72" w14:textId="77777777" w:rsidR="004447DC" w:rsidRDefault="00000000">
            <w:pPr>
              <w:spacing w:after="0" w:line="259" w:lineRule="auto"/>
              <w:ind w:left="0" w:right="0" w:firstLine="0"/>
              <w:jc w:val="left"/>
            </w:pPr>
            <w:r>
              <w:rPr>
                <w:sz w:val="16"/>
                <w:szCs w:val="16"/>
              </w:rPr>
              <w:t>Turkey</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73" w14:textId="77777777" w:rsidR="004447DC" w:rsidRDefault="00000000">
            <w:pPr>
              <w:spacing w:after="0" w:line="259" w:lineRule="auto"/>
              <w:ind w:left="0" w:right="0" w:firstLine="0"/>
              <w:jc w:val="left"/>
            </w:pPr>
            <w:r>
              <w:rPr>
                <w:sz w:val="16"/>
                <w:szCs w:val="16"/>
              </w:rPr>
              <w:t>Europe Central Asia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74" w14:textId="77777777" w:rsidR="004447DC" w:rsidRDefault="00000000">
            <w:pPr>
              <w:spacing w:after="0" w:line="259" w:lineRule="auto"/>
              <w:ind w:left="0" w:right="57" w:firstLine="0"/>
              <w:jc w:val="center"/>
            </w:pPr>
            <w:r>
              <w:rPr>
                <w:sz w:val="16"/>
                <w:szCs w:val="16"/>
              </w:rPr>
              <w:t>735</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75" w14:textId="77777777" w:rsidR="004447DC" w:rsidRDefault="00000000">
            <w:pPr>
              <w:spacing w:after="0" w:line="259" w:lineRule="auto"/>
              <w:ind w:left="0" w:right="57" w:firstLine="0"/>
              <w:jc w:val="center"/>
            </w:pPr>
            <w:r>
              <w:rPr>
                <w:sz w:val="16"/>
                <w:szCs w:val="16"/>
              </w:rPr>
              <w:t>0.71</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76" w14:textId="77777777" w:rsidR="004447DC" w:rsidRDefault="00000000">
            <w:pPr>
              <w:spacing w:after="0" w:line="259" w:lineRule="auto"/>
              <w:ind w:left="0" w:right="57" w:firstLine="0"/>
              <w:jc w:val="center"/>
            </w:pPr>
            <w:r>
              <w:rPr>
                <w:sz w:val="16"/>
                <w:szCs w:val="16"/>
              </w:rPr>
              <w:t>0.42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77" w14:textId="77777777" w:rsidR="004447DC" w:rsidRDefault="00000000">
            <w:pPr>
              <w:spacing w:after="0" w:line="259" w:lineRule="auto"/>
              <w:ind w:left="0" w:right="57" w:firstLine="0"/>
              <w:jc w:val="center"/>
            </w:pPr>
            <w:r>
              <w:rPr>
                <w:sz w:val="16"/>
                <w:szCs w:val="16"/>
              </w:rPr>
              <w:t>0.71</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78" w14:textId="77777777" w:rsidR="004447DC" w:rsidRDefault="00000000">
            <w:pPr>
              <w:spacing w:after="0" w:line="259" w:lineRule="auto"/>
              <w:ind w:left="0" w:right="57" w:firstLine="0"/>
              <w:jc w:val="center"/>
            </w:pPr>
            <w:r>
              <w:rPr>
                <w:sz w:val="16"/>
                <w:szCs w:val="16"/>
              </w:rPr>
              <w:t>0.20</w:t>
            </w:r>
          </w:p>
        </w:tc>
      </w:tr>
      <w:tr w:rsidR="004447DC" w14:paraId="2D137882"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7A" w14:textId="77777777" w:rsidR="004447DC" w:rsidRDefault="00000000">
            <w:pPr>
              <w:spacing w:after="0" w:line="259" w:lineRule="auto"/>
              <w:ind w:left="0" w:right="0" w:firstLine="0"/>
            </w:pPr>
            <w:r>
              <w:rPr>
                <w:sz w:val="16"/>
                <w:szCs w:val="16"/>
              </w:rPr>
              <w:t>TUV</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7B" w14:textId="77777777" w:rsidR="004447DC" w:rsidRDefault="00000000">
            <w:pPr>
              <w:spacing w:after="0" w:line="259" w:lineRule="auto"/>
              <w:ind w:left="0" w:right="0" w:firstLine="0"/>
              <w:jc w:val="left"/>
            </w:pPr>
            <w:r>
              <w:rPr>
                <w:sz w:val="16"/>
                <w:szCs w:val="16"/>
              </w:rPr>
              <w:t>Tuvalu</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7C" w14:textId="77777777" w:rsidR="004447DC" w:rsidRDefault="00000000">
            <w:pPr>
              <w:spacing w:after="0" w:line="259" w:lineRule="auto"/>
              <w:ind w:left="0" w:right="0" w:firstLine="0"/>
              <w:jc w:val="left"/>
            </w:pPr>
            <w:r>
              <w:rPr>
                <w:sz w:val="16"/>
                <w:szCs w:val="16"/>
              </w:rPr>
              <w:t>East Asia Pacific</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7D" w14:textId="77777777" w:rsidR="004447DC" w:rsidRDefault="00000000">
            <w:pPr>
              <w:spacing w:after="0" w:line="259" w:lineRule="auto"/>
              <w:ind w:left="0" w:right="57" w:firstLine="0"/>
              <w:jc w:val="center"/>
            </w:pPr>
            <w:r>
              <w:rPr>
                <w:sz w:val="16"/>
                <w:szCs w:val="16"/>
              </w:rPr>
              <w:t>57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7E" w14:textId="77777777" w:rsidR="004447DC" w:rsidRDefault="00000000">
            <w:pPr>
              <w:spacing w:after="0" w:line="259" w:lineRule="auto"/>
              <w:ind w:left="0" w:right="57" w:firstLine="0"/>
              <w:jc w:val="center"/>
            </w:pPr>
            <w:r>
              <w:rPr>
                <w:sz w:val="16"/>
                <w:szCs w:val="16"/>
              </w:rPr>
              <w:t>0.58</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7F" w14:textId="77777777" w:rsidR="004447DC" w:rsidRDefault="00000000">
            <w:pPr>
              <w:spacing w:after="0" w:line="259" w:lineRule="auto"/>
              <w:ind w:left="0" w:right="57" w:firstLine="0"/>
              <w:jc w:val="center"/>
            </w:pPr>
            <w:r>
              <w:rPr>
                <w:sz w:val="16"/>
                <w:szCs w:val="16"/>
              </w:rPr>
              <w:t>0.75</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80" w14:textId="77777777" w:rsidR="004447DC" w:rsidRDefault="00000000">
            <w:pPr>
              <w:spacing w:after="0" w:line="259" w:lineRule="auto"/>
              <w:ind w:left="0" w:right="57" w:firstLine="0"/>
              <w:jc w:val="center"/>
            </w:pPr>
            <w:r>
              <w:rPr>
                <w:sz w:val="16"/>
                <w:szCs w:val="16"/>
              </w:rPr>
              <w:t>0.55</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81" w14:textId="77777777" w:rsidR="004447DC" w:rsidRDefault="00000000">
            <w:pPr>
              <w:spacing w:after="0" w:line="259" w:lineRule="auto"/>
              <w:ind w:left="0" w:right="57" w:firstLine="0"/>
              <w:jc w:val="center"/>
            </w:pPr>
            <w:r>
              <w:rPr>
                <w:sz w:val="16"/>
                <w:szCs w:val="16"/>
              </w:rPr>
              <w:t>0.44</w:t>
            </w:r>
          </w:p>
        </w:tc>
      </w:tr>
      <w:tr w:rsidR="004447DC" w14:paraId="2D13788B"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83" w14:textId="77777777" w:rsidR="004447DC" w:rsidRDefault="00000000">
            <w:pPr>
              <w:spacing w:after="0" w:line="259" w:lineRule="auto"/>
              <w:ind w:left="0" w:right="0" w:firstLine="0"/>
            </w:pPr>
            <w:r>
              <w:rPr>
                <w:sz w:val="16"/>
                <w:szCs w:val="16"/>
              </w:rPr>
              <w:t>TWN</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84" w14:textId="77777777" w:rsidR="004447DC" w:rsidRDefault="00000000">
            <w:pPr>
              <w:spacing w:after="0" w:line="259" w:lineRule="auto"/>
              <w:ind w:left="0" w:right="0" w:firstLine="0"/>
              <w:jc w:val="left"/>
            </w:pPr>
            <w:r>
              <w:rPr>
                <w:sz w:val="16"/>
                <w:szCs w:val="16"/>
              </w:rPr>
              <w:t>Taiwan-China</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85" w14:textId="77777777" w:rsidR="004447DC" w:rsidRDefault="00000000">
            <w:pPr>
              <w:spacing w:after="0" w:line="259" w:lineRule="auto"/>
              <w:ind w:left="0" w:right="0" w:firstLine="0"/>
              <w:jc w:val="left"/>
            </w:pPr>
            <w:r>
              <w:rPr>
                <w:sz w:val="16"/>
                <w:szCs w:val="16"/>
              </w:rPr>
              <w:t>East Asia Pacific</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86" w14:textId="77777777" w:rsidR="004447DC" w:rsidRDefault="00000000">
            <w:pPr>
              <w:spacing w:after="0" w:line="259" w:lineRule="auto"/>
              <w:ind w:left="0" w:right="57" w:firstLine="0"/>
              <w:jc w:val="center"/>
            </w:pPr>
            <w:r>
              <w:rPr>
                <w:sz w:val="16"/>
                <w:szCs w:val="16"/>
              </w:rPr>
              <w:t>605</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87" w14:textId="77777777" w:rsidR="004447DC" w:rsidRDefault="00000000">
            <w:pPr>
              <w:spacing w:after="0" w:line="259" w:lineRule="auto"/>
              <w:ind w:left="0" w:right="57" w:firstLine="0"/>
              <w:jc w:val="center"/>
            </w:pPr>
            <w:r>
              <w:rPr>
                <w:sz w:val="16"/>
                <w:szCs w:val="16"/>
              </w:rPr>
              <w:t>0.91</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88" w14:textId="77777777" w:rsidR="004447DC" w:rsidRDefault="00000000">
            <w:pPr>
              <w:spacing w:after="0" w:line="259" w:lineRule="auto"/>
              <w:ind w:left="0" w:right="57" w:firstLine="0"/>
              <w:jc w:val="center"/>
            </w:pPr>
            <w:r>
              <w:rPr>
                <w:sz w:val="16"/>
                <w:szCs w:val="16"/>
              </w:rPr>
              <w:t>0.66</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89" w14:textId="77777777" w:rsidR="004447DC" w:rsidRDefault="00000000">
            <w:pPr>
              <w:spacing w:after="0" w:line="259" w:lineRule="auto"/>
              <w:ind w:left="0" w:right="57" w:firstLine="0"/>
              <w:jc w:val="center"/>
            </w:pPr>
            <w:r>
              <w:rPr>
                <w:sz w:val="16"/>
                <w:szCs w:val="16"/>
              </w:rPr>
              <w:t>0.92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8A" w14:textId="77777777" w:rsidR="004447DC" w:rsidRDefault="00000000">
            <w:pPr>
              <w:spacing w:after="0" w:line="259" w:lineRule="auto"/>
              <w:ind w:left="0" w:right="57" w:firstLine="0"/>
              <w:jc w:val="center"/>
            </w:pPr>
            <w:r>
              <w:rPr>
                <w:sz w:val="16"/>
                <w:szCs w:val="16"/>
              </w:rPr>
              <w:t>0.00</w:t>
            </w:r>
          </w:p>
        </w:tc>
      </w:tr>
      <w:tr w:rsidR="004447DC" w14:paraId="2D137894"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7" w:type="dxa"/>
              <w:bottom w:w="80" w:type="dxa"/>
              <w:right w:w="80" w:type="dxa"/>
            </w:tcMar>
          </w:tcPr>
          <w:p w14:paraId="2D13788C" w14:textId="77777777" w:rsidR="004447DC" w:rsidRDefault="00000000">
            <w:pPr>
              <w:spacing w:after="0" w:line="259" w:lineRule="auto"/>
              <w:ind w:left="7" w:right="0" w:firstLine="0"/>
              <w:jc w:val="left"/>
            </w:pPr>
            <w:r>
              <w:rPr>
                <w:sz w:val="16"/>
                <w:szCs w:val="16"/>
              </w:rPr>
              <w:t>TZA</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8D" w14:textId="77777777" w:rsidR="004447DC" w:rsidRDefault="00000000">
            <w:pPr>
              <w:spacing w:after="0" w:line="259" w:lineRule="auto"/>
              <w:ind w:left="0" w:right="0" w:firstLine="0"/>
              <w:jc w:val="left"/>
            </w:pPr>
            <w:r>
              <w:rPr>
                <w:sz w:val="16"/>
                <w:szCs w:val="16"/>
              </w:rPr>
              <w:t>Tanzania</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8E" w14:textId="77777777" w:rsidR="004447DC" w:rsidRDefault="00000000">
            <w:pPr>
              <w:spacing w:after="0" w:line="259" w:lineRule="auto"/>
              <w:ind w:left="0" w:right="0" w:firstLine="0"/>
              <w:jc w:val="left"/>
            </w:pPr>
            <w:r>
              <w:rPr>
                <w:sz w:val="16"/>
                <w:szCs w:val="16"/>
              </w:rPr>
              <w:t>Sub-Saharan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8F" w14:textId="77777777" w:rsidR="004447DC" w:rsidRDefault="00000000">
            <w:pPr>
              <w:spacing w:after="0" w:line="259" w:lineRule="auto"/>
              <w:ind w:left="0" w:right="57" w:firstLine="0"/>
              <w:jc w:val="center"/>
            </w:pPr>
            <w:r>
              <w:rPr>
                <w:sz w:val="16"/>
                <w:szCs w:val="16"/>
              </w:rPr>
              <w:t>3066</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90" w14:textId="77777777" w:rsidR="004447DC" w:rsidRDefault="00000000">
            <w:pPr>
              <w:spacing w:after="0" w:line="259" w:lineRule="auto"/>
              <w:ind w:left="0" w:right="57" w:firstLine="0"/>
              <w:jc w:val="center"/>
            </w:pPr>
            <w:r>
              <w:rPr>
                <w:sz w:val="16"/>
                <w:szCs w:val="16"/>
              </w:rPr>
              <w:t>0.31</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91" w14:textId="77777777" w:rsidR="004447DC" w:rsidRDefault="00000000">
            <w:pPr>
              <w:spacing w:after="0" w:line="259" w:lineRule="auto"/>
              <w:ind w:left="0" w:right="57" w:firstLine="0"/>
              <w:jc w:val="center"/>
            </w:pPr>
            <w:r>
              <w:rPr>
                <w:sz w:val="16"/>
                <w:szCs w:val="16"/>
              </w:rPr>
              <w:t>0.57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92" w14:textId="77777777" w:rsidR="004447DC" w:rsidRDefault="00000000">
            <w:pPr>
              <w:spacing w:after="0" w:line="259" w:lineRule="auto"/>
              <w:ind w:left="0" w:right="57" w:firstLine="0"/>
              <w:jc w:val="center"/>
            </w:pPr>
            <w:r>
              <w:rPr>
                <w:sz w:val="16"/>
                <w:szCs w:val="16"/>
              </w:rPr>
              <w:t>0.31</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93" w14:textId="77777777" w:rsidR="004447DC" w:rsidRDefault="00000000">
            <w:pPr>
              <w:spacing w:after="0" w:line="259" w:lineRule="auto"/>
              <w:ind w:left="0" w:right="57" w:firstLine="0"/>
              <w:jc w:val="center"/>
            </w:pPr>
            <w:r>
              <w:rPr>
                <w:sz w:val="16"/>
                <w:szCs w:val="16"/>
              </w:rPr>
              <w:t>0.70</w:t>
            </w:r>
          </w:p>
        </w:tc>
      </w:tr>
      <w:tr w:rsidR="004447DC" w14:paraId="2D13789D"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95" w14:textId="77777777" w:rsidR="004447DC" w:rsidRDefault="00000000">
            <w:pPr>
              <w:spacing w:after="0" w:line="259" w:lineRule="auto"/>
              <w:ind w:left="0" w:right="0" w:firstLine="0"/>
            </w:pPr>
            <w:r>
              <w:rPr>
                <w:sz w:val="16"/>
                <w:szCs w:val="16"/>
              </w:rPr>
              <w:t>UGA</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96" w14:textId="77777777" w:rsidR="004447DC" w:rsidRDefault="00000000">
            <w:pPr>
              <w:spacing w:after="0" w:line="259" w:lineRule="auto"/>
              <w:ind w:left="0" w:right="0" w:firstLine="0"/>
              <w:jc w:val="left"/>
            </w:pPr>
            <w:r>
              <w:rPr>
                <w:sz w:val="16"/>
                <w:szCs w:val="16"/>
              </w:rPr>
              <w:t>Uganda</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97" w14:textId="77777777" w:rsidR="004447DC" w:rsidRDefault="00000000">
            <w:pPr>
              <w:spacing w:after="0" w:line="259" w:lineRule="auto"/>
              <w:ind w:left="0" w:right="0" w:firstLine="0"/>
              <w:jc w:val="left"/>
            </w:pPr>
            <w:r>
              <w:rPr>
                <w:sz w:val="16"/>
                <w:szCs w:val="16"/>
              </w:rPr>
              <w:t>Sub-Saharan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98" w14:textId="77777777" w:rsidR="004447DC" w:rsidRDefault="00000000">
            <w:pPr>
              <w:spacing w:after="0" w:line="259" w:lineRule="auto"/>
              <w:ind w:left="0" w:right="57" w:firstLine="0"/>
              <w:jc w:val="center"/>
            </w:pPr>
            <w:r>
              <w:rPr>
                <w:sz w:val="16"/>
                <w:szCs w:val="16"/>
              </w:rPr>
              <w:t>1020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99" w14:textId="77777777" w:rsidR="004447DC" w:rsidRDefault="00000000">
            <w:pPr>
              <w:spacing w:after="0" w:line="259" w:lineRule="auto"/>
              <w:ind w:left="0" w:right="57" w:firstLine="0"/>
              <w:jc w:val="center"/>
            </w:pPr>
            <w:r>
              <w:rPr>
                <w:sz w:val="16"/>
                <w:szCs w:val="16"/>
              </w:rPr>
              <w:t>0.38</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9A" w14:textId="77777777" w:rsidR="004447DC" w:rsidRDefault="00000000">
            <w:pPr>
              <w:spacing w:after="0" w:line="259" w:lineRule="auto"/>
              <w:ind w:left="0" w:right="57" w:firstLine="0"/>
              <w:jc w:val="center"/>
            </w:pPr>
            <w:r>
              <w:rPr>
                <w:sz w:val="16"/>
                <w:szCs w:val="16"/>
              </w:rPr>
              <w:t>0.56</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9B" w14:textId="77777777" w:rsidR="004447DC" w:rsidRDefault="00000000">
            <w:pPr>
              <w:spacing w:after="0" w:line="259" w:lineRule="auto"/>
              <w:ind w:left="0" w:right="57" w:firstLine="0"/>
              <w:jc w:val="center"/>
            </w:pPr>
            <w:r>
              <w:rPr>
                <w:sz w:val="16"/>
                <w:szCs w:val="16"/>
              </w:rPr>
              <w:t>0.39</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9C" w14:textId="77777777" w:rsidR="004447DC" w:rsidRDefault="00000000">
            <w:pPr>
              <w:spacing w:after="0" w:line="259" w:lineRule="auto"/>
              <w:ind w:left="0" w:right="57" w:firstLine="0"/>
              <w:jc w:val="center"/>
            </w:pPr>
            <w:r>
              <w:rPr>
                <w:sz w:val="16"/>
                <w:szCs w:val="16"/>
              </w:rPr>
              <w:t>0.62</w:t>
            </w:r>
          </w:p>
        </w:tc>
      </w:tr>
      <w:tr w:rsidR="004447DC" w14:paraId="2D1378A6"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9E" w14:textId="77777777" w:rsidR="004447DC" w:rsidRDefault="00000000">
            <w:pPr>
              <w:spacing w:after="0" w:line="259" w:lineRule="auto"/>
              <w:ind w:left="0" w:right="0" w:firstLine="0"/>
            </w:pPr>
            <w:r>
              <w:rPr>
                <w:sz w:val="16"/>
                <w:szCs w:val="16"/>
              </w:rPr>
              <w:t>UKR</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9F" w14:textId="77777777" w:rsidR="004447DC" w:rsidRDefault="00000000">
            <w:pPr>
              <w:spacing w:after="0" w:line="259" w:lineRule="auto"/>
              <w:ind w:left="0" w:right="0" w:firstLine="0"/>
              <w:jc w:val="left"/>
            </w:pPr>
            <w:r>
              <w:rPr>
                <w:sz w:val="16"/>
                <w:szCs w:val="16"/>
              </w:rPr>
              <w:t>Ukraine</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A0" w14:textId="77777777" w:rsidR="004447DC" w:rsidRDefault="00000000">
            <w:pPr>
              <w:spacing w:after="0" w:line="259" w:lineRule="auto"/>
              <w:ind w:left="0" w:right="0" w:firstLine="0"/>
              <w:jc w:val="left"/>
            </w:pPr>
            <w:r>
              <w:rPr>
                <w:sz w:val="16"/>
                <w:szCs w:val="16"/>
              </w:rPr>
              <w:t>Europe Central Asia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1" w14:textId="77777777" w:rsidR="004447DC" w:rsidRDefault="00000000">
            <w:pPr>
              <w:spacing w:after="0" w:line="259" w:lineRule="auto"/>
              <w:ind w:left="0" w:right="57" w:firstLine="0"/>
              <w:jc w:val="center"/>
            </w:pPr>
            <w:r>
              <w:rPr>
                <w:sz w:val="16"/>
                <w:szCs w:val="16"/>
              </w:rPr>
              <w:t>590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2" w14:textId="77777777" w:rsidR="004447DC" w:rsidRDefault="00000000">
            <w:pPr>
              <w:spacing w:after="0" w:line="259" w:lineRule="auto"/>
              <w:ind w:left="0" w:right="57" w:firstLine="0"/>
              <w:jc w:val="center"/>
            </w:pPr>
            <w:r>
              <w:rPr>
                <w:sz w:val="16"/>
                <w:szCs w:val="16"/>
              </w:rPr>
              <w:t>0.53</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3" w14:textId="77777777" w:rsidR="004447DC" w:rsidRDefault="00000000">
            <w:pPr>
              <w:spacing w:after="0" w:line="259" w:lineRule="auto"/>
              <w:ind w:left="0" w:right="57" w:firstLine="0"/>
              <w:jc w:val="center"/>
            </w:pPr>
            <w:r>
              <w:rPr>
                <w:sz w:val="16"/>
                <w:szCs w:val="16"/>
              </w:rPr>
              <w:t>0.62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4" w14:textId="77777777" w:rsidR="004447DC" w:rsidRDefault="00000000">
            <w:pPr>
              <w:spacing w:after="0" w:line="259" w:lineRule="auto"/>
              <w:ind w:left="0" w:right="57" w:firstLine="0"/>
              <w:jc w:val="center"/>
            </w:pPr>
            <w:r>
              <w:rPr>
                <w:sz w:val="16"/>
                <w:szCs w:val="16"/>
              </w:rPr>
              <w:t>0.72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5" w14:textId="77777777" w:rsidR="004447DC" w:rsidRDefault="00000000">
            <w:pPr>
              <w:spacing w:after="0" w:line="259" w:lineRule="auto"/>
              <w:ind w:left="0" w:right="57" w:firstLine="0"/>
              <w:jc w:val="center"/>
            </w:pPr>
            <w:r>
              <w:rPr>
                <w:sz w:val="16"/>
                <w:szCs w:val="16"/>
              </w:rPr>
              <w:t>0.28</w:t>
            </w:r>
          </w:p>
        </w:tc>
      </w:tr>
      <w:tr w:rsidR="004447DC" w14:paraId="2D1378AF"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2D1378A7" w14:textId="77777777" w:rsidR="004447DC" w:rsidRDefault="00000000">
            <w:pPr>
              <w:spacing w:after="0" w:line="259" w:lineRule="auto"/>
              <w:ind w:left="1" w:right="0" w:firstLine="0"/>
            </w:pPr>
            <w:r>
              <w:rPr>
                <w:sz w:val="16"/>
                <w:szCs w:val="16"/>
              </w:rPr>
              <w:t>URY</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A8" w14:textId="77777777" w:rsidR="004447DC" w:rsidRDefault="00000000">
            <w:pPr>
              <w:spacing w:after="0" w:line="259" w:lineRule="auto"/>
              <w:ind w:left="0" w:right="0" w:firstLine="0"/>
              <w:jc w:val="left"/>
            </w:pPr>
            <w:r>
              <w:rPr>
                <w:sz w:val="16"/>
                <w:szCs w:val="16"/>
              </w:rPr>
              <w:t>Uruguay</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A9" w14:textId="77777777" w:rsidR="004447DC" w:rsidRDefault="00000000">
            <w:pPr>
              <w:spacing w:after="0" w:line="259" w:lineRule="auto"/>
              <w:ind w:left="0" w:right="0" w:firstLine="0"/>
              <w:jc w:val="left"/>
            </w:pPr>
            <w:r>
              <w:rPr>
                <w:sz w:val="16"/>
                <w:szCs w:val="16"/>
              </w:rPr>
              <w:t>Latin America Caribbean</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A" w14:textId="77777777" w:rsidR="004447DC" w:rsidRDefault="00000000">
            <w:pPr>
              <w:spacing w:after="0" w:line="259" w:lineRule="auto"/>
              <w:ind w:left="0" w:right="57" w:firstLine="0"/>
              <w:jc w:val="center"/>
            </w:pPr>
            <w:r>
              <w:rPr>
                <w:sz w:val="16"/>
                <w:szCs w:val="16"/>
              </w:rPr>
              <w:t>1595</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B" w14:textId="77777777" w:rsidR="004447DC" w:rsidRDefault="00000000">
            <w:pPr>
              <w:spacing w:after="0" w:line="259" w:lineRule="auto"/>
              <w:ind w:left="0" w:right="57" w:firstLine="0"/>
              <w:jc w:val="center"/>
            </w:pPr>
            <w:r>
              <w:rPr>
                <w:sz w:val="16"/>
                <w:szCs w:val="16"/>
              </w:rPr>
              <w:t>0.52</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C" w14:textId="77777777" w:rsidR="004447DC" w:rsidRDefault="00000000">
            <w:pPr>
              <w:spacing w:after="0" w:line="259" w:lineRule="auto"/>
              <w:ind w:left="0" w:right="57" w:firstLine="0"/>
              <w:jc w:val="center"/>
            </w:pPr>
            <w:r>
              <w:rPr>
                <w:sz w:val="16"/>
                <w:szCs w:val="16"/>
              </w:rPr>
              <w:t>0.56</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D" w14:textId="77777777" w:rsidR="004447DC" w:rsidRDefault="00000000">
            <w:pPr>
              <w:spacing w:after="0" w:line="259" w:lineRule="auto"/>
              <w:ind w:left="0" w:right="57" w:firstLine="0"/>
              <w:jc w:val="center"/>
            </w:pPr>
            <w:r>
              <w:rPr>
                <w:sz w:val="16"/>
                <w:szCs w:val="16"/>
              </w:rPr>
              <w:t>0.51</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AE" w14:textId="77777777" w:rsidR="004447DC" w:rsidRDefault="00000000">
            <w:pPr>
              <w:spacing w:after="0" w:line="259" w:lineRule="auto"/>
              <w:ind w:left="0" w:right="57" w:firstLine="0"/>
              <w:jc w:val="center"/>
            </w:pPr>
            <w:r>
              <w:rPr>
                <w:sz w:val="16"/>
                <w:szCs w:val="16"/>
              </w:rPr>
              <w:t>0.54</w:t>
            </w:r>
          </w:p>
        </w:tc>
      </w:tr>
      <w:tr w:rsidR="004447DC" w14:paraId="2D1378B8"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9" w:type="dxa"/>
              <w:bottom w:w="80" w:type="dxa"/>
              <w:right w:w="80" w:type="dxa"/>
            </w:tcMar>
          </w:tcPr>
          <w:p w14:paraId="2D1378B0" w14:textId="77777777" w:rsidR="004447DC" w:rsidRDefault="00000000">
            <w:pPr>
              <w:spacing w:after="0" w:line="259" w:lineRule="auto"/>
              <w:ind w:left="9" w:right="0" w:firstLine="0"/>
              <w:jc w:val="left"/>
            </w:pPr>
            <w:r>
              <w:rPr>
                <w:sz w:val="16"/>
                <w:szCs w:val="16"/>
              </w:rPr>
              <w:t>USA</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B1" w14:textId="77777777" w:rsidR="004447DC" w:rsidRDefault="00000000">
            <w:pPr>
              <w:spacing w:after="0" w:line="259" w:lineRule="auto"/>
              <w:ind w:left="0" w:right="0" w:firstLine="0"/>
              <w:jc w:val="left"/>
            </w:pPr>
            <w:r>
              <w:rPr>
                <w:sz w:val="16"/>
                <w:szCs w:val="16"/>
              </w:rPr>
              <w:t>United States</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B2" w14:textId="77777777" w:rsidR="004447DC" w:rsidRDefault="00000000">
            <w:pPr>
              <w:spacing w:after="0" w:line="259" w:lineRule="auto"/>
              <w:ind w:left="0" w:right="0" w:firstLine="0"/>
              <w:jc w:val="left"/>
            </w:pPr>
            <w:r>
              <w:rPr>
                <w:sz w:val="16"/>
                <w:szCs w:val="16"/>
              </w:rPr>
              <w:t>North America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B3" w14:textId="77777777" w:rsidR="004447DC" w:rsidRDefault="00000000">
            <w:pPr>
              <w:spacing w:after="0" w:line="259" w:lineRule="auto"/>
              <w:ind w:left="0" w:right="57" w:firstLine="0"/>
              <w:jc w:val="center"/>
            </w:pPr>
            <w:r>
              <w:rPr>
                <w:sz w:val="16"/>
                <w:szCs w:val="16"/>
              </w:rPr>
              <w:t>3660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B4" w14:textId="77777777" w:rsidR="004447DC" w:rsidRDefault="00000000">
            <w:pPr>
              <w:spacing w:after="0" w:line="259" w:lineRule="auto"/>
              <w:ind w:left="0" w:right="57" w:firstLine="0"/>
              <w:jc w:val="center"/>
            </w:pPr>
            <w:r>
              <w:rPr>
                <w:sz w:val="16"/>
                <w:szCs w:val="16"/>
              </w:rPr>
              <w:t>0.43</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B5" w14:textId="77777777" w:rsidR="004447DC" w:rsidRDefault="00000000">
            <w:pPr>
              <w:spacing w:after="0" w:line="259" w:lineRule="auto"/>
              <w:ind w:left="0" w:right="57" w:firstLine="0"/>
              <w:jc w:val="center"/>
            </w:pPr>
            <w:r>
              <w:rPr>
                <w:sz w:val="16"/>
                <w:szCs w:val="16"/>
              </w:rPr>
              <w:t>0.67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B6" w14:textId="77777777" w:rsidR="004447DC" w:rsidRDefault="00000000">
            <w:pPr>
              <w:spacing w:after="0" w:line="259" w:lineRule="auto"/>
              <w:ind w:left="0" w:right="57" w:firstLine="0"/>
              <w:jc w:val="center"/>
            </w:pPr>
            <w:r>
              <w:rPr>
                <w:sz w:val="16"/>
                <w:szCs w:val="16"/>
              </w:rPr>
              <w:t>0.58</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B7" w14:textId="77777777" w:rsidR="004447DC" w:rsidRDefault="00000000">
            <w:pPr>
              <w:spacing w:after="0" w:line="259" w:lineRule="auto"/>
              <w:ind w:left="0" w:right="57" w:firstLine="0"/>
              <w:jc w:val="center"/>
            </w:pPr>
            <w:r>
              <w:rPr>
                <w:sz w:val="16"/>
                <w:szCs w:val="16"/>
              </w:rPr>
              <w:t>0.29</w:t>
            </w:r>
          </w:p>
        </w:tc>
      </w:tr>
      <w:tr w:rsidR="004447DC" w14:paraId="2D1378C1"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8" w:type="dxa"/>
              <w:bottom w:w="80" w:type="dxa"/>
              <w:right w:w="80" w:type="dxa"/>
            </w:tcMar>
          </w:tcPr>
          <w:p w14:paraId="2D1378B9" w14:textId="77777777" w:rsidR="004447DC" w:rsidRDefault="00000000">
            <w:pPr>
              <w:spacing w:after="0" w:line="259" w:lineRule="auto"/>
              <w:ind w:left="8" w:right="0" w:firstLine="0"/>
              <w:jc w:val="left"/>
            </w:pPr>
            <w:r>
              <w:rPr>
                <w:sz w:val="16"/>
                <w:szCs w:val="16"/>
              </w:rPr>
              <w:t>UZB</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BA" w14:textId="77777777" w:rsidR="004447DC" w:rsidRDefault="00000000">
            <w:pPr>
              <w:spacing w:after="0" w:line="259" w:lineRule="auto"/>
              <w:ind w:left="0" w:right="0" w:firstLine="0"/>
              <w:jc w:val="left"/>
            </w:pPr>
            <w:r>
              <w:rPr>
                <w:sz w:val="16"/>
                <w:szCs w:val="16"/>
              </w:rPr>
              <w:t>Uzbekistan</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BB" w14:textId="77777777" w:rsidR="004447DC" w:rsidRDefault="00000000">
            <w:pPr>
              <w:spacing w:after="0" w:line="259" w:lineRule="auto"/>
              <w:ind w:left="0" w:right="0" w:firstLine="0"/>
              <w:jc w:val="left"/>
            </w:pPr>
            <w:r>
              <w:rPr>
                <w:sz w:val="16"/>
                <w:szCs w:val="16"/>
              </w:rPr>
              <w:t>Europe Central Asia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BC" w14:textId="77777777" w:rsidR="004447DC" w:rsidRDefault="00000000">
            <w:pPr>
              <w:spacing w:after="0" w:line="259" w:lineRule="auto"/>
              <w:ind w:left="0" w:right="57" w:firstLine="0"/>
              <w:jc w:val="center"/>
            </w:pPr>
            <w:r>
              <w:rPr>
                <w:sz w:val="16"/>
                <w:szCs w:val="16"/>
              </w:rPr>
              <w:t>601</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BD" w14:textId="77777777" w:rsidR="004447DC" w:rsidRDefault="00000000">
            <w:pPr>
              <w:spacing w:after="0" w:line="259" w:lineRule="auto"/>
              <w:ind w:left="0" w:right="57" w:firstLine="0"/>
              <w:jc w:val="center"/>
            </w:pPr>
            <w:r>
              <w:rPr>
                <w:sz w:val="16"/>
                <w:szCs w:val="16"/>
              </w:rPr>
              <w:t>0.20</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BE" w14:textId="77777777" w:rsidR="004447DC" w:rsidRDefault="00000000">
            <w:pPr>
              <w:spacing w:after="0" w:line="259" w:lineRule="auto"/>
              <w:ind w:left="0" w:right="57" w:firstLine="0"/>
              <w:jc w:val="center"/>
            </w:pPr>
            <w:r>
              <w:rPr>
                <w:sz w:val="16"/>
                <w:szCs w:val="16"/>
              </w:rPr>
              <w:t>0.78</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BF" w14:textId="77777777" w:rsidR="004447DC" w:rsidRDefault="00000000">
            <w:pPr>
              <w:spacing w:after="0" w:line="259" w:lineRule="auto"/>
              <w:ind w:left="0" w:right="57" w:firstLine="0"/>
              <w:jc w:val="center"/>
            </w:pPr>
            <w:r>
              <w:rPr>
                <w:sz w:val="16"/>
                <w:szCs w:val="16"/>
              </w:rPr>
              <w:t>0.23</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C0" w14:textId="77777777" w:rsidR="004447DC" w:rsidRDefault="00000000">
            <w:pPr>
              <w:spacing w:after="0" w:line="259" w:lineRule="auto"/>
              <w:ind w:left="0" w:right="57" w:firstLine="0"/>
              <w:jc w:val="center"/>
            </w:pPr>
            <w:r>
              <w:rPr>
                <w:sz w:val="16"/>
                <w:szCs w:val="16"/>
              </w:rPr>
              <w:t>0.55</w:t>
            </w:r>
          </w:p>
        </w:tc>
      </w:tr>
      <w:tr w:rsidR="004447DC" w14:paraId="2D1378CA"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C2" w14:textId="77777777" w:rsidR="004447DC" w:rsidRDefault="00000000">
            <w:pPr>
              <w:spacing w:after="0" w:line="259" w:lineRule="auto"/>
              <w:ind w:left="0" w:right="0" w:firstLine="0"/>
              <w:jc w:val="left"/>
            </w:pPr>
            <w:r>
              <w:rPr>
                <w:sz w:val="16"/>
                <w:szCs w:val="16"/>
              </w:rPr>
              <w:t>VEN</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C3" w14:textId="77777777" w:rsidR="004447DC" w:rsidRDefault="00000000">
            <w:pPr>
              <w:spacing w:after="0" w:line="259" w:lineRule="auto"/>
              <w:ind w:left="0" w:right="0" w:firstLine="0"/>
              <w:jc w:val="left"/>
            </w:pPr>
            <w:r>
              <w:rPr>
                <w:sz w:val="16"/>
                <w:szCs w:val="16"/>
              </w:rPr>
              <w:t>Venezuela</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C4" w14:textId="77777777" w:rsidR="004447DC" w:rsidRDefault="00000000">
            <w:pPr>
              <w:spacing w:after="0" w:line="259" w:lineRule="auto"/>
              <w:ind w:left="0" w:right="0" w:firstLine="0"/>
              <w:jc w:val="left"/>
            </w:pPr>
            <w:r>
              <w:rPr>
                <w:sz w:val="16"/>
                <w:szCs w:val="16"/>
              </w:rPr>
              <w:t>Latin America Caribbean</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C5" w14:textId="77777777" w:rsidR="004447DC" w:rsidRDefault="00000000">
            <w:pPr>
              <w:spacing w:after="0" w:line="259" w:lineRule="auto"/>
              <w:ind w:left="0" w:right="57" w:firstLine="0"/>
              <w:jc w:val="center"/>
            </w:pPr>
            <w:r>
              <w:rPr>
                <w:sz w:val="16"/>
                <w:szCs w:val="16"/>
              </w:rPr>
              <w:t>1922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8" w:type="dxa"/>
            </w:tcMar>
          </w:tcPr>
          <w:p w14:paraId="2D1378C6" w14:textId="77777777" w:rsidR="004447DC" w:rsidRDefault="00000000">
            <w:pPr>
              <w:spacing w:after="0" w:line="259" w:lineRule="auto"/>
              <w:ind w:left="0" w:right="58" w:firstLine="0"/>
              <w:jc w:val="center"/>
            </w:pPr>
            <w:r>
              <w:rPr>
                <w:sz w:val="16"/>
                <w:szCs w:val="16"/>
              </w:rPr>
              <w:t>0.66</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C7" w14:textId="77777777" w:rsidR="004447DC" w:rsidRDefault="00000000">
            <w:pPr>
              <w:spacing w:after="0" w:line="259" w:lineRule="auto"/>
              <w:ind w:left="0" w:right="57" w:firstLine="0"/>
              <w:jc w:val="center"/>
            </w:pPr>
            <w:r>
              <w:rPr>
                <w:sz w:val="16"/>
                <w:szCs w:val="16"/>
              </w:rPr>
              <w:t>0.67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C8" w14:textId="77777777" w:rsidR="004447DC" w:rsidRDefault="00000000">
            <w:pPr>
              <w:spacing w:after="0" w:line="259" w:lineRule="auto"/>
              <w:ind w:left="0" w:right="57" w:firstLine="0"/>
              <w:jc w:val="center"/>
            </w:pPr>
            <w:r>
              <w:rPr>
                <w:sz w:val="16"/>
                <w:szCs w:val="16"/>
              </w:rPr>
              <w:t>0.65</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C9" w14:textId="77777777" w:rsidR="004447DC" w:rsidRDefault="00000000">
            <w:pPr>
              <w:spacing w:after="0" w:line="259" w:lineRule="auto"/>
              <w:ind w:left="0" w:right="57" w:firstLine="0"/>
              <w:jc w:val="center"/>
            </w:pPr>
            <w:r>
              <w:rPr>
                <w:sz w:val="16"/>
                <w:szCs w:val="16"/>
              </w:rPr>
              <w:t>0.29</w:t>
            </w:r>
          </w:p>
        </w:tc>
      </w:tr>
      <w:tr w:rsidR="004447DC" w14:paraId="2D1378D3"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CB" w14:textId="77777777" w:rsidR="004447DC" w:rsidRDefault="00000000">
            <w:pPr>
              <w:spacing w:after="0" w:line="259" w:lineRule="auto"/>
              <w:ind w:left="0" w:right="0" w:firstLine="0"/>
            </w:pPr>
            <w:r>
              <w:rPr>
                <w:sz w:val="16"/>
                <w:szCs w:val="16"/>
              </w:rPr>
              <w:t>VNM</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CC" w14:textId="77777777" w:rsidR="004447DC" w:rsidRDefault="00000000">
            <w:pPr>
              <w:spacing w:after="0" w:line="259" w:lineRule="auto"/>
              <w:ind w:left="0" w:right="0" w:firstLine="0"/>
              <w:jc w:val="left"/>
            </w:pPr>
            <w:r>
              <w:rPr>
                <w:sz w:val="16"/>
                <w:szCs w:val="16"/>
              </w:rPr>
              <w:t>Vietnam</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CD" w14:textId="77777777" w:rsidR="004447DC" w:rsidRDefault="00000000">
            <w:pPr>
              <w:spacing w:after="0" w:line="259" w:lineRule="auto"/>
              <w:ind w:left="0" w:right="0" w:firstLine="0"/>
              <w:jc w:val="left"/>
            </w:pPr>
            <w:r>
              <w:rPr>
                <w:sz w:val="16"/>
                <w:szCs w:val="16"/>
              </w:rPr>
              <w:t>East Asia Pacific</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CE" w14:textId="77777777" w:rsidR="004447DC" w:rsidRDefault="00000000">
            <w:pPr>
              <w:spacing w:after="0" w:line="259" w:lineRule="auto"/>
              <w:ind w:left="0" w:right="57" w:firstLine="0"/>
              <w:jc w:val="center"/>
            </w:pPr>
            <w:r>
              <w:rPr>
                <w:sz w:val="16"/>
                <w:szCs w:val="16"/>
              </w:rPr>
              <w:t>617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8" w:type="dxa"/>
            </w:tcMar>
          </w:tcPr>
          <w:p w14:paraId="2D1378CF" w14:textId="77777777" w:rsidR="004447DC" w:rsidRDefault="00000000">
            <w:pPr>
              <w:spacing w:after="0" w:line="259" w:lineRule="auto"/>
              <w:ind w:left="0" w:right="58" w:firstLine="0"/>
              <w:jc w:val="center"/>
            </w:pPr>
            <w:r>
              <w:rPr>
                <w:sz w:val="16"/>
                <w:szCs w:val="16"/>
              </w:rPr>
              <w:t>0.70</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D0" w14:textId="77777777" w:rsidR="004447DC" w:rsidRDefault="00000000">
            <w:pPr>
              <w:spacing w:after="0" w:line="259" w:lineRule="auto"/>
              <w:ind w:left="0" w:right="57" w:firstLine="0"/>
              <w:jc w:val="center"/>
            </w:pPr>
            <w:r>
              <w:rPr>
                <w:sz w:val="16"/>
                <w:szCs w:val="16"/>
              </w:rPr>
              <w:t>0.53</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D1" w14:textId="77777777" w:rsidR="004447DC" w:rsidRDefault="00000000">
            <w:pPr>
              <w:spacing w:after="0" w:line="259" w:lineRule="auto"/>
              <w:ind w:left="0" w:right="57" w:firstLine="0"/>
              <w:jc w:val="center"/>
            </w:pPr>
            <w:r>
              <w:rPr>
                <w:sz w:val="16"/>
                <w:szCs w:val="16"/>
              </w:rPr>
              <w:t>0.72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D2" w14:textId="77777777" w:rsidR="004447DC" w:rsidRDefault="00000000">
            <w:pPr>
              <w:spacing w:after="0" w:line="259" w:lineRule="auto"/>
              <w:ind w:left="0" w:right="57" w:firstLine="0"/>
              <w:jc w:val="center"/>
            </w:pPr>
            <w:r>
              <w:rPr>
                <w:sz w:val="16"/>
                <w:szCs w:val="16"/>
              </w:rPr>
              <w:t>0.26</w:t>
            </w:r>
          </w:p>
        </w:tc>
      </w:tr>
      <w:tr w:rsidR="004447DC" w14:paraId="2D1378DC"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D4" w14:textId="77777777" w:rsidR="004447DC" w:rsidRDefault="00000000">
            <w:pPr>
              <w:spacing w:after="0" w:line="259" w:lineRule="auto"/>
              <w:ind w:left="0" w:right="0" w:firstLine="0"/>
            </w:pPr>
            <w:r>
              <w:rPr>
                <w:sz w:val="16"/>
                <w:szCs w:val="16"/>
              </w:rPr>
              <w:t>VUT</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D5" w14:textId="77777777" w:rsidR="004447DC" w:rsidRDefault="00000000">
            <w:pPr>
              <w:spacing w:after="0" w:line="259" w:lineRule="auto"/>
              <w:ind w:left="0" w:right="0" w:firstLine="0"/>
              <w:jc w:val="left"/>
            </w:pPr>
            <w:r>
              <w:rPr>
                <w:sz w:val="16"/>
                <w:szCs w:val="16"/>
              </w:rPr>
              <w:t>Vanuatu</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D6" w14:textId="77777777" w:rsidR="004447DC" w:rsidRDefault="00000000">
            <w:pPr>
              <w:spacing w:after="0" w:line="259" w:lineRule="auto"/>
              <w:ind w:left="0" w:right="0" w:firstLine="0"/>
              <w:jc w:val="left"/>
            </w:pPr>
            <w:r>
              <w:rPr>
                <w:sz w:val="16"/>
                <w:szCs w:val="16"/>
              </w:rPr>
              <w:t>East Asia Pacific</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D7" w14:textId="77777777" w:rsidR="004447DC" w:rsidRDefault="00000000">
            <w:pPr>
              <w:spacing w:after="0" w:line="259" w:lineRule="auto"/>
              <w:ind w:left="0" w:right="57" w:firstLine="0"/>
              <w:jc w:val="center"/>
            </w:pPr>
            <w:r>
              <w:rPr>
                <w:sz w:val="16"/>
                <w:szCs w:val="16"/>
              </w:rPr>
              <w:t>475</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D8" w14:textId="77777777" w:rsidR="004447DC" w:rsidRDefault="00000000">
            <w:pPr>
              <w:spacing w:after="0" w:line="259" w:lineRule="auto"/>
              <w:ind w:left="0" w:right="57" w:firstLine="0"/>
              <w:jc w:val="center"/>
            </w:pPr>
            <w:r>
              <w:rPr>
                <w:sz w:val="16"/>
                <w:szCs w:val="16"/>
              </w:rPr>
              <w:t>0.37</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D9" w14:textId="77777777" w:rsidR="004447DC" w:rsidRDefault="00000000">
            <w:pPr>
              <w:spacing w:after="0" w:line="259" w:lineRule="auto"/>
              <w:ind w:left="0" w:right="57" w:firstLine="0"/>
              <w:jc w:val="center"/>
            </w:pPr>
            <w:r>
              <w:rPr>
                <w:sz w:val="16"/>
                <w:szCs w:val="16"/>
              </w:rPr>
              <w:t>0.60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DA" w14:textId="77777777" w:rsidR="004447DC" w:rsidRDefault="00000000">
            <w:pPr>
              <w:spacing w:after="0" w:line="259" w:lineRule="auto"/>
              <w:ind w:left="0" w:right="57" w:firstLine="0"/>
              <w:jc w:val="center"/>
            </w:pPr>
            <w:r>
              <w:rPr>
                <w:sz w:val="16"/>
                <w:szCs w:val="16"/>
              </w:rPr>
              <w:t>0.35</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DB" w14:textId="77777777" w:rsidR="004447DC" w:rsidRDefault="00000000">
            <w:pPr>
              <w:spacing w:after="0" w:line="259" w:lineRule="auto"/>
              <w:ind w:left="0" w:right="57" w:firstLine="0"/>
              <w:jc w:val="center"/>
            </w:pPr>
            <w:r>
              <w:rPr>
                <w:sz w:val="16"/>
                <w:szCs w:val="16"/>
              </w:rPr>
              <w:t>0.72</w:t>
            </w:r>
          </w:p>
        </w:tc>
      </w:tr>
      <w:tr w:rsidR="004447DC" w14:paraId="2D1378E5"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DD" w14:textId="77777777" w:rsidR="004447DC" w:rsidRDefault="00000000">
            <w:pPr>
              <w:spacing w:after="0" w:line="259" w:lineRule="auto"/>
              <w:ind w:left="0" w:right="0" w:firstLine="0"/>
            </w:pPr>
            <w:r>
              <w:rPr>
                <w:sz w:val="16"/>
                <w:szCs w:val="16"/>
              </w:rPr>
              <w:t>XKX</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DE" w14:textId="77777777" w:rsidR="004447DC" w:rsidRDefault="00000000">
            <w:pPr>
              <w:spacing w:after="0" w:line="259" w:lineRule="auto"/>
              <w:ind w:left="0" w:right="0" w:firstLine="0"/>
              <w:jc w:val="left"/>
            </w:pPr>
            <w:r>
              <w:rPr>
                <w:sz w:val="16"/>
                <w:szCs w:val="16"/>
              </w:rPr>
              <w:t>Kosovo</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DF" w14:textId="77777777" w:rsidR="004447DC" w:rsidRDefault="00000000">
            <w:pPr>
              <w:spacing w:after="0" w:line="259" w:lineRule="auto"/>
              <w:ind w:left="0" w:right="0" w:firstLine="0"/>
              <w:jc w:val="left"/>
            </w:pPr>
            <w:r>
              <w:rPr>
                <w:sz w:val="16"/>
                <w:szCs w:val="16"/>
              </w:rPr>
              <w:t>Europe Central Asia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0" w14:textId="77777777" w:rsidR="004447DC" w:rsidRDefault="00000000">
            <w:pPr>
              <w:spacing w:after="0" w:line="259" w:lineRule="auto"/>
              <w:ind w:left="0" w:right="57" w:firstLine="0"/>
              <w:jc w:val="center"/>
            </w:pPr>
            <w:r>
              <w:rPr>
                <w:sz w:val="16"/>
                <w:szCs w:val="16"/>
              </w:rPr>
              <w:t>652</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1" w14:textId="77777777" w:rsidR="004447DC" w:rsidRDefault="00000000">
            <w:pPr>
              <w:spacing w:after="0" w:line="259" w:lineRule="auto"/>
              <w:ind w:left="0" w:right="57" w:firstLine="0"/>
              <w:jc w:val="center"/>
            </w:pPr>
            <w:r>
              <w:rPr>
                <w:sz w:val="16"/>
                <w:szCs w:val="16"/>
              </w:rPr>
              <w:t>0.54</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2" w14:textId="77777777" w:rsidR="004447DC" w:rsidRDefault="00000000">
            <w:pPr>
              <w:spacing w:after="0" w:line="259" w:lineRule="auto"/>
              <w:ind w:left="0" w:right="57" w:firstLine="0"/>
              <w:jc w:val="center"/>
            </w:pPr>
            <w:r>
              <w:rPr>
                <w:sz w:val="16"/>
                <w:szCs w:val="16"/>
              </w:rPr>
              <w:t>0.61</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3" w14:textId="77777777" w:rsidR="004447DC" w:rsidRDefault="00000000">
            <w:pPr>
              <w:spacing w:after="0" w:line="259" w:lineRule="auto"/>
              <w:ind w:left="0" w:right="57" w:firstLine="0"/>
              <w:jc w:val="center"/>
            </w:pPr>
            <w:r>
              <w:rPr>
                <w:sz w:val="16"/>
                <w:szCs w:val="16"/>
              </w:rPr>
              <w:t>0.54</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4" w14:textId="77777777" w:rsidR="004447DC" w:rsidRDefault="00000000">
            <w:pPr>
              <w:spacing w:after="0" w:line="259" w:lineRule="auto"/>
              <w:ind w:left="0" w:right="57" w:firstLine="0"/>
              <w:jc w:val="center"/>
            </w:pPr>
            <w:r>
              <w:rPr>
                <w:sz w:val="16"/>
                <w:szCs w:val="16"/>
              </w:rPr>
              <w:t>0.53</w:t>
            </w:r>
          </w:p>
        </w:tc>
      </w:tr>
      <w:tr w:rsidR="004447DC" w14:paraId="2D1378EE"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E6" w14:textId="77777777" w:rsidR="004447DC" w:rsidRDefault="00000000">
            <w:pPr>
              <w:spacing w:after="0" w:line="259" w:lineRule="auto"/>
              <w:ind w:left="0" w:right="0" w:firstLine="0"/>
            </w:pPr>
            <w:r>
              <w:rPr>
                <w:sz w:val="16"/>
                <w:szCs w:val="16"/>
              </w:rPr>
              <w:t>YEM</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E7" w14:textId="77777777" w:rsidR="004447DC" w:rsidRDefault="00000000">
            <w:pPr>
              <w:spacing w:after="0" w:line="259" w:lineRule="auto"/>
              <w:ind w:left="0" w:right="0" w:firstLine="0"/>
              <w:jc w:val="left"/>
            </w:pPr>
            <w:r>
              <w:rPr>
                <w:sz w:val="16"/>
                <w:szCs w:val="16"/>
              </w:rPr>
              <w:t>Yemen</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E8" w14:textId="77777777" w:rsidR="004447DC" w:rsidRDefault="00000000">
            <w:pPr>
              <w:spacing w:after="0" w:line="259" w:lineRule="auto"/>
              <w:ind w:left="0" w:right="0" w:firstLine="0"/>
              <w:jc w:val="left"/>
            </w:pPr>
            <w:r>
              <w:rPr>
                <w:sz w:val="16"/>
                <w:szCs w:val="16"/>
              </w:rPr>
              <w:t>Middle East North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9" w14:textId="77777777" w:rsidR="004447DC" w:rsidRDefault="00000000">
            <w:pPr>
              <w:spacing w:after="0" w:line="259" w:lineRule="auto"/>
              <w:ind w:left="0" w:right="57" w:firstLine="0"/>
              <w:jc w:val="center"/>
            </w:pPr>
            <w:r>
              <w:rPr>
                <w:sz w:val="16"/>
                <w:szCs w:val="16"/>
              </w:rPr>
              <w:t>2774</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A" w14:textId="77777777" w:rsidR="004447DC" w:rsidRDefault="00000000">
            <w:pPr>
              <w:spacing w:after="0" w:line="259" w:lineRule="auto"/>
              <w:ind w:left="0" w:right="57" w:firstLine="0"/>
              <w:jc w:val="center"/>
            </w:pPr>
            <w:r>
              <w:rPr>
                <w:sz w:val="16"/>
                <w:szCs w:val="16"/>
              </w:rPr>
              <w:t>0.68</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B" w14:textId="77777777" w:rsidR="004447DC" w:rsidRDefault="00000000">
            <w:pPr>
              <w:spacing w:after="0" w:line="259" w:lineRule="auto"/>
              <w:ind w:left="0" w:right="57" w:firstLine="0"/>
              <w:jc w:val="center"/>
            </w:pPr>
            <w:r>
              <w:rPr>
                <w:sz w:val="16"/>
                <w:szCs w:val="16"/>
              </w:rPr>
              <w:t>0.70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C" w14:textId="77777777" w:rsidR="004447DC" w:rsidRDefault="00000000">
            <w:pPr>
              <w:spacing w:after="0" w:line="259" w:lineRule="auto"/>
              <w:ind w:left="0" w:right="57" w:firstLine="0"/>
              <w:jc w:val="center"/>
            </w:pPr>
            <w:r>
              <w:rPr>
                <w:sz w:val="16"/>
                <w:szCs w:val="16"/>
              </w:rPr>
              <w:t>0.67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ED" w14:textId="77777777" w:rsidR="004447DC" w:rsidRDefault="00000000">
            <w:pPr>
              <w:spacing w:after="0" w:line="259" w:lineRule="auto"/>
              <w:ind w:left="0" w:right="57" w:firstLine="0"/>
              <w:jc w:val="center"/>
            </w:pPr>
            <w:r>
              <w:rPr>
                <w:sz w:val="16"/>
                <w:szCs w:val="16"/>
              </w:rPr>
              <w:t>0.24</w:t>
            </w:r>
          </w:p>
        </w:tc>
      </w:tr>
      <w:tr w:rsidR="004447DC" w14:paraId="2D1378F7" w14:textId="77777777">
        <w:trPr>
          <w:trHeight w:val="208"/>
        </w:trPr>
        <w:tc>
          <w:tcPr>
            <w:tcW w:w="601" w:type="dxa"/>
            <w:tcBorders>
              <w:top w:val="single" w:sz="3" w:space="0" w:color="000000"/>
              <w:left w:val="single" w:sz="3" w:space="0" w:color="000000"/>
              <w:bottom w:val="single" w:sz="3" w:space="0" w:color="000000"/>
              <w:right w:val="single" w:sz="3" w:space="0" w:color="000000"/>
            </w:tcBorders>
            <w:shd w:val="clear" w:color="auto" w:fill="auto"/>
            <w:tcMar>
              <w:top w:w="80" w:type="dxa"/>
              <w:left w:w="93" w:type="dxa"/>
              <w:bottom w:w="80" w:type="dxa"/>
              <w:right w:w="80" w:type="dxa"/>
            </w:tcMar>
          </w:tcPr>
          <w:p w14:paraId="2D1378EF" w14:textId="77777777" w:rsidR="004447DC" w:rsidRDefault="00000000">
            <w:pPr>
              <w:spacing w:after="0" w:line="259" w:lineRule="auto"/>
              <w:ind w:left="13" w:right="0" w:firstLine="0"/>
              <w:jc w:val="left"/>
            </w:pPr>
            <w:r>
              <w:rPr>
                <w:sz w:val="16"/>
                <w:szCs w:val="16"/>
              </w:rPr>
              <w:t>ZAF</w:t>
            </w:r>
          </w:p>
        </w:tc>
        <w:tc>
          <w:tcPr>
            <w:tcW w:w="190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F0" w14:textId="77777777" w:rsidR="004447DC" w:rsidRDefault="00000000">
            <w:pPr>
              <w:spacing w:after="0" w:line="259" w:lineRule="auto"/>
              <w:ind w:left="0" w:right="0" w:firstLine="0"/>
              <w:jc w:val="left"/>
            </w:pPr>
            <w:r>
              <w:rPr>
                <w:sz w:val="16"/>
                <w:szCs w:val="16"/>
              </w:rPr>
              <w:t>South Africa</w:t>
            </w:r>
          </w:p>
        </w:tc>
        <w:tc>
          <w:tcPr>
            <w:tcW w:w="210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D1378F1" w14:textId="77777777" w:rsidR="004447DC" w:rsidRDefault="00000000">
            <w:pPr>
              <w:spacing w:after="0" w:line="259" w:lineRule="auto"/>
              <w:ind w:left="0" w:right="0" w:firstLine="0"/>
              <w:jc w:val="left"/>
            </w:pPr>
            <w:r>
              <w:rPr>
                <w:sz w:val="16"/>
                <w:szCs w:val="16"/>
              </w:rPr>
              <w:t>Sub-Saharan Africa</w:t>
            </w:r>
          </w:p>
        </w:tc>
        <w:tc>
          <w:tcPr>
            <w:tcW w:w="7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F2" w14:textId="77777777" w:rsidR="004447DC" w:rsidRDefault="00000000">
            <w:pPr>
              <w:spacing w:after="0" w:line="259" w:lineRule="auto"/>
              <w:ind w:left="0" w:right="57" w:firstLine="0"/>
              <w:jc w:val="center"/>
            </w:pPr>
            <w:r>
              <w:rPr>
                <w:sz w:val="16"/>
                <w:szCs w:val="16"/>
              </w:rPr>
              <w:t>4113</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F3" w14:textId="77777777" w:rsidR="004447DC" w:rsidRDefault="00000000">
            <w:pPr>
              <w:spacing w:after="0" w:line="259" w:lineRule="auto"/>
              <w:ind w:left="0" w:right="57" w:firstLine="0"/>
              <w:jc w:val="center"/>
            </w:pPr>
            <w:r>
              <w:rPr>
                <w:sz w:val="16"/>
                <w:szCs w:val="16"/>
              </w:rPr>
              <w:t>0.70</w:t>
            </w:r>
          </w:p>
        </w:tc>
        <w:tc>
          <w:tcPr>
            <w:tcW w:w="10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F4" w14:textId="77777777" w:rsidR="004447DC" w:rsidRDefault="00000000">
            <w:pPr>
              <w:spacing w:after="0" w:line="259" w:lineRule="auto"/>
              <w:ind w:left="0" w:right="57" w:firstLine="0"/>
              <w:jc w:val="center"/>
            </w:pPr>
            <w:r>
              <w:rPr>
                <w:sz w:val="16"/>
                <w:szCs w:val="16"/>
              </w:rPr>
              <w:t>0.80</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F5" w14:textId="77777777" w:rsidR="004447DC" w:rsidRDefault="00000000">
            <w:pPr>
              <w:spacing w:after="0" w:line="259" w:lineRule="auto"/>
              <w:ind w:left="0" w:right="57" w:firstLine="0"/>
              <w:jc w:val="center"/>
            </w:pPr>
            <w:r>
              <w:rPr>
                <w:sz w:val="16"/>
                <w:szCs w:val="16"/>
              </w:rPr>
              <w:t>0.67</w:t>
            </w:r>
          </w:p>
        </w:tc>
        <w:tc>
          <w:tcPr>
            <w:tcW w:w="90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37" w:type="dxa"/>
            </w:tcMar>
          </w:tcPr>
          <w:p w14:paraId="2D1378F6" w14:textId="77777777" w:rsidR="004447DC" w:rsidRDefault="00000000">
            <w:pPr>
              <w:spacing w:after="0" w:line="259" w:lineRule="auto"/>
              <w:ind w:left="0" w:right="57" w:firstLine="0"/>
              <w:jc w:val="center"/>
            </w:pPr>
            <w:r>
              <w:rPr>
                <w:sz w:val="16"/>
                <w:szCs w:val="16"/>
              </w:rPr>
              <w:t>0.32</w:t>
            </w:r>
          </w:p>
        </w:tc>
      </w:tr>
      <w:tr w:rsidR="004447DC" w14:paraId="2D137900" w14:textId="77777777">
        <w:trPr>
          <w:trHeight w:val="210"/>
        </w:trPr>
        <w:tc>
          <w:tcPr>
            <w:tcW w:w="601"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8F8" w14:textId="77777777" w:rsidR="004447DC" w:rsidRDefault="00000000">
            <w:pPr>
              <w:spacing w:after="0" w:line="259" w:lineRule="auto"/>
              <w:ind w:left="0" w:right="0" w:firstLine="0"/>
            </w:pPr>
            <w:r>
              <w:rPr>
                <w:sz w:val="16"/>
                <w:szCs w:val="16"/>
              </w:rPr>
              <w:lastRenderedPageBreak/>
              <w:t>ZMB</w:t>
            </w:r>
          </w:p>
        </w:tc>
        <w:tc>
          <w:tcPr>
            <w:tcW w:w="190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8F9" w14:textId="77777777" w:rsidR="004447DC" w:rsidRDefault="00000000">
            <w:pPr>
              <w:spacing w:after="0" w:line="259" w:lineRule="auto"/>
              <w:ind w:left="0" w:right="0" w:firstLine="0"/>
              <w:jc w:val="left"/>
            </w:pPr>
            <w:r>
              <w:rPr>
                <w:sz w:val="16"/>
                <w:szCs w:val="16"/>
              </w:rPr>
              <w:t>Zambia</w:t>
            </w:r>
          </w:p>
        </w:tc>
        <w:tc>
          <w:tcPr>
            <w:tcW w:w="210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2D1378FA" w14:textId="77777777" w:rsidR="004447DC" w:rsidRDefault="00000000">
            <w:pPr>
              <w:spacing w:after="0" w:line="259" w:lineRule="auto"/>
              <w:ind w:left="0" w:right="0" w:firstLine="0"/>
              <w:jc w:val="left"/>
            </w:pPr>
            <w:r>
              <w:rPr>
                <w:sz w:val="16"/>
                <w:szCs w:val="16"/>
              </w:rPr>
              <w:t>Sub-Saharan Africa</w:t>
            </w:r>
          </w:p>
        </w:tc>
        <w:tc>
          <w:tcPr>
            <w:tcW w:w="77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37" w:type="dxa"/>
            </w:tcMar>
          </w:tcPr>
          <w:p w14:paraId="2D1378FB" w14:textId="77777777" w:rsidR="004447DC" w:rsidRDefault="00000000">
            <w:pPr>
              <w:spacing w:after="0" w:line="259" w:lineRule="auto"/>
              <w:ind w:left="0" w:right="57" w:firstLine="0"/>
              <w:jc w:val="center"/>
            </w:pPr>
            <w:r>
              <w:rPr>
                <w:sz w:val="16"/>
                <w:szCs w:val="16"/>
              </w:rPr>
              <w:t>2596</w:t>
            </w:r>
          </w:p>
        </w:tc>
        <w:tc>
          <w:tcPr>
            <w:tcW w:w="907"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37" w:type="dxa"/>
            </w:tcMar>
          </w:tcPr>
          <w:p w14:paraId="2D1378FC" w14:textId="77777777" w:rsidR="004447DC" w:rsidRDefault="00000000">
            <w:pPr>
              <w:spacing w:after="0" w:line="259" w:lineRule="auto"/>
              <w:ind w:left="0" w:right="57" w:firstLine="0"/>
              <w:jc w:val="center"/>
            </w:pPr>
            <w:r>
              <w:rPr>
                <w:sz w:val="16"/>
                <w:szCs w:val="16"/>
              </w:rPr>
              <w:t>0.24</w:t>
            </w:r>
          </w:p>
        </w:tc>
        <w:tc>
          <w:tcPr>
            <w:tcW w:w="1040"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37" w:type="dxa"/>
            </w:tcMar>
          </w:tcPr>
          <w:p w14:paraId="2D1378FD" w14:textId="77777777" w:rsidR="004447DC" w:rsidRDefault="00000000">
            <w:pPr>
              <w:spacing w:after="0" w:line="259" w:lineRule="auto"/>
              <w:ind w:left="0" w:right="57" w:firstLine="0"/>
              <w:jc w:val="center"/>
            </w:pPr>
            <w:r>
              <w:rPr>
                <w:sz w:val="16"/>
                <w:szCs w:val="16"/>
              </w:rPr>
              <w:t>0.58</w:t>
            </w:r>
          </w:p>
        </w:tc>
        <w:tc>
          <w:tcPr>
            <w:tcW w:w="907"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37" w:type="dxa"/>
            </w:tcMar>
          </w:tcPr>
          <w:p w14:paraId="2D1378FE" w14:textId="77777777" w:rsidR="004447DC" w:rsidRDefault="00000000">
            <w:pPr>
              <w:spacing w:after="0" w:line="259" w:lineRule="auto"/>
              <w:ind w:left="0" w:right="57" w:firstLine="0"/>
              <w:jc w:val="center"/>
            </w:pPr>
            <w:r>
              <w:rPr>
                <w:sz w:val="16"/>
                <w:szCs w:val="16"/>
              </w:rPr>
              <w:t>0.23</w:t>
            </w:r>
          </w:p>
        </w:tc>
        <w:tc>
          <w:tcPr>
            <w:tcW w:w="907"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37" w:type="dxa"/>
            </w:tcMar>
          </w:tcPr>
          <w:p w14:paraId="2D1378FF" w14:textId="77777777" w:rsidR="004447DC" w:rsidRDefault="00000000">
            <w:pPr>
              <w:spacing w:after="0" w:line="259" w:lineRule="auto"/>
              <w:ind w:left="0" w:right="57" w:firstLine="0"/>
              <w:jc w:val="center"/>
            </w:pPr>
            <w:r>
              <w:rPr>
                <w:sz w:val="16"/>
                <w:szCs w:val="16"/>
              </w:rPr>
              <w:t>0.97</w:t>
            </w:r>
          </w:p>
        </w:tc>
      </w:tr>
    </w:tbl>
    <w:p w14:paraId="2D137901" w14:textId="77777777" w:rsidR="004447DC" w:rsidRDefault="004447DC">
      <w:pPr>
        <w:widowControl w:val="0"/>
        <w:spacing w:line="240" w:lineRule="auto"/>
        <w:ind w:left="4" w:right="0" w:hanging="4"/>
      </w:pPr>
    </w:p>
    <w:p w14:paraId="2D137902" w14:textId="77777777" w:rsidR="004447DC" w:rsidRDefault="00000000">
      <w:pPr>
        <w:spacing w:after="3" w:line="260" w:lineRule="auto"/>
        <w:ind w:left="0" w:right="0" w:firstLine="0"/>
      </w:pPr>
      <w:r>
        <w:rPr>
          <w:sz w:val="18"/>
          <w:szCs w:val="18"/>
        </w:rPr>
        <w:t xml:space="preserve">Note: The country codes and regions are classified by the World Bank. </w:t>
      </w:r>
      <w:r>
        <w:rPr>
          <w:rFonts w:ascii="Cambria Bold" w:hAnsi="Cambria Bold"/>
          <w:sz w:val="18"/>
          <w:szCs w:val="18"/>
        </w:rPr>
        <w:t xml:space="preserve">GAP </w:t>
      </w:r>
      <w:r>
        <w:rPr>
          <w:sz w:val="18"/>
          <w:szCs w:val="18"/>
        </w:rPr>
        <w:t>is our proposed measure, while the others are the current measures discussed in Section 2.</w:t>
      </w:r>
    </w:p>
    <w:p w14:paraId="2D137903" w14:textId="77777777" w:rsidR="004447DC" w:rsidRDefault="00000000">
      <w:pPr>
        <w:pStyle w:val="Heading1"/>
        <w:spacing w:after="90"/>
        <w:ind w:right="0"/>
      </w:pPr>
      <w:r>
        <w:t>Appendix B. Sensitive analysis</w:t>
      </w:r>
    </w:p>
    <w:p w14:paraId="2D137904" w14:textId="77777777" w:rsidR="004447DC" w:rsidRDefault="00000000">
      <w:pPr>
        <w:spacing w:after="96" w:line="266" w:lineRule="auto"/>
        <w:ind w:left="0" w:right="0" w:firstLine="0"/>
        <w:jc w:val="left"/>
      </w:pPr>
      <w:r>
        <w:rPr>
          <w:sz w:val="16"/>
          <w:szCs w:val="16"/>
        </w:rPr>
        <w:t xml:space="preserve">These graphs were generated using the same data and methods as Figures 8 and 9, with the only adjustment being the intergenerational transmission effect </w:t>
      </w:r>
      <w:r>
        <w:rPr>
          <w:rFonts w:ascii="Cambria Italic" w:hAnsi="Cambria Italic"/>
          <w:sz w:val="16"/>
          <w:szCs w:val="16"/>
        </w:rPr>
        <w:t xml:space="preserve">ω </w:t>
      </w:r>
      <w:r>
        <w:rPr>
          <w:sz w:val="16"/>
          <w:szCs w:val="16"/>
        </w:rPr>
        <w:t>= 0</w:t>
      </w:r>
      <w:r>
        <w:rPr>
          <w:rFonts w:ascii="Cambria Italic" w:hAnsi="Cambria Italic"/>
          <w:sz w:val="16"/>
          <w:szCs w:val="16"/>
        </w:rPr>
        <w:t>.</w:t>
      </w:r>
      <w:r>
        <w:rPr>
          <w:sz w:val="16"/>
          <w:szCs w:val="16"/>
        </w:rPr>
        <w:t>15.</w:t>
      </w:r>
    </w:p>
    <w:p w14:paraId="2D137905" w14:textId="77777777" w:rsidR="004447DC" w:rsidRDefault="00000000">
      <w:pPr>
        <w:spacing w:after="0" w:line="259" w:lineRule="auto"/>
        <w:ind w:left="382" w:right="0" w:firstLine="0"/>
        <w:jc w:val="left"/>
      </w:pPr>
      <w:r>
        <w:rPr>
          <w:noProof/>
        </w:rPr>
        <w:lastRenderedPageBreak/>
        <w:drawing>
          <wp:inline distT="0" distB="0" distL="0" distR="0" wp14:anchorId="2D137934" wp14:editId="2D137935">
            <wp:extent cx="5385816" cy="6352033"/>
            <wp:effectExtent l="0" t="0" r="0" b="0"/>
            <wp:docPr id="1073741854" name="officeArt object" descr="Picture 104535"/>
            <wp:cNvGraphicFramePr/>
            <a:graphic xmlns:a="http://schemas.openxmlformats.org/drawingml/2006/main">
              <a:graphicData uri="http://schemas.openxmlformats.org/drawingml/2006/picture">
                <pic:pic xmlns:pic="http://schemas.openxmlformats.org/drawingml/2006/picture">
                  <pic:nvPicPr>
                    <pic:cNvPr id="1073741854" name="Picture 104535" descr="Picture 104535"/>
                    <pic:cNvPicPr>
                      <a:picLocks noChangeAspect="1"/>
                    </pic:cNvPicPr>
                  </pic:nvPicPr>
                  <pic:blipFill>
                    <a:blip r:embed="rId43"/>
                    <a:stretch>
                      <a:fillRect/>
                    </a:stretch>
                  </pic:blipFill>
                  <pic:spPr>
                    <a:xfrm>
                      <a:off x="0" y="0"/>
                      <a:ext cx="5385816" cy="6352033"/>
                    </a:xfrm>
                    <a:prstGeom prst="rect">
                      <a:avLst/>
                    </a:prstGeom>
                    <a:ln w="12700" cap="flat">
                      <a:noFill/>
                      <a:miter lim="400000"/>
                    </a:ln>
                    <a:effectLst/>
                  </pic:spPr>
                </pic:pic>
              </a:graphicData>
            </a:graphic>
          </wp:inline>
        </w:drawing>
      </w:r>
    </w:p>
    <w:sectPr w:rsidR="004447DC">
      <w:headerReference w:type="even" r:id="rId44"/>
      <w:headerReference w:type="default" r:id="rId45"/>
      <w:footerReference w:type="even" r:id="rId46"/>
      <w:footerReference w:type="default" r:id="rId47"/>
      <w:pgSz w:w="11900" w:h="16840"/>
      <w:pgMar w:top="2290" w:right="1463" w:bottom="3500" w:left="129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Wim Groot" w:date="2025-03-31T15:09:00Z" w:initials="">
    <w:p w14:paraId="2D137936" w14:textId="77777777" w:rsidR="004447DC" w:rsidRDefault="004447DC"/>
    <w:p w14:paraId="2D137937" w14:textId="77777777" w:rsidR="004447DC" w:rsidRDefault="00000000">
      <w:r>
        <w:t>I dont understand this. Socio economic status is not a choice, but the outcome of ability, effort and ‘heritance’</w:t>
      </w:r>
    </w:p>
  </w:comment>
  <w:comment w:id="11" w:author="Duong, Kevin (GOVERNANCE)" w:date="2025-04-01T13:10:00Z" w:initials="KD">
    <w:p w14:paraId="7B0CBC79" w14:textId="32A76C36" w:rsidR="003E3766" w:rsidRDefault="003E3766">
      <w:pPr>
        <w:pStyle w:val="CommentText"/>
      </w:pPr>
      <w:r>
        <w:rPr>
          <w:rStyle w:val="CommentReference"/>
        </w:rPr>
        <w:annotationRef/>
      </w:r>
    </w:p>
  </w:comment>
  <w:comment w:id="17" w:author="Wim Groot" w:date="2025-03-31T15:11:00Z" w:initials="">
    <w:p w14:paraId="2D137938" w14:textId="77777777" w:rsidR="004447DC" w:rsidRDefault="004447DC"/>
    <w:p w14:paraId="2D137939" w14:textId="77777777" w:rsidR="004447DC" w:rsidRDefault="00000000">
      <w:r>
        <w:t>I do not understand this. I assume there is not a lot,of downward mobility in these countries. This is more in higher income countries</w:t>
      </w:r>
    </w:p>
  </w:comment>
  <w:comment w:id="21" w:author="Wim Groot" w:date="2025-03-31T15:16:00Z" w:initials="">
    <w:p w14:paraId="2D13793A" w14:textId="77777777" w:rsidR="004447DC" w:rsidRDefault="004447DC"/>
    <w:p w14:paraId="2D13793B" w14:textId="77777777" w:rsidR="004447DC" w:rsidRDefault="00000000">
      <w:r>
        <w:t xml:space="preserve">I </w:t>
      </w:r>
      <w:r>
        <w:t>think there are two issues here. One is that social fluidity may not result in social progress. The other is that there is a natural limit to social mobility</w:t>
      </w:r>
    </w:p>
  </w:comment>
  <w:comment w:id="24" w:author="Wim Groot" w:date="2025-03-31T15:17:00Z" w:initials="">
    <w:p w14:paraId="2D13793C" w14:textId="77777777" w:rsidR="004447DC" w:rsidRDefault="004447DC"/>
    <w:p w14:paraId="2D13793D" w14:textId="77777777" w:rsidR="004447DC" w:rsidRDefault="00000000">
      <w:r>
        <w:t>Efforts or outcomes?</w:t>
      </w:r>
    </w:p>
  </w:comment>
  <w:comment w:id="25" w:author="Wim Groot" w:date="2025-03-31T15:18:00Z" w:initials="">
    <w:p w14:paraId="2D13793E" w14:textId="77777777" w:rsidR="004447DC" w:rsidRDefault="004447DC"/>
    <w:p w14:paraId="2D13793F" w14:textId="77777777" w:rsidR="004447DC" w:rsidRDefault="00000000">
      <w:r>
        <w:t xml:space="preserve">I </w:t>
      </w:r>
      <w:r>
        <w:t>would say this is more a distributional issue. Should we value social mobility of those who are well of the same way as social mobility among the worst off? I think this is a classical Rawlsian issue</w:t>
      </w:r>
    </w:p>
  </w:comment>
  <w:comment w:id="26" w:author="Wim Groot" w:date="2025-03-31T15:19:00Z" w:initials="">
    <w:p w14:paraId="2D137940" w14:textId="77777777" w:rsidR="004447DC" w:rsidRDefault="004447DC"/>
    <w:p w14:paraId="2D137941" w14:textId="77777777" w:rsidR="004447DC" w:rsidRDefault="00000000">
      <w:r>
        <w:t xml:space="preserve">Why </w:t>
      </w:r>
      <w:r>
        <w:t>call this the difficulty problem? Why not the distributional problem?</w:t>
      </w:r>
    </w:p>
  </w:comment>
  <w:comment w:id="33" w:author="Wim Groot" w:date="2025-03-31T15:25:00Z" w:initials="">
    <w:p w14:paraId="2D137942" w14:textId="77777777" w:rsidR="004447DC" w:rsidRDefault="004447DC"/>
    <w:p w14:paraId="2D137943" w14:textId="77777777" w:rsidR="004447DC" w:rsidRDefault="00000000">
      <w:r>
        <w:t xml:space="preserve">Transition </w:t>
      </w:r>
      <w:r>
        <w:t>mateices for social mobility have been used before , a.o. By Prais. Good to acknowledge that and to explain what your work adds to this? The distributional aspect?</w:t>
      </w:r>
    </w:p>
  </w:comment>
  <w:comment w:id="41" w:author="Wim Groot" w:date="2025-03-31T15:31:00Z" w:initials="">
    <w:p w14:paraId="2D137944" w14:textId="77777777" w:rsidR="004447DC" w:rsidRDefault="004447DC"/>
    <w:p w14:paraId="2D137945" w14:textId="77777777" w:rsidR="004447DC" w:rsidRDefault="00000000">
      <w:r>
        <w:t xml:space="preserve">One </w:t>
      </w:r>
      <w:r>
        <w:t>problem with educational matrices maybe diploma inflation and changes in quality of education</w:t>
      </w:r>
    </w:p>
  </w:comment>
  <w:comment w:id="42" w:author="Wim Groot" w:date="2025-03-31T15:32:00Z" w:initials="">
    <w:p w14:paraId="2D137946" w14:textId="77777777" w:rsidR="004447DC" w:rsidRDefault="004447DC"/>
    <w:p w14:paraId="2D137947" w14:textId="77777777" w:rsidR="004447DC" w:rsidRDefault="00000000">
      <w:r>
        <w:t xml:space="preserve">I </w:t>
      </w:r>
      <w:r>
        <w:t>am not sure what you mean by non lineair effects here. What is an issue that these are ordinal measures and not cardinal measures like years of education. The difference between ISCED 1 and 2 is different in years of education than the step from ISCED 4 to 5</w:t>
      </w:r>
    </w:p>
  </w:comment>
  <w:comment w:id="45" w:author="Wim Groot" w:date="2025-03-31T15:38:00Z" w:initials="">
    <w:p w14:paraId="2D137948" w14:textId="77777777" w:rsidR="004447DC" w:rsidRDefault="004447DC"/>
    <w:p w14:paraId="2D137949" w14:textId="77777777" w:rsidR="004447DC" w:rsidRDefault="00000000">
      <w:r>
        <w:t xml:space="preserve">These </w:t>
      </w:r>
      <w:r>
        <w:t>are ordinal levels? Or also years of education?</w:t>
      </w:r>
    </w:p>
  </w:comment>
  <w:comment w:id="46" w:author="Wim Groot" w:date="2025-03-31T15:41:00Z" w:initials="">
    <w:p w14:paraId="2D13794A" w14:textId="77777777" w:rsidR="004447DC" w:rsidRDefault="004447DC"/>
    <w:p w14:paraId="2D13794B" w14:textId="77777777" w:rsidR="004447DC" w:rsidRDefault="00000000">
      <w:r>
        <w:t xml:space="preserve">Intergenerational </w:t>
      </w:r>
      <w:r>
        <w:t>mobility is measured at an individual level, social progress is aggregate of individual outcomes both upward and downward, and a measure at the social level</w:t>
      </w:r>
    </w:p>
  </w:comment>
  <w:comment w:id="47" w:author="Wim Groot" w:date="2025-03-31T15:43:00Z" w:initials="">
    <w:p w14:paraId="2D13794C" w14:textId="77777777" w:rsidR="004447DC" w:rsidRDefault="004447DC"/>
    <w:p w14:paraId="2D13794D" w14:textId="77777777" w:rsidR="004447DC" w:rsidRDefault="00000000">
      <w:r>
        <w:t xml:space="preserve">Explain </w:t>
      </w:r>
      <w:r>
        <w:t>why? And what is true progress?</w:t>
      </w:r>
    </w:p>
  </w:comment>
  <w:comment w:id="48" w:author="Wim Groot" w:date="2025-03-31T15:44:00Z" w:initials="">
    <w:p w14:paraId="2D13794E" w14:textId="77777777" w:rsidR="004447DC" w:rsidRDefault="004447DC"/>
    <w:p w14:paraId="2D13794F" w14:textId="77777777" w:rsidR="004447DC" w:rsidRDefault="00000000">
      <w:r>
        <w:t xml:space="preserve">This </w:t>
      </w:r>
      <w:r>
        <w:t>example you have already used in the introduction. It is a bit repetitive to use it again</w:t>
      </w:r>
    </w:p>
  </w:comment>
  <w:comment w:id="49" w:author="Wim Groot" w:date="2025-03-31T15:45:00Z" w:initials="">
    <w:p w14:paraId="2D137950" w14:textId="77777777" w:rsidR="004447DC" w:rsidRDefault="004447DC"/>
    <w:p w14:paraId="2D137951" w14:textId="77777777" w:rsidR="004447DC" w:rsidRDefault="00000000">
      <w:r>
        <w:t xml:space="preserve">I </w:t>
      </w:r>
      <w:r>
        <w:t>do not see what the freedom of choice is here. This you need to clarify. Or do you mean that mobility can be bi-directional?</w:t>
      </w:r>
    </w:p>
  </w:comment>
  <w:comment w:id="50" w:author="Wim Groot" w:date="2025-03-31T15:46:00Z" w:initials="">
    <w:p w14:paraId="2D137952" w14:textId="77777777" w:rsidR="004447DC" w:rsidRDefault="004447DC"/>
    <w:p w14:paraId="2D137953" w14:textId="77777777" w:rsidR="004447DC" w:rsidRDefault="00000000">
      <w:r>
        <w:t xml:space="preserve">Social </w:t>
      </w:r>
      <w:r>
        <w:t>stagnation?</w:t>
      </w:r>
    </w:p>
  </w:comment>
  <w:comment w:id="56" w:author="Wim Groot" w:date="2025-03-31T15:48:00Z" w:initials="">
    <w:p w14:paraId="2D137954" w14:textId="77777777" w:rsidR="004447DC" w:rsidRDefault="004447DC"/>
    <w:p w14:paraId="2D137955" w14:textId="77777777" w:rsidR="004447DC" w:rsidRDefault="00000000">
      <w:r>
        <w:t xml:space="preserve">There </w:t>
      </w:r>
      <w:r>
        <w:t xml:space="preserve">is quite some overlap with what you have already briefly explained in the introduction. Better to delete the examples from the introduction to avoid repetition </w:t>
      </w:r>
    </w:p>
  </w:comment>
  <w:comment w:id="58" w:author="Wim Groot" w:date="2025-03-31T15:50:00Z" w:initials="">
    <w:p w14:paraId="2D137956" w14:textId="77777777" w:rsidR="004447DC" w:rsidRDefault="004447DC"/>
    <w:p w14:paraId="2D137957" w14:textId="77777777" w:rsidR="004447DC" w:rsidRDefault="00000000">
      <w:r>
        <w:t xml:space="preserve">I.e. </w:t>
      </w:r>
      <w:r>
        <w:t>the hurdle to go from 1 to 2 is higher than going from 4 to 5</w:t>
      </w:r>
    </w:p>
  </w:comment>
  <w:comment w:id="61" w:author="Wim Groot" w:date="2025-03-31T15:52:00Z" w:initials="">
    <w:p w14:paraId="2D137958" w14:textId="77777777" w:rsidR="004447DC" w:rsidRDefault="004447DC"/>
    <w:p w14:paraId="2D137959" w14:textId="77777777" w:rsidR="004447DC" w:rsidRDefault="00000000">
      <w:r>
        <w:t xml:space="preserve">Why </w:t>
      </w:r>
      <w:r>
        <w:t>suddenly refer to factor analysis?</w:t>
      </w:r>
    </w:p>
  </w:comment>
  <w:comment w:id="63" w:author="Wim Groot" w:date="2025-03-31T15:58:00Z" w:initials="">
    <w:p w14:paraId="2D13795A" w14:textId="77777777" w:rsidR="004447DC" w:rsidRDefault="004447DC"/>
    <w:p w14:paraId="2D13795B" w14:textId="77777777" w:rsidR="004447DC" w:rsidRDefault="00000000">
      <w:r>
        <w:t xml:space="preserve">Why </w:t>
      </w:r>
      <w:r>
        <w:t>effort???</w:t>
      </w:r>
    </w:p>
  </w:comment>
  <w:comment w:id="70" w:author="Wim Groot" w:date="2025-03-31T16:01:00Z" w:initials="">
    <w:p w14:paraId="2D13795C" w14:textId="77777777" w:rsidR="004447DC" w:rsidRDefault="004447DC"/>
    <w:p w14:paraId="2D13795D" w14:textId="77777777" w:rsidR="004447DC" w:rsidRDefault="00000000">
      <w:r>
        <w:t xml:space="preserve">This </w:t>
      </w:r>
      <w:r>
        <w:t>i do not understand. I think you mean at a lower level of education of the parents, reaching a higher level requires more effort</w:t>
      </w:r>
    </w:p>
  </w:comment>
  <w:comment w:id="85" w:author="Wim Groot" w:date="2025-03-31T16:09:00Z" w:initials="">
    <w:p w14:paraId="2D13795E" w14:textId="77777777" w:rsidR="004447DC" w:rsidRDefault="004447DC"/>
    <w:p w14:paraId="2D13795F" w14:textId="77777777" w:rsidR="004447DC" w:rsidRDefault="00000000">
      <w:r>
        <w:t xml:space="preserve">You </w:t>
      </w:r>
      <w:r>
        <w:t>need to explain more how in these cases the expected mateices are calculated. I.e explain that for P1 …. P5 you use the actual peobabilities and omega is 0.1 using equation 4</w:t>
      </w:r>
    </w:p>
  </w:comment>
  <w:comment w:id="86" w:author="Wim Groot" w:date="2025-03-31T16:09:00Z" w:initials="">
    <w:p w14:paraId="2D137960" w14:textId="77777777" w:rsidR="004447DC" w:rsidRDefault="004447DC"/>
    <w:p w14:paraId="2D137961" w14:textId="77777777" w:rsidR="004447DC" w:rsidRDefault="00000000">
      <w:r>
        <w:t xml:space="preserve">You </w:t>
      </w:r>
      <w:r>
        <w:t>mean 4??</w:t>
      </w:r>
    </w:p>
  </w:comment>
  <w:comment w:id="88" w:author="Wim Groot" w:date="2025-03-31T16:21:00Z" w:initials="">
    <w:p w14:paraId="2D137962" w14:textId="77777777" w:rsidR="004447DC" w:rsidRDefault="004447DC"/>
    <w:p w14:paraId="2D137963" w14:textId="77777777" w:rsidR="004447DC" w:rsidRDefault="00000000">
      <w:bookmarkStart w:id="89" w:name="_Hlk194398390"/>
      <w:r>
        <w:t xml:space="preserve">The </w:t>
      </w:r>
      <w:r>
        <w:t>conditional probability is 1 always</w:t>
      </w:r>
      <w:bookmarkEnd w:id="89"/>
    </w:p>
  </w:comment>
  <w:comment w:id="90" w:author="Wim Groot" w:date="2025-03-31T16:20:00Z" w:initials="">
    <w:p w14:paraId="2D137964" w14:textId="77777777" w:rsidR="004447DC" w:rsidRDefault="004447DC"/>
    <w:p w14:paraId="2D137965" w14:textId="77777777" w:rsidR="004447DC" w:rsidRDefault="00000000">
      <w:r>
        <w:t xml:space="preserve">It </w:t>
      </w:r>
      <w:r>
        <w:t>is only stabel between two generations, parents and children as there is inflow through social mobility jn the next generation</w:t>
      </w:r>
    </w:p>
  </w:comment>
  <w:comment w:id="100" w:author="Wim Groot" w:date="2025-03-31T16:28:00Z" w:initials="">
    <w:p w14:paraId="2D137966" w14:textId="77777777" w:rsidR="004447DC" w:rsidRDefault="004447DC"/>
    <w:p w14:paraId="2D137967" w14:textId="77777777" w:rsidR="004447DC" w:rsidRDefault="00000000">
      <w:r>
        <w:t xml:space="preserve">Is </w:t>
      </w:r>
      <w:r>
        <w:t>it driven by downward mobeility. Better to say: downward mobility is more prevalent</w:t>
      </w:r>
    </w:p>
  </w:comment>
  <w:comment w:id="105" w:author="Wim Groot" w:date="2025-03-31T16:31:00Z" w:initials="">
    <w:p w14:paraId="2D137968" w14:textId="77777777" w:rsidR="004447DC" w:rsidRDefault="004447DC"/>
    <w:p w14:paraId="2D137969" w14:textId="77777777" w:rsidR="004447DC" w:rsidRDefault="00000000">
      <w:r>
        <w:t xml:space="preserve">This </w:t>
      </w:r>
      <w:r>
        <w:t>last sentence comes out of the blue and is out of context as you have formulated it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D137937" w15:done="1"/>
  <w15:commentEx w15:paraId="7B0CBC79" w15:paraIdParent="2D137937" w15:done="1"/>
  <w15:commentEx w15:paraId="2D137939" w15:done="1"/>
  <w15:commentEx w15:paraId="2D13793B" w15:done="1"/>
  <w15:commentEx w15:paraId="2D13793D" w15:done="1"/>
  <w15:commentEx w15:paraId="2D13793F" w15:done="1"/>
  <w15:commentEx w15:paraId="2D137941" w15:done="1"/>
  <w15:commentEx w15:paraId="2D137943" w15:done="1"/>
  <w15:commentEx w15:paraId="2D137945" w15:done="1"/>
  <w15:commentEx w15:paraId="2D137947" w15:done="1"/>
  <w15:commentEx w15:paraId="2D137949" w15:done="1"/>
  <w15:commentEx w15:paraId="2D13794B" w15:done="1"/>
  <w15:commentEx w15:paraId="2D13794D" w15:done="1"/>
  <w15:commentEx w15:paraId="2D13794F" w15:done="0"/>
  <w15:commentEx w15:paraId="2D137951" w15:done="1"/>
  <w15:commentEx w15:paraId="2D137953" w15:done="1"/>
  <w15:commentEx w15:paraId="2D137955" w15:done="0"/>
  <w15:commentEx w15:paraId="2D137957" w15:done="1"/>
  <w15:commentEx w15:paraId="2D137959" w15:done="1"/>
  <w15:commentEx w15:paraId="2D13795B" w15:done="1"/>
  <w15:commentEx w15:paraId="2D13795D" w15:done="1"/>
  <w15:commentEx w15:paraId="2D13795F" w15:done="1"/>
  <w15:commentEx w15:paraId="2D137961" w15:done="1"/>
  <w15:commentEx w15:paraId="2D137963" w15:done="1"/>
  <w15:commentEx w15:paraId="2D137965" w15:done="1"/>
  <w15:commentEx w15:paraId="2D137967" w15:done="1"/>
  <w15:commentEx w15:paraId="2D13796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ED1404" w16cex:dateUtc="2025-04-01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D137937" w16cid:durableId="2D137951"/>
  <w16cid:commentId w16cid:paraId="7B0CBC79" w16cid:durableId="06ED1404"/>
  <w16cid:commentId w16cid:paraId="2D137939" w16cid:durableId="2D137953"/>
  <w16cid:commentId w16cid:paraId="2D13793B" w16cid:durableId="2D137955"/>
  <w16cid:commentId w16cid:paraId="2D13793D" w16cid:durableId="2D137957"/>
  <w16cid:commentId w16cid:paraId="2D13793F" w16cid:durableId="2D137959"/>
  <w16cid:commentId w16cid:paraId="2D137941" w16cid:durableId="2D13795B"/>
  <w16cid:commentId w16cid:paraId="2D137943" w16cid:durableId="2D13795D"/>
  <w16cid:commentId w16cid:paraId="2D137945" w16cid:durableId="2D13795F"/>
  <w16cid:commentId w16cid:paraId="2D137947" w16cid:durableId="2D137961"/>
  <w16cid:commentId w16cid:paraId="2D137949" w16cid:durableId="2D137963"/>
  <w16cid:commentId w16cid:paraId="2D13794B" w16cid:durableId="2D137965"/>
  <w16cid:commentId w16cid:paraId="2D13794D" w16cid:durableId="2D137967"/>
  <w16cid:commentId w16cid:paraId="2D13794F" w16cid:durableId="2D137969"/>
  <w16cid:commentId w16cid:paraId="2D137951" w16cid:durableId="2D13796B"/>
  <w16cid:commentId w16cid:paraId="2D137953" w16cid:durableId="2D13796D"/>
  <w16cid:commentId w16cid:paraId="2D137955" w16cid:durableId="2D13796F"/>
  <w16cid:commentId w16cid:paraId="2D137957" w16cid:durableId="2D137971"/>
  <w16cid:commentId w16cid:paraId="2D137959" w16cid:durableId="2D137973"/>
  <w16cid:commentId w16cid:paraId="2D13795B" w16cid:durableId="2D137975"/>
  <w16cid:commentId w16cid:paraId="2D13795D" w16cid:durableId="2D137977"/>
  <w16cid:commentId w16cid:paraId="2D13795F" w16cid:durableId="2D137979"/>
  <w16cid:commentId w16cid:paraId="2D137961" w16cid:durableId="2D13797B"/>
  <w16cid:commentId w16cid:paraId="2D137963" w16cid:durableId="2D13797D"/>
  <w16cid:commentId w16cid:paraId="2D137965" w16cid:durableId="2D13797F"/>
  <w16cid:commentId w16cid:paraId="2D137967" w16cid:durableId="2D137981"/>
  <w16cid:commentId w16cid:paraId="2D137969" w16cid:durableId="2D1379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9FEE40" w14:textId="77777777" w:rsidR="00C736BE" w:rsidRDefault="00C736BE">
      <w:pPr>
        <w:spacing w:after="0" w:line="240" w:lineRule="auto"/>
      </w:pPr>
      <w:r>
        <w:separator/>
      </w:r>
    </w:p>
  </w:endnote>
  <w:endnote w:type="continuationSeparator" w:id="0">
    <w:p w14:paraId="1681B7D3" w14:textId="77777777" w:rsidR="00C736BE" w:rsidRDefault="00C73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mbria Bold">
    <w:panose1 w:val="02040803050406030204"/>
    <w:charset w:val="00"/>
    <w:family w:val="roman"/>
    <w:pitch w:val="default"/>
  </w:font>
  <w:font w:name="Helvetica Neue">
    <w:altName w:val="Arial"/>
    <w:charset w:val="00"/>
    <w:family w:val="roman"/>
    <w:pitch w:val="default"/>
  </w:font>
  <w:font w:name="Cambria Italic">
    <w:panose1 w:val="020405030504060A0204"/>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6C" w14:textId="60FF8717" w:rsidR="004447DC" w:rsidRDefault="00000000">
    <w:pPr>
      <w:spacing w:after="0" w:line="259" w:lineRule="auto"/>
      <w:ind w:left="0" w:right="406" w:firstLine="0"/>
      <w:jc w:val="center"/>
    </w:pPr>
    <w:r>
      <w:fldChar w:fldCharType="begin"/>
    </w:r>
    <w:r>
      <w:instrText xml:space="preserve"> PAGE </w:instrText>
    </w:r>
    <w:r>
      <w:fldChar w:fldCharType="separate"/>
    </w:r>
    <w:r w:rsidR="009C04F9">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82" w14:textId="0B66CCCC" w:rsidR="004447DC" w:rsidRDefault="00000000">
    <w:pPr>
      <w:spacing w:after="0" w:line="259" w:lineRule="auto"/>
      <w:ind w:left="172" w:right="0" w:firstLine="0"/>
      <w:jc w:val="center"/>
    </w:pPr>
    <w:r>
      <w:fldChar w:fldCharType="begin"/>
    </w:r>
    <w:r>
      <w:instrText xml:space="preserve"> PAGE </w:instrText>
    </w:r>
    <w:r>
      <w:fldChar w:fldCharType="separate"/>
    </w:r>
    <w:r w:rsidR="009C04F9">
      <w:rPr>
        <w:noProof/>
      </w:rPr>
      <w:t>27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6D" w14:textId="3EC07B30" w:rsidR="004447DC" w:rsidRDefault="00000000">
    <w:pPr>
      <w:spacing w:after="0" w:line="259" w:lineRule="auto"/>
      <w:ind w:left="0" w:right="406" w:firstLine="0"/>
      <w:jc w:val="center"/>
    </w:pPr>
    <w:r>
      <w:fldChar w:fldCharType="begin"/>
    </w:r>
    <w:r>
      <w:instrText xml:space="preserve"> PAGE </w:instrText>
    </w:r>
    <w:r>
      <w:fldChar w:fldCharType="separate"/>
    </w:r>
    <w:r w:rsidR="009C04F9">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6F" w14:textId="77777777" w:rsidR="004447DC" w:rsidRDefault="004447DC">
    <w:pPr>
      <w:pStyle w:val="Kop-en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4" w14:textId="7942B8A0" w:rsidR="004447DC" w:rsidRDefault="00000000">
    <w:pPr>
      <w:spacing w:after="0" w:line="259" w:lineRule="auto"/>
      <w:ind w:left="0" w:right="0" w:firstLine="0"/>
      <w:jc w:val="center"/>
    </w:pPr>
    <w:r>
      <w:fldChar w:fldCharType="begin"/>
    </w:r>
    <w:r>
      <w:instrText xml:space="preserve"> PAGE </w:instrText>
    </w:r>
    <w:r>
      <w:fldChar w:fldCharType="separate"/>
    </w:r>
    <w:r w:rsidR="009C04F9">
      <w:rPr>
        <w:noProof/>
      </w:rPr>
      <w:t>18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5" w14:textId="0FB1CA50" w:rsidR="004447DC" w:rsidRDefault="00000000">
    <w:pPr>
      <w:spacing w:after="0" w:line="259" w:lineRule="auto"/>
      <w:ind w:left="0" w:right="0" w:firstLine="0"/>
      <w:jc w:val="center"/>
    </w:pPr>
    <w:r>
      <w:fldChar w:fldCharType="begin"/>
    </w:r>
    <w:r>
      <w:instrText xml:space="preserve"> PAGE </w:instrText>
    </w:r>
    <w:r>
      <w:fldChar w:fldCharType="separate"/>
    </w:r>
    <w:r w:rsidR="009C04F9">
      <w:rPr>
        <w:noProof/>
      </w:rPr>
      <w:t>19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8" w14:textId="77777777" w:rsidR="004447DC" w:rsidRDefault="00000000">
    <w:pPr>
      <w:spacing w:after="422" w:line="259" w:lineRule="auto"/>
      <w:ind w:left="0" w:right="0" w:firstLine="0"/>
      <w:jc w:val="right"/>
    </w:pPr>
    <w:r>
      <w:rPr>
        <w:sz w:val="16"/>
        <w:szCs w:val="16"/>
      </w:rPr>
      <w:t>Continued on next page</w:t>
    </w:r>
  </w:p>
  <w:p w14:paraId="2D137979" w14:textId="69F87286" w:rsidR="004447DC" w:rsidRDefault="00000000">
    <w:pPr>
      <w:spacing w:after="0" w:line="259" w:lineRule="auto"/>
      <w:ind w:left="0" w:right="0" w:firstLine="0"/>
      <w:jc w:val="center"/>
    </w:pPr>
    <w:r>
      <w:fldChar w:fldCharType="begin"/>
    </w:r>
    <w:r>
      <w:instrText xml:space="preserve"> PAGE </w:instrText>
    </w:r>
    <w:r>
      <w:fldChar w:fldCharType="separate"/>
    </w:r>
    <w:r w:rsidR="009C04F9">
      <w:rPr>
        <w:noProof/>
      </w:rPr>
      <w:t>24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A" w14:textId="77777777" w:rsidR="004447DC" w:rsidRDefault="00000000">
    <w:pPr>
      <w:spacing w:after="422" w:line="259" w:lineRule="auto"/>
      <w:ind w:left="0" w:right="0" w:firstLine="0"/>
      <w:jc w:val="right"/>
    </w:pPr>
    <w:r>
      <w:rPr>
        <w:sz w:val="16"/>
        <w:szCs w:val="16"/>
      </w:rPr>
      <w:t xml:space="preserve">Continued </w:t>
    </w:r>
    <w:r>
      <w:rPr>
        <w:sz w:val="16"/>
        <w:szCs w:val="16"/>
      </w:rPr>
      <w:t>on next page</w:t>
    </w:r>
  </w:p>
  <w:p w14:paraId="2D13797B" w14:textId="7B4E718B" w:rsidR="004447DC" w:rsidRDefault="00000000">
    <w:pPr>
      <w:spacing w:after="0" w:line="259" w:lineRule="auto"/>
      <w:ind w:left="0" w:right="0" w:firstLine="0"/>
      <w:jc w:val="center"/>
    </w:pPr>
    <w:r>
      <w:fldChar w:fldCharType="begin"/>
    </w:r>
    <w:r>
      <w:instrText xml:space="preserve"> PAGE </w:instrText>
    </w:r>
    <w:r>
      <w:fldChar w:fldCharType="separate"/>
    </w:r>
    <w:r w:rsidR="009C04F9">
      <w:rPr>
        <w:noProof/>
      </w:rPr>
      <w:t>25</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D" w14:textId="77777777" w:rsidR="004447DC" w:rsidRDefault="00000000">
    <w:pPr>
      <w:spacing w:after="422" w:line="259" w:lineRule="auto"/>
      <w:ind w:left="0" w:right="0" w:firstLine="0"/>
      <w:jc w:val="right"/>
    </w:pPr>
    <w:r>
      <w:rPr>
        <w:sz w:val="16"/>
        <w:szCs w:val="16"/>
      </w:rPr>
      <w:t xml:space="preserve">Continued </w:t>
    </w:r>
    <w:r>
      <w:rPr>
        <w:sz w:val="16"/>
        <w:szCs w:val="16"/>
      </w:rPr>
      <w:t>on next page</w:t>
    </w:r>
  </w:p>
  <w:p w14:paraId="2D13797E" w14:textId="32AB2007" w:rsidR="004447DC" w:rsidRDefault="00000000">
    <w:pPr>
      <w:spacing w:after="0" w:line="259" w:lineRule="auto"/>
      <w:ind w:left="0" w:right="0" w:firstLine="0"/>
      <w:jc w:val="center"/>
    </w:pPr>
    <w:r>
      <w:fldChar w:fldCharType="begin"/>
    </w:r>
    <w:r>
      <w:instrText xml:space="preserve"> PAGE </w:instrText>
    </w:r>
    <w:r>
      <w:fldChar w:fldCharType="separate"/>
    </w:r>
    <w:r w:rsidR="009C04F9">
      <w:rPr>
        <w:noProof/>
      </w:rPr>
      <w:t>23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81" w14:textId="01CB65C9" w:rsidR="004447DC" w:rsidRDefault="00000000">
    <w:pPr>
      <w:spacing w:after="0" w:line="259" w:lineRule="auto"/>
      <w:ind w:left="172" w:right="0" w:firstLine="0"/>
      <w:jc w:val="center"/>
    </w:pPr>
    <w:r>
      <w:fldChar w:fldCharType="begin"/>
    </w:r>
    <w:r>
      <w:instrText xml:space="preserve"> PAGE </w:instrText>
    </w:r>
    <w:r>
      <w:fldChar w:fldCharType="separate"/>
    </w:r>
    <w:r w:rsidR="009C04F9">
      <w:rPr>
        <w:noProof/>
      </w:rP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FAA59D" w14:textId="77777777" w:rsidR="00C736BE" w:rsidRDefault="00C736BE">
      <w:pPr>
        <w:spacing w:after="0" w:line="240" w:lineRule="auto"/>
      </w:pPr>
      <w:r>
        <w:separator/>
      </w:r>
    </w:p>
  </w:footnote>
  <w:footnote w:type="continuationSeparator" w:id="0">
    <w:p w14:paraId="74C32A39" w14:textId="77777777" w:rsidR="00C736BE" w:rsidRDefault="00C73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6A" w14:textId="77777777" w:rsidR="004447DC" w:rsidRDefault="004447DC">
    <w:pPr>
      <w:pStyle w:val="Kop-envoetteks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C" w14:textId="77777777" w:rsidR="004447DC" w:rsidRDefault="004447DC">
    <w:pPr>
      <w:pStyle w:val="Kop-envoet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F" w14:textId="77777777" w:rsidR="004447DC" w:rsidRDefault="00000000">
    <w:pPr>
      <w:spacing w:after="0" w:line="259" w:lineRule="auto"/>
      <w:ind w:left="172" w:right="0" w:firstLine="0"/>
      <w:jc w:val="center"/>
    </w:pPr>
    <w:r>
      <w:rPr>
        <w:sz w:val="16"/>
        <w:szCs w:val="16"/>
      </w:rPr>
      <w:t>(Continued)</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80" w14:textId="77777777" w:rsidR="004447DC" w:rsidRDefault="004447DC">
    <w:pPr>
      <w:pStyle w:val="Kop-envoet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6B" w14:textId="77777777" w:rsidR="004447DC" w:rsidRDefault="004447DC">
    <w:pPr>
      <w:pStyle w:val="Kop-envoet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6E" w14:textId="77777777" w:rsidR="004447DC" w:rsidRDefault="004447DC">
    <w:pPr>
      <w:pStyle w:val="Kop-envoet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0" w14:textId="77777777" w:rsidR="004447DC" w:rsidRDefault="004447DC">
    <w:pPr>
      <w:pStyle w:val="Kop-envoet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1" w14:textId="77777777" w:rsidR="004447DC" w:rsidRDefault="004447DC">
    <w:pPr>
      <w:pStyle w:val="Kop-envoet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2" w14:textId="77777777" w:rsidR="004447DC" w:rsidRDefault="004447DC">
    <w:pPr>
      <w:pStyle w:val="Kop-envoet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3" w14:textId="77777777" w:rsidR="004447DC" w:rsidRDefault="004447DC">
    <w:pPr>
      <w:pStyle w:val="Kop-envoet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6" w14:textId="77777777" w:rsidR="004447DC" w:rsidRDefault="00000000">
    <w:pPr>
      <w:spacing w:after="0" w:line="259" w:lineRule="auto"/>
      <w:ind w:left="0" w:right="0" w:firstLine="0"/>
      <w:jc w:val="center"/>
    </w:pPr>
    <w:r>
      <w:rPr>
        <w:sz w:val="16"/>
        <w:szCs w:val="16"/>
      </w:rPr>
      <w:t>(Continued)</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7977" w14:textId="77777777" w:rsidR="004447DC" w:rsidRDefault="00000000">
    <w:pPr>
      <w:spacing w:after="0" w:line="259" w:lineRule="auto"/>
      <w:ind w:left="0" w:right="0" w:firstLine="0"/>
      <w:jc w:val="center"/>
    </w:pPr>
    <w:r>
      <w:rPr>
        <w:sz w:val="16"/>
        <w:szCs w:val="16"/>
      </w:rPr>
      <w:t>(Continued)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E326EC"/>
    <w:multiLevelType w:val="hybridMultilevel"/>
    <w:tmpl w:val="9ADA4A4A"/>
    <w:numStyleLink w:val="Gemporteerdestijl1"/>
  </w:abstractNum>
  <w:abstractNum w:abstractNumId="1" w15:restartNumberingAfterBreak="0">
    <w:nsid w:val="7DF733D9"/>
    <w:multiLevelType w:val="hybridMultilevel"/>
    <w:tmpl w:val="9ADA4A4A"/>
    <w:styleLink w:val="Gemporteerdestijl1"/>
    <w:lvl w:ilvl="0" w:tplc="7EC8591A">
      <w:start w:val="1"/>
      <w:numFmt w:val="decimal"/>
      <w:lvlText w:val="%1."/>
      <w:lvlJc w:val="left"/>
      <w:pPr>
        <w:ind w:left="321" w:hanging="321"/>
      </w:pPr>
      <w:rPr>
        <w:rFonts w:ascii="Cambria" w:eastAsia="Cambria" w:hAnsi="Cambria" w:cs="Cambri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374B860">
      <w:start w:val="1"/>
      <w:numFmt w:val="lowerLetter"/>
      <w:lvlText w:val="%2."/>
      <w:lvlJc w:val="left"/>
      <w:pPr>
        <w:ind w:left="1386" w:hanging="321"/>
      </w:pPr>
      <w:rPr>
        <w:rFonts w:ascii="Cambria" w:eastAsia="Cambria" w:hAnsi="Cambria" w:cs="Cambri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D5C3DF2">
      <w:start w:val="1"/>
      <w:numFmt w:val="lowerRoman"/>
      <w:lvlText w:val="%3."/>
      <w:lvlJc w:val="left"/>
      <w:pPr>
        <w:ind w:left="2106" w:hanging="321"/>
      </w:pPr>
      <w:rPr>
        <w:rFonts w:ascii="Cambria" w:eastAsia="Cambria" w:hAnsi="Cambria" w:cs="Cambri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E5407B22">
      <w:start w:val="1"/>
      <w:numFmt w:val="decimal"/>
      <w:lvlText w:val="%4."/>
      <w:lvlJc w:val="left"/>
      <w:pPr>
        <w:ind w:left="2826" w:hanging="321"/>
      </w:pPr>
      <w:rPr>
        <w:rFonts w:ascii="Cambria" w:eastAsia="Cambria" w:hAnsi="Cambria" w:cs="Cambri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2862756">
      <w:start w:val="1"/>
      <w:numFmt w:val="lowerLetter"/>
      <w:lvlText w:val="%5."/>
      <w:lvlJc w:val="left"/>
      <w:pPr>
        <w:ind w:left="3546" w:hanging="321"/>
      </w:pPr>
      <w:rPr>
        <w:rFonts w:ascii="Cambria" w:eastAsia="Cambria" w:hAnsi="Cambria" w:cs="Cambri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8A7AE5EC">
      <w:start w:val="1"/>
      <w:numFmt w:val="lowerRoman"/>
      <w:lvlText w:val="%6."/>
      <w:lvlJc w:val="left"/>
      <w:pPr>
        <w:ind w:left="4266" w:hanging="321"/>
      </w:pPr>
      <w:rPr>
        <w:rFonts w:ascii="Cambria" w:eastAsia="Cambria" w:hAnsi="Cambria" w:cs="Cambri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AEE35D6">
      <w:start w:val="1"/>
      <w:numFmt w:val="decimal"/>
      <w:lvlText w:val="%7."/>
      <w:lvlJc w:val="left"/>
      <w:pPr>
        <w:ind w:left="4986" w:hanging="321"/>
      </w:pPr>
      <w:rPr>
        <w:rFonts w:ascii="Cambria" w:eastAsia="Cambria" w:hAnsi="Cambria" w:cs="Cambri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ABB6FD9E">
      <w:start w:val="1"/>
      <w:numFmt w:val="lowerLetter"/>
      <w:lvlText w:val="%8."/>
      <w:lvlJc w:val="left"/>
      <w:pPr>
        <w:ind w:left="5706" w:hanging="321"/>
      </w:pPr>
      <w:rPr>
        <w:rFonts w:ascii="Cambria" w:eastAsia="Cambria" w:hAnsi="Cambria" w:cs="Cambri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5ECE93F8">
      <w:start w:val="1"/>
      <w:numFmt w:val="lowerRoman"/>
      <w:lvlText w:val="%9."/>
      <w:lvlJc w:val="left"/>
      <w:pPr>
        <w:ind w:left="6426" w:hanging="321"/>
      </w:pPr>
      <w:rPr>
        <w:rFonts w:ascii="Cambria" w:eastAsia="Cambria" w:hAnsi="Cambria" w:cs="Cambri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16cid:durableId="1856456309">
    <w:abstractNumId w:val="1"/>
  </w:num>
  <w:num w:numId="2" w16cid:durableId="731006135">
    <w:abstractNumId w:val="0"/>
  </w:num>
  <w:num w:numId="3" w16cid:durableId="2087875129">
    <w:abstractNumId w:val="0"/>
    <w:lvlOverride w:ilvl="0">
      <w:startOverride w:val="3"/>
    </w:lvlOverride>
  </w:num>
  <w:num w:numId="4" w16cid:durableId="122310957">
    <w:abstractNumId w:val="0"/>
    <w:lvlOverride w:ilvl="0">
      <w:startOverride w:val="4"/>
    </w:lvlOverride>
  </w:num>
  <w:num w:numId="5" w16cid:durableId="73010678">
    <w:abstractNumId w:val="0"/>
    <w:lvlOverride w:ilvl="0">
      <w:startOverride w:val="5"/>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ong, Kevin (GOVERNANCE)">
    <w15:presenceInfo w15:providerId="AD" w15:userId="S::kevin.duong@maastrichtuniversity.nl::ae65539c-2d33-44d9-85c8-230c542d8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trackRevisions/>
  <w:defaultTabStop w:val="708"/>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7DC"/>
    <w:rsid w:val="00035DC4"/>
    <w:rsid w:val="000562F8"/>
    <w:rsid w:val="0017582B"/>
    <w:rsid w:val="00255B0B"/>
    <w:rsid w:val="002822F7"/>
    <w:rsid w:val="002B0F81"/>
    <w:rsid w:val="002C1C11"/>
    <w:rsid w:val="003E3766"/>
    <w:rsid w:val="003F2B8E"/>
    <w:rsid w:val="004447DC"/>
    <w:rsid w:val="00567410"/>
    <w:rsid w:val="00576FF7"/>
    <w:rsid w:val="0097343C"/>
    <w:rsid w:val="009C04F9"/>
    <w:rsid w:val="00AA51AF"/>
    <w:rsid w:val="00AD50CE"/>
    <w:rsid w:val="00C736BE"/>
    <w:rsid w:val="00D41B56"/>
    <w:rsid w:val="00DC0E52"/>
    <w:rsid w:val="00DD1095"/>
    <w:rsid w:val="00DE7868"/>
    <w:rsid w:val="00E61A6D"/>
    <w:rsid w:val="00F20E72"/>
    <w:rsid w:val="00F25BF2"/>
    <w:rsid w:val="00FA6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3710C"/>
  <w15:docId w15:val="{41456622-BED3-4222-A85F-0DA16AF18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4" w:lineRule="auto"/>
      <w:ind w:left="10" w:right="416" w:hanging="10"/>
      <w:jc w:val="both"/>
    </w:pPr>
    <w:rPr>
      <w:rFonts w:ascii="Cambria" w:hAnsi="Cambria" w:cs="Arial Unicode MS"/>
      <w:color w:val="000000"/>
      <w:kern w:val="2"/>
      <w:sz w:val="22"/>
      <w:szCs w:val="22"/>
      <w:u w:color="000000"/>
      <w:lang w:val="nl-NL"/>
      <w14:textOutline w14:w="0" w14:cap="flat" w14:cmpd="sng" w14:algn="ctr">
        <w14:noFill/>
        <w14:prstDash w14:val="solid"/>
        <w14:bevel/>
      </w14:textOutline>
    </w:rPr>
  </w:style>
  <w:style w:type="paragraph" w:styleId="Heading1">
    <w:name w:val="heading 1"/>
    <w:next w:val="Normal"/>
    <w:uiPriority w:val="9"/>
    <w:qFormat/>
    <w:pPr>
      <w:keepNext/>
      <w:keepLines/>
      <w:spacing w:after="172" w:line="259" w:lineRule="auto"/>
      <w:ind w:right="416"/>
      <w:jc w:val="both"/>
      <w:outlineLvl w:val="0"/>
    </w:pPr>
    <w:rPr>
      <w:rFonts w:ascii="Cambria Bold" w:hAnsi="Cambria Bold" w:cs="Arial Unicode MS"/>
      <w:color w:val="000000"/>
      <w:kern w:val="2"/>
      <w:sz w:val="22"/>
      <w:szCs w:val="22"/>
      <w:u w:color="000000"/>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Gemporteerdestijl1">
    <w:name w:val="Geïmporteerde stijl 1"/>
    <w:pPr>
      <w:numPr>
        <w:numId w:val="1"/>
      </w:numPr>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mbria" w:hAnsi="Cambria" w:cs="Arial Unicode MS"/>
      <w:color w:val="000000"/>
      <w:kern w:val="2"/>
      <w:u w:color="000000"/>
      <w:lang w:val="nl-NL"/>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C04F9"/>
    <w:pPr>
      <w:pBdr>
        <w:top w:val="none" w:sz="0" w:space="0" w:color="auto"/>
        <w:left w:val="none" w:sz="0" w:space="0" w:color="auto"/>
        <w:bottom w:val="none" w:sz="0" w:space="0" w:color="auto"/>
        <w:right w:val="none" w:sz="0" w:space="0" w:color="auto"/>
        <w:between w:val="none" w:sz="0" w:space="0" w:color="auto"/>
        <w:bar w:val="none" w:sz="0" w:color="auto"/>
      </w:pBdr>
    </w:pPr>
    <w:rPr>
      <w:rFonts w:ascii="Cambria" w:hAnsi="Cambria" w:cs="Arial Unicode MS"/>
      <w:color w:val="000000"/>
      <w:kern w:val="2"/>
      <w:sz w:val="22"/>
      <w:szCs w:val="22"/>
      <w:u w:color="000000"/>
      <w:lang w:val="nl-NL"/>
      <w14:textOutline w14:w="0" w14:cap="flat" w14:cmpd="sng" w14:algn="ctr">
        <w14:noFill/>
        <w14:prstDash w14:val="solid"/>
        <w14:bevel/>
      </w14:textOutline>
    </w:rPr>
  </w:style>
  <w:style w:type="paragraph" w:styleId="CommentSubject">
    <w:name w:val="annotation subject"/>
    <w:basedOn w:val="CommentText"/>
    <w:next w:val="CommentText"/>
    <w:link w:val="CommentSubjectChar"/>
    <w:uiPriority w:val="99"/>
    <w:semiHidden/>
    <w:unhideWhenUsed/>
    <w:rsid w:val="003E3766"/>
    <w:rPr>
      <w:b/>
      <w:bCs/>
    </w:rPr>
  </w:style>
  <w:style w:type="character" w:customStyle="1" w:styleId="CommentSubjectChar">
    <w:name w:val="Comment Subject Char"/>
    <w:basedOn w:val="CommentTextChar"/>
    <w:link w:val="CommentSubject"/>
    <w:uiPriority w:val="99"/>
    <w:semiHidden/>
    <w:rsid w:val="003E3766"/>
    <w:rPr>
      <w:rFonts w:ascii="Cambria" w:hAnsi="Cambria" w:cs="Arial Unicode MS"/>
      <w:b/>
      <w:bCs/>
      <w:color w:val="000000"/>
      <w:kern w:val="2"/>
      <w:u w:color="000000"/>
      <w:lang w:val="nl-N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footer" Target="footer1.xml"/><Relationship Id="rId34" Type="http://schemas.openxmlformats.org/officeDocument/2006/relationships/header" Target="header7.xml"/><Relationship Id="rId42" Type="http://schemas.openxmlformats.org/officeDocument/2006/relationships/footer" Target="footer8.xml"/><Relationship Id="rId47" Type="http://schemas.openxmlformats.org/officeDocument/2006/relationships/footer" Target="footer10.xml"/><Relationship Id="rId50"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eader" Target="header5.xml"/><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header" Target="header8.xml"/><Relationship Id="rId40" Type="http://schemas.openxmlformats.org/officeDocument/2006/relationships/footer" Target="footer7.xml"/><Relationship Id="rId45"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header" Target="header4.xml"/><Relationship Id="rId36" Type="http://schemas.openxmlformats.org/officeDocument/2006/relationships/footer" Target="footer5.xml"/><Relationship Id="rId49" Type="http://schemas.microsoft.com/office/2011/relationships/people" Target="people.xml"/><Relationship Id="rId10" Type="http://schemas.microsoft.com/office/2018/08/relationships/commentsExtensible" Target="commentsExtensible.xm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header" Target="header1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footer" Target="footer4.xml"/><Relationship Id="rId43" Type="http://schemas.openxmlformats.org/officeDocument/2006/relationships/image" Target="media/image15.png"/><Relationship Id="rId48"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eader" Target="header6.xml"/><Relationship Id="rId38" Type="http://schemas.openxmlformats.org/officeDocument/2006/relationships/header" Target="header9.xml"/><Relationship Id="rId46" Type="http://schemas.openxmlformats.org/officeDocument/2006/relationships/footer" Target="footer9.xml"/><Relationship Id="rId20" Type="http://schemas.openxmlformats.org/officeDocument/2006/relationships/header" Target="header2.xml"/><Relationship Id="rId41"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Kantoorthema">
  <a:themeElements>
    <a:clrScheme name="Kantoorthema">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Kantoorthema">
      <a:majorFont>
        <a:latin typeface="Helvetica Neue"/>
        <a:ea typeface="Helvetica Neue"/>
        <a:cs typeface="Helvetica Neue"/>
      </a:majorFont>
      <a:minorFont>
        <a:latin typeface="Helvetica Neue"/>
        <a:ea typeface="Helvetica Neue"/>
        <a:cs typeface="Helvetica Neue"/>
      </a:minorFont>
    </a:fontScheme>
    <a:fmtScheme name="Kantoor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905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905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29</Pages>
  <Words>9079</Words>
  <Characters>51754</Characters>
  <Application>Microsoft Office Word</Application>
  <DocSecurity>0</DocSecurity>
  <Lines>431</Lines>
  <Paragraphs>121</Paragraphs>
  <ScaleCrop>false</ScaleCrop>
  <Company/>
  <LinksUpToDate>false</LinksUpToDate>
  <CharactersWithSpaces>60712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Duong, Kevin (GOVERNANCE)</cp:lastModifiedBy>
  <cp:revision>23</cp:revision>
  <dcterms:created xsi:type="dcterms:W3CDTF">2025-04-01T08:51:00Z</dcterms:created>
  <dcterms:modified xsi:type="dcterms:W3CDTF">2025-04-01T11:11:00Z</dcterms:modified>
</cp:coreProperties>
</file>